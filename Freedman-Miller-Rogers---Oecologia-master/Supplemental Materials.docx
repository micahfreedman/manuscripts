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page" w:horzAnchor="page" w:tblpX="1189" w:tblpY="901"/>
        <w:tblOverlap w:val="never"/>
        <w:tblW w:w="8554" w:type="dxa"/>
        <w:tblLayout w:type="fixed"/>
        <w:tblLook w:val="04A0" w:firstRow="1" w:lastRow="0" w:firstColumn="1" w:lastColumn="0" w:noHBand="0" w:noVBand="1"/>
      </w:tblPr>
      <w:tblGrid>
        <w:gridCol w:w="3891"/>
        <w:gridCol w:w="1553"/>
        <w:gridCol w:w="1553"/>
        <w:gridCol w:w="1557"/>
      </w:tblGrid>
      <w:tr w:rsidR="00EB1635" w:rsidRPr="00E70EF8" w:rsidTr="003E64DB">
        <w:trPr>
          <w:trHeight w:val="332"/>
        </w:trPr>
        <w:tc>
          <w:tcPr>
            <w:tcW w:w="3891" w:type="dxa"/>
            <w:tcBorders>
              <w:top w:val="single" w:sz="18" w:space="0" w:color="auto"/>
              <w:left w:val="single" w:sz="18" w:space="0" w:color="auto"/>
              <w:bottom w:val="single" w:sz="8" w:space="0" w:color="auto"/>
              <w:right w:val="single" w:sz="4" w:space="0" w:color="auto"/>
            </w:tcBorders>
            <w:shd w:val="clear" w:color="auto" w:fill="auto"/>
            <w:noWrap/>
            <w:vAlign w:val="center"/>
            <w:hideMark/>
          </w:tcPr>
          <w:p w:rsidR="00EB1635" w:rsidRPr="00542B3A" w:rsidRDefault="00EB1635" w:rsidP="003E64DB">
            <w:pPr>
              <w:jc w:val="center"/>
              <w:rPr>
                <w:rFonts w:ascii="Cambria" w:eastAsia="Times New Roman" w:hAnsi="Cambria" w:cs="Arial"/>
                <w:b/>
                <w:bCs/>
                <w:color w:val="000000"/>
              </w:rPr>
            </w:pPr>
            <w:r>
              <w:rPr>
                <w:rFonts w:ascii="Cambria" w:eastAsia="Times New Roman" w:hAnsi="Cambria" w:cs="Arial"/>
                <w:b/>
                <w:bCs/>
                <w:color w:val="000000"/>
              </w:rPr>
              <w:t>Ant species</w:t>
            </w:r>
          </w:p>
        </w:tc>
        <w:tc>
          <w:tcPr>
            <w:tcW w:w="1553" w:type="dxa"/>
            <w:tcBorders>
              <w:top w:val="single" w:sz="18" w:space="0" w:color="auto"/>
              <w:left w:val="single" w:sz="4" w:space="0" w:color="auto"/>
              <w:bottom w:val="single" w:sz="8" w:space="0" w:color="auto"/>
              <w:right w:val="nil"/>
            </w:tcBorders>
            <w:shd w:val="clear" w:color="auto" w:fill="auto"/>
            <w:noWrap/>
            <w:vAlign w:val="center"/>
            <w:hideMark/>
          </w:tcPr>
          <w:p w:rsidR="00EB1635" w:rsidRPr="00542B3A" w:rsidRDefault="00EB1635" w:rsidP="003E64DB">
            <w:pPr>
              <w:jc w:val="center"/>
              <w:rPr>
                <w:rFonts w:ascii="Cambria" w:eastAsia="Times New Roman" w:hAnsi="Cambria" w:cs="Arial"/>
                <w:b/>
                <w:bCs/>
                <w:color w:val="000000"/>
              </w:rPr>
            </w:pPr>
            <w:r w:rsidRPr="00542B3A">
              <w:rPr>
                <w:rFonts w:ascii="Cambria" w:eastAsia="Times New Roman" w:hAnsi="Cambria" w:cs="Arial"/>
                <w:b/>
                <w:bCs/>
                <w:color w:val="000000"/>
              </w:rPr>
              <w:t>Guam</w:t>
            </w:r>
          </w:p>
        </w:tc>
        <w:tc>
          <w:tcPr>
            <w:tcW w:w="1553" w:type="dxa"/>
            <w:tcBorders>
              <w:top w:val="single" w:sz="18" w:space="0" w:color="auto"/>
              <w:left w:val="nil"/>
              <w:bottom w:val="single" w:sz="8" w:space="0" w:color="auto"/>
              <w:right w:val="nil"/>
            </w:tcBorders>
            <w:shd w:val="clear" w:color="auto" w:fill="auto"/>
            <w:noWrap/>
            <w:vAlign w:val="center"/>
            <w:hideMark/>
          </w:tcPr>
          <w:p w:rsidR="00EB1635" w:rsidRPr="00542B3A" w:rsidRDefault="00EB1635" w:rsidP="003E64DB">
            <w:pPr>
              <w:jc w:val="center"/>
              <w:rPr>
                <w:rFonts w:ascii="Cambria" w:eastAsia="Times New Roman" w:hAnsi="Cambria" w:cs="Arial"/>
                <w:b/>
                <w:bCs/>
                <w:color w:val="000000"/>
              </w:rPr>
            </w:pPr>
            <w:r w:rsidRPr="00542B3A">
              <w:rPr>
                <w:rFonts w:ascii="Cambria" w:eastAsia="Times New Roman" w:hAnsi="Cambria" w:cs="Arial"/>
                <w:b/>
                <w:bCs/>
                <w:color w:val="000000"/>
              </w:rPr>
              <w:t>Rota</w:t>
            </w:r>
          </w:p>
        </w:tc>
        <w:tc>
          <w:tcPr>
            <w:tcW w:w="1557" w:type="dxa"/>
            <w:tcBorders>
              <w:top w:val="single" w:sz="18" w:space="0" w:color="auto"/>
              <w:left w:val="nil"/>
              <w:bottom w:val="single" w:sz="8" w:space="0" w:color="auto"/>
              <w:right w:val="single" w:sz="18" w:space="0" w:color="auto"/>
            </w:tcBorders>
            <w:shd w:val="clear" w:color="auto" w:fill="auto"/>
            <w:noWrap/>
            <w:vAlign w:val="center"/>
            <w:hideMark/>
          </w:tcPr>
          <w:p w:rsidR="00EB1635" w:rsidRPr="00542B3A" w:rsidRDefault="00EB1635" w:rsidP="003E64DB">
            <w:pPr>
              <w:jc w:val="center"/>
              <w:rPr>
                <w:rFonts w:ascii="Cambria" w:eastAsia="Times New Roman" w:hAnsi="Cambria" w:cs="Arial"/>
                <w:b/>
                <w:bCs/>
                <w:color w:val="000000"/>
              </w:rPr>
            </w:pPr>
            <w:r w:rsidRPr="00542B3A">
              <w:rPr>
                <w:rFonts w:ascii="Cambria" w:eastAsia="Times New Roman" w:hAnsi="Cambria" w:cs="Arial"/>
                <w:b/>
                <w:bCs/>
                <w:color w:val="000000"/>
              </w:rPr>
              <w:t>Saipan</w:t>
            </w:r>
          </w:p>
        </w:tc>
      </w:tr>
      <w:tr w:rsidR="00EB1635" w:rsidRPr="00E70EF8" w:rsidTr="003E64DB">
        <w:trPr>
          <w:trHeight w:val="332"/>
        </w:trPr>
        <w:tc>
          <w:tcPr>
            <w:tcW w:w="3891" w:type="dxa"/>
            <w:tcBorders>
              <w:top w:val="single" w:sz="8" w:space="0" w:color="auto"/>
              <w:left w:val="single" w:sz="18" w:space="0" w:color="auto"/>
              <w:bottom w:val="nil"/>
              <w:right w:val="single" w:sz="4" w:space="0" w:color="auto"/>
            </w:tcBorders>
            <w:shd w:val="clear" w:color="auto" w:fill="auto"/>
            <w:noWrap/>
            <w:vAlign w:val="bottom"/>
            <w:hideMark/>
          </w:tcPr>
          <w:p w:rsidR="00EB1635" w:rsidRPr="00542B3A" w:rsidRDefault="00EB1635" w:rsidP="003E64DB">
            <w:pPr>
              <w:rPr>
                <w:rFonts w:ascii="Cambria" w:eastAsia="Times New Roman" w:hAnsi="Cambria" w:cs="Arial"/>
                <w:b/>
                <w:i/>
                <w:iCs/>
                <w:color w:val="000000"/>
                <w:vertAlign w:val="superscript"/>
              </w:rPr>
            </w:pPr>
            <w:r w:rsidRPr="00542B3A">
              <w:rPr>
                <w:rFonts w:ascii="Cambria" w:eastAsia="Times New Roman" w:hAnsi="Cambria" w:cs="Arial"/>
                <w:b/>
                <w:i/>
                <w:iCs/>
                <w:color w:val="000000"/>
              </w:rPr>
              <w:t>Anoplolepis gracilipes</w:t>
            </w:r>
          </w:p>
        </w:tc>
        <w:tc>
          <w:tcPr>
            <w:tcW w:w="1553" w:type="dxa"/>
            <w:tcBorders>
              <w:top w:val="single" w:sz="8" w:space="0" w:color="auto"/>
              <w:left w:val="single" w:sz="4" w:space="0" w:color="auto"/>
              <w:bottom w:val="nil"/>
              <w:right w:val="nil"/>
            </w:tcBorders>
            <w:shd w:val="clear" w:color="auto" w:fill="BFBFBF" w:themeFill="background1" w:themeFillShade="BF"/>
            <w:noWrap/>
            <w:vAlign w:val="bottom"/>
            <w:hideMark/>
          </w:tcPr>
          <w:p w:rsidR="00EB1635" w:rsidRPr="00542B3A" w:rsidRDefault="00EB1635" w:rsidP="003E64DB">
            <w:pPr>
              <w:jc w:val="center"/>
              <w:rPr>
                <w:rFonts w:ascii="Cambria" w:eastAsia="Times New Roman" w:hAnsi="Cambria" w:cs="Arial"/>
                <w:b/>
                <w:bCs/>
                <w:color w:val="000000"/>
              </w:rPr>
            </w:pPr>
          </w:p>
        </w:tc>
        <w:tc>
          <w:tcPr>
            <w:tcW w:w="1553" w:type="dxa"/>
            <w:tcBorders>
              <w:top w:val="single" w:sz="8" w:space="0" w:color="auto"/>
              <w:left w:val="nil"/>
              <w:bottom w:val="nil"/>
              <w:right w:val="nil"/>
            </w:tcBorders>
            <w:shd w:val="clear" w:color="000000" w:fill="595959" w:themeFill="text1" w:themeFillTint="A6"/>
            <w:noWrap/>
            <w:vAlign w:val="bottom"/>
            <w:hideMark/>
          </w:tcPr>
          <w:p w:rsidR="00EB1635" w:rsidRPr="00542B3A" w:rsidRDefault="00EB1635" w:rsidP="003E64DB">
            <w:pPr>
              <w:jc w:val="center"/>
              <w:rPr>
                <w:rFonts w:ascii="Cambria" w:eastAsia="Times New Roman" w:hAnsi="Cambria" w:cs="Arial"/>
                <w:b/>
                <w:bCs/>
                <w:color w:val="000000"/>
              </w:rPr>
            </w:pPr>
            <w:r w:rsidRPr="00542B3A">
              <w:rPr>
                <w:rFonts w:ascii="Cambria" w:eastAsia="Times New Roman" w:hAnsi="Cambria" w:cs="Arial"/>
                <w:b/>
                <w:bCs/>
                <w:color w:val="000000"/>
              </w:rPr>
              <w:t> </w:t>
            </w:r>
          </w:p>
        </w:tc>
        <w:tc>
          <w:tcPr>
            <w:tcW w:w="1557" w:type="dxa"/>
            <w:tcBorders>
              <w:top w:val="single" w:sz="8" w:space="0" w:color="auto"/>
              <w:left w:val="nil"/>
              <w:bottom w:val="nil"/>
              <w:right w:val="single" w:sz="18" w:space="0" w:color="auto"/>
            </w:tcBorders>
            <w:shd w:val="clear" w:color="000000" w:fill="595959" w:themeFill="text1" w:themeFillTint="A6"/>
            <w:noWrap/>
            <w:vAlign w:val="bottom"/>
            <w:hideMark/>
          </w:tcPr>
          <w:p w:rsidR="00EB1635" w:rsidRPr="00542B3A" w:rsidRDefault="00EB1635" w:rsidP="003E64DB">
            <w:pPr>
              <w:jc w:val="center"/>
              <w:rPr>
                <w:rFonts w:ascii="Cambria" w:eastAsia="Times New Roman" w:hAnsi="Cambria" w:cs="Arial"/>
                <w:b/>
                <w:bCs/>
                <w:color w:val="000000"/>
              </w:rPr>
            </w:pPr>
            <w:r w:rsidRPr="00542B3A">
              <w:rPr>
                <w:rFonts w:ascii="Cambria" w:eastAsia="Times New Roman" w:hAnsi="Cambria" w:cs="Arial"/>
                <w:b/>
                <w:bCs/>
                <w:color w:val="000000"/>
              </w:rPr>
              <w:t> </w:t>
            </w:r>
          </w:p>
        </w:tc>
      </w:tr>
      <w:tr w:rsidR="00EB1635" w:rsidRPr="00E70EF8" w:rsidTr="003E64DB">
        <w:trPr>
          <w:trHeight w:val="332"/>
        </w:trPr>
        <w:tc>
          <w:tcPr>
            <w:tcW w:w="3891" w:type="dxa"/>
            <w:tcBorders>
              <w:top w:val="nil"/>
              <w:left w:val="single" w:sz="18" w:space="0" w:color="auto"/>
              <w:bottom w:val="nil"/>
              <w:right w:val="single" w:sz="4" w:space="0" w:color="auto"/>
            </w:tcBorders>
            <w:shd w:val="clear" w:color="auto" w:fill="auto"/>
            <w:noWrap/>
            <w:vAlign w:val="bottom"/>
            <w:hideMark/>
          </w:tcPr>
          <w:p w:rsidR="00EB1635" w:rsidRPr="00542B3A" w:rsidRDefault="00EB1635" w:rsidP="003E64DB">
            <w:pPr>
              <w:rPr>
                <w:rFonts w:ascii="Cambria" w:eastAsia="Times New Roman" w:hAnsi="Cambria" w:cs="Arial"/>
                <w:b/>
                <w:i/>
                <w:iCs/>
                <w:color w:val="000000"/>
              </w:rPr>
            </w:pPr>
            <w:r w:rsidRPr="00542B3A">
              <w:rPr>
                <w:rFonts w:ascii="Cambria" w:eastAsia="Times New Roman" w:hAnsi="Cambria" w:cs="Arial"/>
                <w:b/>
                <w:i/>
                <w:iCs/>
                <w:color w:val="000000"/>
              </w:rPr>
              <w:t>Tapinoma melanocephalum</w:t>
            </w:r>
          </w:p>
        </w:tc>
        <w:tc>
          <w:tcPr>
            <w:tcW w:w="1553" w:type="dxa"/>
            <w:tcBorders>
              <w:top w:val="nil"/>
              <w:left w:val="single" w:sz="4" w:space="0" w:color="auto"/>
              <w:bottom w:val="nil"/>
              <w:right w:val="nil"/>
            </w:tcBorders>
            <w:shd w:val="clear" w:color="000000" w:fill="595959" w:themeFill="text1" w:themeFillTint="A6"/>
            <w:noWrap/>
            <w:vAlign w:val="bottom"/>
            <w:hideMark/>
          </w:tcPr>
          <w:p w:rsidR="00EB1635" w:rsidRPr="00542B3A" w:rsidRDefault="00EB1635" w:rsidP="003E64DB">
            <w:pPr>
              <w:jc w:val="center"/>
              <w:rPr>
                <w:rFonts w:ascii="Cambria" w:eastAsia="Times New Roman" w:hAnsi="Cambria" w:cs="Arial"/>
                <w:b/>
                <w:bCs/>
                <w:color w:val="000000"/>
              </w:rPr>
            </w:pPr>
            <w:r w:rsidRPr="00542B3A">
              <w:rPr>
                <w:rFonts w:ascii="Cambria" w:eastAsia="Times New Roman" w:hAnsi="Cambria" w:cs="Arial"/>
                <w:b/>
                <w:bCs/>
                <w:color w:val="000000"/>
              </w:rPr>
              <w:t> </w:t>
            </w:r>
          </w:p>
        </w:tc>
        <w:tc>
          <w:tcPr>
            <w:tcW w:w="1553" w:type="dxa"/>
            <w:tcBorders>
              <w:top w:val="nil"/>
              <w:left w:val="nil"/>
              <w:bottom w:val="nil"/>
              <w:right w:val="nil"/>
            </w:tcBorders>
            <w:shd w:val="clear" w:color="auto" w:fill="auto"/>
            <w:noWrap/>
            <w:vAlign w:val="bottom"/>
            <w:hideMark/>
          </w:tcPr>
          <w:p w:rsidR="00EB1635" w:rsidRPr="00542B3A" w:rsidRDefault="00EB1635" w:rsidP="003E64DB">
            <w:pPr>
              <w:jc w:val="center"/>
              <w:rPr>
                <w:rFonts w:ascii="Cambria" w:eastAsia="Times New Roman" w:hAnsi="Cambria" w:cs="Arial"/>
                <w:b/>
                <w:bCs/>
                <w:color w:val="000000"/>
              </w:rPr>
            </w:pPr>
          </w:p>
        </w:tc>
        <w:tc>
          <w:tcPr>
            <w:tcW w:w="1557" w:type="dxa"/>
            <w:tcBorders>
              <w:top w:val="nil"/>
              <w:left w:val="nil"/>
              <w:bottom w:val="nil"/>
              <w:right w:val="single" w:sz="18" w:space="0" w:color="auto"/>
            </w:tcBorders>
            <w:shd w:val="clear" w:color="auto" w:fill="auto"/>
            <w:noWrap/>
            <w:vAlign w:val="bottom"/>
            <w:hideMark/>
          </w:tcPr>
          <w:p w:rsidR="00EB1635" w:rsidRPr="00542B3A" w:rsidRDefault="00EB1635" w:rsidP="003E64DB">
            <w:pPr>
              <w:jc w:val="center"/>
              <w:rPr>
                <w:rFonts w:ascii="Cambria" w:eastAsia="Times New Roman" w:hAnsi="Cambria" w:cs="Arial"/>
                <w:b/>
                <w:bCs/>
                <w:color w:val="000000"/>
              </w:rPr>
            </w:pPr>
          </w:p>
        </w:tc>
      </w:tr>
      <w:tr w:rsidR="00EB1635" w:rsidRPr="00E70EF8" w:rsidTr="003E64DB">
        <w:trPr>
          <w:trHeight w:val="332"/>
        </w:trPr>
        <w:tc>
          <w:tcPr>
            <w:tcW w:w="3891" w:type="dxa"/>
            <w:tcBorders>
              <w:top w:val="nil"/>
              <w:left w:val="single" w:sz="18" w:space="0" w:color="auto"/>
              <w:bottom w:val="nil"/>
              <w:right w:val="single" w:sz="4" w:space="0" w:color="auto"/>
            </w:tcBorders>
            <w:shd w:val="clear" w:color="auto" w:fill="auto"/>
            <w:noWrap/>
            <w:vAlign w:val="bottom"/>
            <w:hideMark/>
          </w:tcPr>
          <w:p w:rsidR="00EB1635" w:rsidRPr="00542B3A" w:rsidRDefault="00EB1635" w:rsidP="003E64DB">
            <w:pPr>
              <w:rPr>
                <w:rFonts w:ascii="Cambria" w:eastAsia="Times New Roman" w:hAnsi="Cambria" w:cs="Arial"/>
                <w:i/>
                <w:iCs/>
                <w:color w:val="000000"/>
              </w:rPr>
            </w:pPr>
            <w:r w:rsidRPr="00542B3A">
              <w:rPr>
                <w:rFonts w:ascii="Cambria" w:eastAsia="Times New Roman" w:hAnsi="Cambria" w:cs="Arial"/>
                <w:i/>
                <w:iCs/>
                <w:color w:val="000000"/>
              </w:rPr>
              <w:t>Paraparatrechina minutula</w:t>
            </w:r>
          </w:p>
        </w:tc>
        <w:tc>
          <w:tcPr>
            <w:tcW w:w="1553" w:type="dxa"/>
            <w:tcBorders>
              <w:top w:val="nil"/>
              <w:left w:val="single" w:sz="4" w:space="0" w:color="auto"/>
              <w:bottom w:val="nil"/>
              <w:right w:val="nil"/>
            </w:tcBorders>
            <w:shd w:val="clear" w:color="000000" w:fill="595959" w:themeFill="text1" w:themeFillTint="A6"/>
            <w:noWrap/>
            <w:vAlign w:val="bottom"/>
            <w:hideMark/>
          </w:tcPr>
          <w:p w:rsidR="00EB1635" w:rsidRPr="00542B3A" w:rsidRDefault="00EB1635" w:rsidP="003E64DB">
            <w:pPr>
              <w:jc w:val="center"/>
              <w:rPr>
                <w:rFonts w:ascii="Cambria" w:eastAsia="Times New Roman" w:hAnsi="Cambria" w:cs="Arial"/>
                <w:b/>
                <w:bCs/>
                <w:color w:val="000000"/>
              </w:rPr>
            </w:pPr>
          </w:p>
        </w:tc>
        <w:tc>
          <w:tcPr>
            <w:tcW w:w="1553" w:type="dxa"/>
            <w:tcBorders>
              <w:top w:val="nil"/>
              <w:left w:val="nil"/>
              <w:bottom w:val="nil"/>
              <w:right w:val="nil"/>
            </w:tcBorders>
            <w:shd w:val="clear" w:color="auto" w:fill="auto"/>
            <w:noWrap/>
            <w:vAlign w:val="bottom"/>
            <w:hideMark/>
          </w:tcPr>
          <w:p w:rsidR="00EB1635" w:rsidRPr="00542B3A" w:rsidRDefault="00EB1635" w:rsidP="003E64DB">
            <w:pPr>
              <w:jc w:val="center"/>
              <w:rPr>
                <w:rFonts w:ascii="Cambria" w:eastAsia="Times New Roman" w:hAnsi="Cambria" w:cs="Arial"/>
                <w:b/>
                <w:bCs/>
                <w:color w:val="000000"/>
              </w:rPr>
            </w:pPr>
          </w:p>
        </w:tc>
        <w:tc>
          <w:tcPr>
            <w:tcW w:w="1557" w:type="dxa"/>
            <w:tcBorders>
              <w:top w:val="nil"/>
              <w:left w:val="nil"/>
              <w:bottom w:val="nil"/>
              <w:right w:val="single" w:sz="18" w:space="0" w:color="auto"/>
            </w:tcBorders>
            <w:shd w:val="clear" w:color="auto" w:fill="auto"/>
            <w:noWrap/>
            <w:vAlign w:val="bottom"/>
            <w:hideMark/>
          </w:tcPr>
          <w:p w:rsidR="00EB1635" w:rsidRPr="00542B3A" w:rsidRDefault="00EB1635" w:rsidP="003E64DB">
            <w:pPr>
              <w:jc w:val="center"/>
              <w:rPr>
                <w:rFonts w:ascii="Cambria" w:eastAsia="Times New Roman" w:hAnsi="Cambria" w:cs="Arial"/>
                <w:b/>
                <w:bCs/>
                <w:color w:val="000000"/>
              </w:rPr>
            </w:pPr>
          </w:p>
        </w:tc>
      </w:tr>
      <w:tr w:rsidR="00EB1635" w:rsidRPr="00E70EF8" w:rsidTr="003E64DB">
        <w:trPr>
          <w:trHeight w:val="332"/>
        </w:trPr>
        <w:tc>
          <w:tcPr>
            <w:tcW w:w="3891" w:type="dxa"/>
            <w:tcBorders>
              <w:top w:val="nil"/>
              <w:left w:val="single" w:sz="18" w:space="0" w:color="auto"/>
              <w:bottom w:val="nil"/>
              <w:right w:val="single" w:sz="4" w:space="0" w:color="auto"/>
            </w:tcBorders>
            <w:shd w:val="clear" w:color="auto" w:fill="auto"/>
            <w:noWrap/>
            <w:vAlign w:val="bottom"/>
            <w:hideMark/>
          </w:tcPr>
          <w:p w:rsidR="00EB1635" w:rsidRPr="00542B3A" w:rsidRDefault="00EB1635" w:rsidP="003E64DB">
            <w:pPr>
              <w:rPr>
                <w:rFonts w:ascii="Cambria" w:eastAsia="Times New Roman" w:hAnsi="Cambria" w:cs="Arial"/>
                <w:i/>
                <w:iCs/>
                <w:color w:val="000000"/>
              </w:rPr>
            </w:pPr>
            <w:r w:rsidRPr="00542B3A">
              <w:rPr>
                <w:rFonts w:ascii="Cambria" w:eastAsia="Times New Roman" w:hAnsi="Cambria" w:cs="Arial"/>
                <w:i/>
                <w:iCs/>
                <w:color w:val="000000"/>
              </w:rPr>
              <w:t>Nylanderia bourbonica</w:t>
            </w:r>
          </w:p>
        </w:tc>
        <w:tc>
          <w:tcPr>
            <w:tcW w:w="1553" w:type="dxa"/>
            <w:tcBorders>
              <w:top w:val="nil"/>
              <w:left w:val="single" w:sz="4" w:space="0" w:color="auto"/>
              <w:bottom w:val="nil"/>
              <w:right w:val="nil"/>
            </w:tcBorders>
            <w:shd w:val="clear" w:color="000000" w:fill="595959" w:themeFill="text1" w:themeFillTint="A6"/>
            <w:noWrap/>
            <w:vAlign w:val="bottom"/>
            <w:hideMark/>
          </w:tcPr>
          <w:p w:rsidR="00EB1635" w:rsidRPr="00542B3A" w:rsidRDefault="00EB1635" w:rsidP="003E64DB">
            <w:pPr>
              <w:jc w:val="center"/>
              <w:rPr>
                <w:rFonts w:ascii="Cambria" w:eastAsia="Times New Roman" w:hAnsi="Cambria" w:cs="Arial"/>
                <w:b/>
                <w:bCs/>
                <w:color w:val="000000"/>
              </w:rPr>
            </w:pPr>
            <w:r w:rsidRPr="00542B3A">
              <w:rPr>
                <w:rFonts w:ascii="Cambria" w:eastAsia="Times New Roman" w:hAnsi="Cambria" w:cs="Arial"/>
                <w:b/>
                <w:bCs/>
                <w:color w:val="000000"/>
              </w:rPr>
              <w:t> </w:t>
            </w:r>
          </w:p>
        </w:tc>
        <w:tc>
          <w:tcPr>
            <w:tcW w:w="1553" w:type="dxa"/>
            <w:tcBorders>
              <w:top w:val="nil"/>
              <w:left w:val="nil"/>
              <w:bottom w:val="nil"/>
              <w:right w:val="nil"/>
            </w:tcBorders>
            <w:shd w:val="clear" w:color="000000" w:fill="595959" w:themeFill="text1" w:themeFillTint="A6"/>
            <w:noWrap/>
            <w:vAlign w:val="bottom"/>
            <w:hideMark/>
          </w:tcPr>
          <w:p w:rsidR="00EB1635" w:rsidRPr="00542B3A" w:rsidRDefault="00EB1635" w:rsidP="003E64DB">
            <w:pPr>
              <w:jc w:val="center"/>
              <w:rPr>
                <w:rFonts w:ascii="Cambria" w:eastAsia="Times New Roman" w:hAnsi="Cambria" w:cs="Arial"/>
                <w:b/>
                <w:bCs/>
                <w:color w:val="000000"/>
              </w:rPr>
            </w:pPr>
            <w:r w:rsidRPr="00542B3A">
              <w:rPr>
                <w:rFonts w:ascii="Cambria" w:eastAsia="Times New Roman" w:hAnsi="Cambria" w:cs="Arial"/>
                <w:b/>
                <w:bCs/>
                <w:color w:val="000000"/>
              </w:rPr>
              <w:t> </w:t>
            </w:r>
          </w:p>
        </w:tc>
        <w:tc>
          <w:tcPr>
            <w:tcW w:w="1557" w:type="dxa"/>
            <w:tcBorders>
              <w:top w:val="nil"/>
              <w:left w:val="nil"/>
              <w:bottom w:val="nil"/>
              <w:right w:val="single" w:sz="18" w:space="0" w:color="auto"/>
            </w:tcBorders>
            <w:shd w:val="clear" w:color="000000" w:fill="595959" w:themeFill="text1" w:themeFillTint="A6"/>
            <w:noWrap/>
            <w:vAlign w:val="bottom"/>
            <w:hideMark/>
          </w:tcPr>
          <w:p w:rsidR="00EB1635" w:rsidRPr="00542B3A" w:rsidRDefault="00EB1635" w:rsidP="003E64DB">
            <w:pPr>
              <w:jc w:val="center"/>
              <w:rPr>
                <w:rFonts w:ascii="Cambria" w:eastAsia="Times New Roman" w:hAnsi="Cambria" w:cs="Arial"/>
                <w:b/>
                <w:bCs/>
                <w:color w:val="000000"/>
              </w:rPr>
            </w:pPr>
            <w:r w:rsidRPr="00542B3A">
              <w:rPr>
                <w:rFonts w:ascii="Cambria" w:eastAsia="Times New Roman" w:hAnsi="Cambria" w:cs="Arial"/>
                <w:b/>
                <w:bCs/>
                <w:color w:val="000000"/>
              </w:rPr>
              <w:t> </w:t>
            </w:r>
          </w:p>
        </w:tc>
      </w:tr>
      <w:tr w:rsidR="00EB1635" w:rsidRPr="00E70EF8" w:rsidTr="003E64DB">
        <w:trPr>
          <w:trHeight w:val="332"/>
        </w:trPr>
        <w:tc>
          <w:tcPr>
            <w:tcW w:w="3891" w:type="dxa"/>
            <w:tcBorders>
              <w:top w:val="nil"/>
              <w:left w:val="single" w:sz="18" w:space="0" w:color="auto"/>
              <w:bottom w:val="nil"/>
              <w:right w:val="single" w:sz="4" w:space="0" w:color="auto"/>
            </w:tcBorders>
            <w:shd w:val="clear" w:color="auto" w:fill="auto"/>
            <w:noWrap/>
            <w:vAlign w:val="bottom"/>
            <w:hideMark/>
          </w:tcPr>
          <w:p w:rsidR="00EB1635" w:rsidRPr="00542B3A" w:rsidRDefault="00EB1635" w:rsidP="003E64DB">
            <w:pPr>
              <w:rPr>
                <w:rFonts w:ascii="Cambria" w:eastAsia="Times New Roman" w:hAnsi="Cambria" w:cs="Arial"/>
                <w:b/>
                <w:i/>
                <w:iCs/>
                <w:color w:val="000000"/>
              </w:rPr>
            </w:pPr>
            <w:r w:rsidRPr="00542B3A">
              <w:rPr>
                <w:rFonts w:ascii="Cambria" w:eastAsia="Times New Roman" w:hAnsi="Cambria" w:cs="Arial"/>
                <w:b/>
                <w:i/>
                <w:iCs/>
                <w:color w:val="000000"/>
              </w:rPr>
              <w:t>Monomorium floricola</w:t>
            </w:r>
          </w:p>
        </w:tc>
        <w:tc>
          <w:tcPr>
            <w:tcW w:w="1553" w:type="dxa"/>
            <w:tcBorders>
              <w:top w:val="nil"/>
              <w:left w:val="single" w:sz="4" w:space="0" w:color="auto"/>
              <w:bottom w:val="nil"/>
              <w:right w:val="nil"/>
            </w:tcBorders>
            <w:shd w:val="clear" w:color="000000" w:fill="595959" w:themeFill="text1" w:themeFillTint="A6"/>
            <w:noWrap/>
            <w:vAlign w:val="bottom"/>
            <w:hideMark/>
          </w:tcPr>
          <w:p w:rsidR="00EB1635" w:rsidRPr="00542B3A" w:rsidRDefault="00EB1635" w:rsidP="003E64DB">
            <w:pPr>
              <w:jc w:val="center"/>
              <w:rPr>
                <w:rFonts w:ascii="Cambria" w:eastAsia="Times New Roman" w:hAnsi="Cambria" w:cs="Arial"/>
                <w:b/>
                <w:bCs/>
                <w:color w:val="000000"/>
              </w:rPr>
            </w:pPr>
            <w:r w:rsidRPr="00542B3A">
              <w:rPr>
                <w:rFonts w:ascii="Cambria" w:eastAsia="Times New Roman" w:hAnsi="Cambria" w:cs="Arial"/>
                <w:b/>
                <w:bCs/>
                <w:color w:val="000000"/>
              </w:rPr>
              <w:t> </w:t>
            </w:r>
          </w:p>
        </w:tc>
        <w:tc>
          <w:tcPr>
            <w:tcW w:w="1553" w:type="dxa"/>
            <w:tcBorders>
              <w:top w:val="nil"/>
              <w:left w:val="nil"/>
              <w:bottom w:val="nil"/>
              <w:right w:val="nil"/>
            </w:tcBorders>
            <w:shd w:val="clear" w:color="auto" w:fill="auto"/>
            <w:noWrap/>
            <w:vAlign w:val="bottom"/>
            <w:hideMark/>
          </w:tcPr>
          <w:p w:rsidR="00EB1635" w:rsidRPr="00542B3A" w:rsidRDefault="00EB1635" w:rsidP="003E64DB">
            <w:pPr>
              <w:jc w:val="center"/>
              <w:rPr>
                <w:rFonts w:ascii="Cambria" w:eastAsia="Times New Roman" w:hAnsi="Cambria" w:cs="Arial"/>
                <w:b/>
                <w:bCs/>
                <w:color w:val="000000"/>
              </w:rPr>
            </w:pPr>
          </w:p>
        </w:tc>
        <w:tc>
          <w:tcPr>
            <w:tcW w:w="1557" w:type="dxa"/>
            <w:tcBorders>
              <w:top w:val="nil"/>
              <w:left w:val="nil"/>
              <w:bottom w:val="nil"/>
              <w:right w:val="single" w:sz="18" w:space="0" w:color="auto"/>
            </w:tcBorders>
            <w:shd w:val="clear" w:color="auto" w:fill="auto"/>
            <w:noWrap/>
            <w:vAlign w:val="bottom"/>
            <w:hideMark/>
          </w:tcPr>
          <w:p w:rsidR="00EB1635" w:rsidRPr="00542B3A" w:rsidRDefault="00EB1635" w:rsidP="003E64DB">
            <w:pPr>
              <w:jc w:val="center"/>
              <w:rPr>
                <w:rFonts w:ascii="Cambria" w:eastAsia="Times New Roman" w:hAnsi="Cambria" w:cs="Arial"/>
                <w:b/>
                <w:bCs/>
                <w:color w:val="000000"/>
              </w:rPr>
            </w:pPr>
          </w:p>
        </w:tc>
      </w:tr>
      <w:tr w:rsidR="00EB1635" w:rsidRPr="00E70EF8" w:rsidTr="003E64DB">
        <w:trPr>
          <w:trHeight w:val="332"/>
        </w:trPr>
        <w:tc>
          <w:tcPr>
            <w:tcW w:w="3891" w:type="dxa"/>
            <w:tcBorders>
              <w:top w:val="nil"/>
              <w:left w:val="single" w:sz="18" w:space="0" w:color="auto"/>
              <w:bottom w:val="nil"/>
              <w:right w:val="single" w:sz="4" w:space="0" w:color="auto"/>
            </w:tcBorders>
            <w:shd w:val="clear" w:color="auto" w:fill="auto"/>
            <w:noWrap/>
            <w:vAlign w:val="bottom"/>
            <w:hideMark/>
          </w:tcPr>
          <w:p w:rsidR="00EB1635" w:rsidRPr="00542B3A" w:rsidRDefault="00EB1635" w:rsidP="003E64DB">
            <w:pPr>
              <w:rPr>
                <w:rFonts w:ascii="Cambria" w:eastAsia="Times New Roman" w:hAnsi="Cambria" w:cs="Arial"/>
                <w:i/>
                <w:iCs/>
                <w:color w:val="000000"/>
              </w:rPr>
            </w:pPr>
            <w:r w:rsidRPr="00542B3A">
              <w:rPr>
                <w:rFonts w:ascii="Cambria" w:eastAsia="Times New Roman" w:hAnsi="Cambria" w:cs="Arial"/>
                <w:i/>
                <w:iCs/>
                <w:color w:val="000000"/>
              </w:rPr>
              <w:t>Odontomachus simillimus</w:t>
            </w:r>
          </w:p>
        </w:tc>
        <w:tc>
          <w:tcPr>
            <w:tcW w:w="1553" w:type="dxa"/>
            <w:tcBorders>
              <w:top w:val="nil"/>
              <w:left w:val="single" w:sz="4" w:space="0" w:color="auto"/>
              <w:bottom w:val="nil"/>
              <w:right w:val="nil"/>
            </w:tcBorders>
            <w:shd w:val="clear" w:color="000000" w:fill="595959" w:themeFill="text1" w:themeFillTint="A6"/>
            <w:noWrap/>
            <w:vAlign w:val="bottom"/>
            <w:hideMark/>
          </w:tcPr>
          <w:p w:rsidR="00EB1635" w:rsidRPr="00542B3A" w:rsidRDefault="00EB1635" w:rsidP="003E64DB">
            <w:pPr>
              <w:jc w:val="center"/>
              <w:rPr>
                <w:rFonts w:ascii="Cambria" w:eastAsia="Times New Roman" w:hAnsi="Cambria" w:cs="Arial"/>
                <w:b/>
                <w:bCs/>
                <w:color w:val="000000"/>
              </w:rPr>
            </w:pPr>
            <w:r w:rsidRPr="00542B3A">
              <w:rPr>
                <w:rFonts w:ascii="Cambria" w:eastAsia="Times New Roman" w:hAnsi="Cambria" w:cs="Arial"/>
                <w:b/>
                <w:bCs/>
                <w:color w:val="000000"/>
              </w:rPr>
              <w:t> </w:t>
            </w:r>
          </w:p>
        </w:tc>
        <w:tc>
          <w:tcPr>
            <w:tcW w:w="1553" w:type="dxa"/>
            <w:tcBorders>
              <w:top w:val="nil"/>
              <w:left w:val="nil"/>
              <w:bottom w:val="nil"/>
              <w:right w:val="nil"/>
            </w:tcBorders>
            <w:shd w:val="clear" w:color="auto" w:fill="BFBFBF" w:themeFill="background1" w:themeFillShade="BF"/>
            <w:noWrap/>
            <w:vAlign w:val="bottom"/>
            <w:hideMark/>
          </w:tcPr>
          <w:p w:rsidR="00EB1635" w:rsidRPr="00542B3A" w:rsidRDefault="00EB1635" w:rsidP="003E64DB">
            <w:pPr>
              <w:jc w:val="center"/>
              <w:rPr>
                <w:rFonts w:ascii="Cambria" w:eastAsia="Times New Roman" w:hAnsi="Cambria" w:cs="Arial"/>
                <w:b/>
                <w:bCs/>
                <w:color w:val="000000"/>
              </w:rPr>
            </w:pPr>
          </w:p>
        </w:tc>
        <w:tc>
          <w:tcPr>
            <w:tcW w:w="1557" w:type="dxa"/>
            <w:tcBorders>
              <w:top w:val="nil"/>
              <w:left w:val="nil"/>
              <w:bottom w:val="nil"/>
              <w:right w:val="single" w:sz="18" w:space="0" w:color="auto"/>
            </w:tcBorders>
            <w:shd w:val="clear" w:color="000000" w:fill="595959" w:themeFill="text1" w:themeFillTint="A6"/>
            <w:noWrap/>
            <w:vAlign w:val="bottom"/>
            <w:hideMark/>
          </w:tcPr>
          <w:p w:rsidR="00EB1635" w:rsidRPr="00542B3A" w:rsidRDefault="00EB1635" w:rsidP="003E64DB">
            <w:pPr>
              <w:jc w:val="center"/>
              <w:rPr>
                <w:rFonts w:ascii="Cambria" w:eastAsia="Times New Roman" w:hAnsi="Cambria" w:cs="Arial"/>
                <w:b/>
                <w:bCs/>
                <w:color w:val="000000"/>
              </w:rPr>
            </w:pPr>
            <w:r w:rsidRPr="00542B3A">
              <w:rPr>
                <w:rFonts w:ascii="Cambria" w:eastAsia="Times New Roman" w:hAnsi="Cambria" w:cs="Arial"/>
                <w:b/>
                <w:bCs/>
                <w:color w:val="000000"/>
              </w:rPr>
              <w:t> </w:t>
            </w:r>
          </w:p>
        </w:tc>
      </w:tr>
      <w:tr w:rsidR="00EB1635" w:rsidRPr="00E70EF8" w:rsidTr="003E64DB">
        <w:trPr>
          <w:trHeight w:val="332"/>
        </w:trPr>
        <w:tc>
          <w:tcPr>
            <w:tcW w:w="3891" w:type="dxa"/>
            <w:tcBorders>
              <w:top w:val="nil"/>
              <w:left w:val="single" w:sz="18" w:space="0" w:color="auto"/>
              <w:bottom w:val="nil"/>
              <w:right w:val="single" w:sz="4" w:space="0" w:color="auto"/>
            </w:tcBorders>
            <w:shd w:val="clear" w:color="auto" w:fill="auto"/>
            <w:noWrap/>
            <w:vAlign w:val="bottom"/>
            <w:hideMark/>
          </w:tcPr>
          <w:p w:rsidR="00EB1635" w:rsidRPr="00542B3A" w:rsidRDefault="00EB1635" w:rsidP="003E64DB">
            <w:pPr>
              <w:rPr>
                <w:rFonts w:ascii="Cambria" w:eastAsia="Times New Roman" w:hAnsi="Cambria" w:cs="Arial"/>
                <w:i/>
                <w:iCs/>
                <w:color w:val="000000"/>
              </w:rPr>
            </w:pPr>
            <w:r w:rsidRPr="00542B3A">
              <w:rPr>
                <w:rFonts w:ascii="Cambria" w:eastAsia="Times New Roman" w:hAnsi="Cambria" w:cs="Arial"/>
                <w:i/>
                <w:iCs/>
                <w:color w:val="000000"/>
              </w:rPr>
              <w:t>Crematogaster biroi</w:t>
            </w:r>
          </w:p>
        </w:tc>
        <w:tc>
          <w:tcPr>
            <w:tcW w:w="1553" w:type="dxa"/>
            <w:tcBorders>
              <w:top w:val="nil"/>
              <w:left w:val="single" w:sz="4" w:space="0" w:color="auto"/>
              <w:bottom w:val="nil"/>
              <w:right w:val="nil"/>
            </w:tcBorders>
            <w:shd w:val="clear" w:color="000000" w:fill="595959" w:themeFill="text1" w:themeFillTint="A6"/>
            <w:noWrap/>
            <w:vAlign w:val="bottom"/>
            <w:hideMark/>
          </w:tcPr>
          <w:p w:rsidR="00EB1635" w:rsidRPr="00542B3A" w:rsidRDefault="00EB1635" w:rsidP="003E64DB">
            <w:pPr>
              <w:jc w:val="center"/>
              <w:rPr>
                <w:rFonts w:ascii="Cambria" w:eastAsia="Times New Roman" w:hAnsi="Cambria" w:cs="Arial"/>
                <w:b/>
                <w:bCs/>
                <w:color w:val="000000"/>
              </w:rPr>
            </w:pPr>
            <w:r w:rsidRPr="00542B3A">
              <w:rPr>
                <w:rFonts w:ascii="Cambria" w:eastAsia="Times New Roman" w:hAnsi="Cambria" w:cs="Arial"/>
                <w:b/>
                <w:bCs/>
                <w:color w:val="000000"/>
              </w:rPr>
              <w:t> </w:t>
            </w:r>
          </w:p>
        </w:tc>
        <w:tc>
          <w:tcPr>
            <w:tcW w:w="1553" w:type="dxa"/>
            <w:tcBorders>
              <w:top w:val="nil"/>
              <w:left w:val="nil"/>
              <w:bottom w:val="nil"/>
              <w:right w:val="nil"/>
            </w:tcBorders>
            <w:shd w:val="clear" w:color="000000" w:fill="595959" w:themeFill="text1" w:themeFillTint="A6"/>
            <w:noWrap/>
            <w:vAlign w:val="bottom"/>
            <w:hideMark/>
          </w:tcPr>
          <w:p w:rsidR="00EB1635" w:rsidRPr="00542B3A" w:rsidRDefault="00EB1635" w:rsidP="003E64DB">
            <w:pPr>
              <w:jc w:val="center"/>
              <w:rPr>
                <w:rFonts w:ascii="Cambria" w:eastAsia="Times New Roman" w:hAnsi="Cambria" w:cs="Arial"/>
                <w:b/>
                <w:bCs/>
                <w:color w:val="000000"/>
              </w:rPr>
            </w:pPr>
            <w:r w:rsidRPr="00542B3A">
              <w:rPr>
                <w:rFonts w:ascii="Cambria" w:eastAsia="Times New Roman" w:hAnsi="Cambria" w:cs="Arial"/>
                <w:b/>
                <w:bCs/>
                <w:color w:val="000000"/>
              </w:rPr>
              <w:t> </w:t>
            </w:r>
          </w:p>
        </w:tc>
        <w:tc>
          <w:tcPr>
            <w:tcW w:w="1557" w:type="dxa"/>
            <w:tcBorders>
              <w:top w:val="nil"/>
              <w:left w:val="nil"/>
              <w:bottom w:val="nil"/>
              <w:right w:val="single" w:sz="18" w:space="0" w:color="auto"/>
            </w:tcBorders>
            <w:shd w:val="clear" w:color="auto" w:fill="auto"/>
            <w:noWrap/>
            <w:vAlign w:val="bottom"/>
            <w:hideMark/>
          </w:tcPr>
          <w:p w:rsidR="00EB1635" w:rsidRPr="00542B3A" w:rsidRDefault="00EB1635" w:rsidP="003E64DB">
            <w:pPr>
              <w:jc w:val="center"/>
              <w:rPr>
                <w:rFonts w:ascii="Cambria" w:eastAsia="Times New Roman" w:hAnsi="Cambria" w:cs="Arial"/>
                <w:b/>
                <w:bCs/>
                <w:color w:val="000000"/>
              </w:rPr>
            </w:pPr>
          </w:p>
        </w:tc>
      </w:tr>
      <w:tr w:rsidR="00EB1635" w:rsidRPr="00E70EF8" w:rsidTr="003E64DB">
        <w:trPr>
          <w:trHeight w:val="332"/>
        </w:trPr>
        <w:tc>
          <w:tcPr>
            <w:tcW w:w="3891" w:type="dxa"/>
            <w:tcBorders>
              <w:top w:val="nil"/>
              <w:left w:val="single" w:sz="18" w:space="0" w:color="auto"/>
              <w:bottom w:val="nil"/>
              <w:right w:val="single" w:sz="4" w:space="0" w:color="auto"/>
            </w:tcBorders>
            <w:shd w:val="clear" w:color="auto" w:fill="auto"/>
            <w:noWrap/>
            <w:vAlign w:val="bottom"/>
            <w:hideMark/>
          </w:tcPr>
          <w:p w:rsidR="00EB1635" w:rsidRPr="00542B3A" w:rsidRDefault="00EB1635" w:rsidP="003E64DB">
            <w:pPr>
              <w:rPr>
                <w:rFonts w:ascii="Cambria" w:eastAsia="Times New Roman" w:hAnsi="Cambria" w:cs="Arial"/>
                <w:i/>
                <w:iCs/>
                <w:color w:val="000000"/>
              </w:rPr>
            </w:pPr>
            <w:r w:rsidRPr="00542B3A">
              <w:rPr>
                <w:rFonts w:ascii="Cambria" w:eastAsia="Times New Roman" w:hAnsi="Cambria" w:cs="Arial"/>
                <w:i/>
                <w:iCs/>
                <w:color w:val="000000"/>
              </w:rPr>
              <w:t>Pheidole oceanica</w:t>
            </w:r>
          </w:p>
        </w:tc>
        <w:tc>
          <w:tcPr>
            <w:tcW w:w="1553" w:type="dxa"/>
            <w:tcBorders>
              <w:top w:val="nil"/>
              <w:left w:val="single" w:sz="4" w:space="0" w:color="auto"/>
              <w:bottom w:val="nil"/>
              <w:right w:val="nil"/>
            </w:tcBorders>
            <w:shd w:val="clear" w:color="auto" w:fill="BFBFBF" w:themeFill="background1" w:themeFillShade="BF"/>
            <w:noWrap/>
            <w:vAlign w:val="bottom"/>
            <w:hideMark/>
          </w:tcPr>
          <w:p w:rsidR="00EB1635" w:rsidRPr="00542B3A" w:rsidRDefault="00EB1635" w:rsidP="003E64DB">
            <w:pPr>
              <w:jc w:val="center"/>
              <w:rPr>
                <w:rFonts w:ascii="Cambria" w:eastAsia="Times New Roman" w:hAnsi="Cambria" w:cs="Arial"/>
                <w:b/>
                <w:bCs/>
                <w:color w:val="000000"/>
              </w:rPr>
            </w:pPr>
          </w:p>
        </w:tc>
        <w:tc>
          <w:tcPr>
            <w:tcW w:w="1553" w:type="dxa"/>
            <w:tcBorders>
              <w:top w:val="nil"/>
              <w:left w:val="nil"/>
              <w:bottom w:val="nil"/>
              <w:right w:val="nil"/>
            </w:tcBorders>
            <w:shd w:val="clear" w:color="000000" w:fill="595959" w:themeFill="text1" w:themeFillTint="A6"/>
            <w:noWrap/>
            <w:vAlign w:val="bottom"/>
            <w:hideMark/>
          </w:tcPr>
          <w:p w:rsidR="00EB1635" w:rsidRPr="00542B3A" w:rsidRDefault="00EB1635" w:rsidP="003E64DB">
            <w:pPr>
              <w:jc w:val="center"/>
              <w:rPr>
                <w:rFonts w:ascii="Cambria" w:eastAsia="Times New Roman" w:hAnsi="Cambria" w:cs="Arial"/>
                <w:b/>
                <w:bCs/>
                <w:color w:val="000000"/>
              </w:rPr>
            </w:pPr>
            <w:r w:rsidRPr="00542B3A">
              <w:rPr>
                <w:rFonts w:ascii="Cambria" w:eastAsia="Times New Roman" w:hAnsi="Cambria" w:cs="Arial"/>
                <w:b/>
                <w:bCs/>
                <w:color w:val="000000"/>
              </w:rPr>
              <w:t> </w:t>
            </w:r>
          </w:p>
        </w:tc>
        <w:tc>
          <w:tcPr>
            <w:tcW w:w="1557" w:type="dxa"/>
            <w:tcBorders>
              <w:top w:val="nil"/>
              <w:left w:val="nil"/>
              <w:bottom w:val="nil"/>
              <w:right w:val="single" w:sz="18" w:space="0" w:color="auto"/>
            </w:tcBorders>
            <w:shd w:val="clear" w:color="000000" w:fill="595959" w:themeFill="text1" w:themeFillTint="A6"/>
            <w:noWrap/>
            <w:vAlign w:val="bottom"/>
            <w:hideMark/>
          </w:tcPr>
          <w:p w:rsidR="00EB1635" w:rsidRPr="00542B3A" w:rsidRDefault="00EB1635" w:rsidP="003E64DB">
            <w:pPr>
              <w:jc w:val="center"/>
              <w:rPr>
                <w:rFonts w:ascii="Cambria" w:eastAsia="Times New Roman" w:hAnsi="Cambria" w:cs="Arial"/>
                <w:b/>
                <w:bCs/>
                <w:color w:val="000000"/>
              </w:rPr>
            </w:pPr>
            <w:r w:rsidRPr="00542B3A">
              <w:rPr>
                <w:rFonts w:ascii="Cambria" w:eastAsia="Times New Roman" w:hAnsi="Cambria" w:cs="Arial"/>
                <w:b/>
                <w:bCs/>
                <w:color w:val="000000"/>
              </w:rPr>
              <w:t> </w:t>
            </w:r>
          </w:p>
        </w:tc>
      </w:tr>
      <w:tr w:rsidR="00EB1635" w:rsidRPr="00E70EF8" w:rsidTr="003E64DB">
        <w:trPr>
          <w:trHeight w:val="332"/>
        </w:trPr>
        <w:tc>
          <w:tcPr>
            <w:tcW w:w="3891" w:type="dxa"/>
            <w:tcBorders>
              <w:top w:val="nil"/>
              <w:left w:val="single" w:sz="18" w:space="0" w:color="auto"/>
              <w:bottom w:val="nil"/>
              <w:right w:val="single" w:sz="4" w:space="0" w:color="auto"/>
            </w:tcBorders>
            <w:shd w:val="clear" w:color="auto" w:fill="auto"/>
            <w:noWrap/>
            <w:vAlign w:val="bottom"/>
            <w:hideMark/>
          </w:tcPr>
          <w:p w:rsidR="00EB1635" w:rsidRPr="00542B3A" w:rsidRDefault="00EB1635" w:rsidP="003E64DB">
            <w:pPr>
              <w:rPr>
                <w:rFonts w:ascii="Cambria" w:eastAsia="Times New Roman" w:hAnsi="Cambria" w:cs="Arial"/>
                <w:b/>
                <w:i/>
                <w:iCs/>
                <w:color w:val="000000"/>
              </w:rPr>
            </w:pPr>
            <w:r w:rsidRPr="00542B3A">
              <w:rPr>
                <w:rFonts w:ascii="Cambria" w:eastAsia="Times New Roman" w:hAnsi="Cambria" w:cs="Arial"/>
                <w:b/>
                <w:i/>
                <w:iCs/>
                <w:color w:val="000000"/>
              </w:rPr>
              <w:t>Tetramorium bicarinatum</w:t>
            </w:r>
          </w:p>
        </w:tc>
        <w:tc>
          <w:tcPr>
            <w:tcW w:w="1553" w:type="dxa"/>
            <w:tcBorders>
              <w:top w:val="nil"/>
              <w:left w:val="single" w:sz="4" w:space="0" w:color="auto"/>
              <w:bottom w:val="nil"/>
              <w:right w:val="nil"/>
            </w:tcBorders>
            <w:shd w:val="clear" w:color="auto" w:fill="auto"/>
            <w:noWrap/>
            <w:vAlign w:val="bottom"/>
            <w:hideMark/>
          </w:tcPr>
          <w:p w:rsidR="00EB1635" w:rsidRPr="00542B3A" w:rsidRDefault="00EB1635" w:rsidP="003E64DB">
            <w:pPr>
              <w:jc w:val="center"/>
              <w:rPr>
                <w:rFonts w:ascii="Cambria" w:eastAsia="Times New Roman" w:hAnsi="Cambria" w:cs="Arial"/>
                <w:b/>
                <w:bCs/>
                <w:color w:val="000000"/>
              </w:rPr>
            </w:pPr>
          </w:p>
        </w:tc>
        <w:tc>
          <w:tcPr>
            <w:tcW w:w="1553" w:type="dxa"/>
            <w:tcBorders>
              <w:top w:val="nil"/>
              <w:left w:val="nil"/>
              <w:bottom w:val="nil"/>
              <w:right w:val="nil"/>
            </w:tcBorders>
            <w:shd w:val="clear" w:color="000000" w:fill="595959" w:themeFill="text1" w:themeFillTint="A6"/>
            <w:noWrap/>
            <w:vAlign w:val="bottom"/>
            <w:hideMark/>
          </w:tcPr>
          <w:p w:rsidR="00EB1635" w:rsidRPr="00542B3A" w:rsidRDefault="00EB1635" w:rsidP="003E64DB">
            <w:pPr>
              <w:jc w:val="center"/>
              <w:rPr>
                <w:rFonts w:ascii="Cambria" w:eastAsia="Times New Roman" w:hAnsi="Cambria" w:cs="Arial"/>
                <w:b/>
                <w:bCs/>
                <w:color w:val="000000"/>
              </w:rPr>
            </w:pPr>
            <w:r w:rsidRPr="00542B3A">
              <w:rPr>
                <w:rFonts w:ascii="Cambria" w:eastAsia="Times New Roman" w:hAnsi="Cambria" w:cs="Arial"/>
                <w:b/>
                <w:bCs/>
                <w:color w:val="000000"/>
              </w:rPr>
              <w:t> </w:t>
            </w:r>
          </w:p>
        </w:tc>
        <w:tc>
          <w:tcPr>
            <w:tcW w:w="1557" w:type="dxa"/>
            <w:tcBorders>
              <w:top w:val="nil"/>
              <w:left w:val="nil"/>
              <w:bottom w:val="nil"/>
              <w:right w:val="single" w:sz="18" w:space="0" w:color="auto"/>
            </w:tcBorders>
            <w:shd w:val="clear" w:color="auto" w:fill="BFBFBF" w:themeFill="background1" w:themeFillShade="BF"/>
            <w:noWrap/>
            <w:vAlign w:val="bottom"/>
            <w:hideMark/>
          </w:tcPr>
          <w:p w:rsidR="00EB1635" w:rsidRPr="00542B3A" w:rsidRDefault="00EB1635" w:rsidP="003E64DB">
            <w:pPr>
              <w:jc w:val="center"/>
              <w:rPr>
                <w:rFonts w:ascii="Cambria" w:eastAsia="Times New Roman" w:hAnsi="Cambria" w:cs="Arial"/>
                <w:b/>
                <w:bCs/>
                <w:color w:val="000000"/>
              </w:rPr>
            </w:pPr>
          </w:p>
        </w:tc>
      </w:tr>
      <w:tr w:rsidR="00EB1635" w:rsidRPr="00E70EF8" w:rsidTr="003E64DB">
        <w:trPr>
          <w:trHeight w:val="332"/>
        </w:trPr>
        <w:tc>
          <w:tcPr>
            <w:tcW w:w="3891" w:type="dxa"/>
            <w:tcBorders>
              <w:top w:val="nil"/>
              <w:left w:val="single" w:sz="18" w:space="0" w:color="auto"/>
              <w:bottom w:val="nil"/>
              <w:right w:val="single" w:sz="4" w:space="0" w:color="auto"/>
            </w:tcBorders>
            <w:shd w:val="clear" w:color="auto" w:fill="auto"/>
            <w:noWrap/>
            <w:vAlign w:val="bottom"/>
            <w:hideMark/>
          </w:tcPr>
          <w:p w:rsidR="00EB1635" w:rsidRPr="00542B3A" w:rsidRDefault="00EB1635" w:rsidP="003E64DB">
            <w:pPr>
              <w:rPr>
                <w:rFonts w:ascii="Cambria" w:eastAsia="Times New Roman" w:hAnsi="Cambria" w:cs="Arial"/>
                <w:i/>
                <w:iCs/>
                <w:color w:val="000000"/>
              </w:rPr>
            </w:pPr>
            <w:r w:rsidRPr="00542B3A">
              <w:rPr>
                <w:rFonts w:ascii="Cambria" w:eastAsia="Times New Roman" w:hAnsi="Cambria" w:cs="Arial"/>
                <w:i/>
                <w:iCs/>
                <w:color w:val="000000"/>
              </w:rPr>
              <w:t>Ochetellus glaber</w:t>
            </w:r>
          </w:p>
        </w:tc>
        <w:tc>
          <w:tcPr>
            <w:tcW w:w="1553" w:type="dxa"/>
            <w:tcBorders>
              <w:top w:val="nil"/>
              <w:left w:val="single" w:sz="4" w:space="0" w:color="auto"/>
              <w:bottom w:val="nil"/>
              <w:right w:val="nil"/>
            </w:tcBorders>
            <w:shd w:val="clear" w:color="000000" w:fill="595959" w:themeFill="text1" w:themeFillTint="A6"/>
            <w:noWrap/>
            <w:vAlign w:val="bottom"/>
            <w:hideMark/>
          </w:tcPr>
          <w:p w:rsidR="00EB1635" w:rsidRPr="00542B3A" w:rsidRDefault="00EB1635" w:rsidP="003E64DB">
            <w:pPr>
              <w:jc w:val="center"/>
              <w:rPr>
                <w:rFonts w:ascii="Cambria" w:eastAsia="Times New Roman" w:hAnsi="Cambria" w:cs="Arial"/>
                <w:b/>
                <w:bCs/>
                <w:color w:val="000000"/>
              </w:rPr>
            </w:pPr>
            <w:r w:rsidRPr="00542B3A">
              <w:rPr>
                <w:rFonts w:ascii="Cambria" w:eastAsia="Times New Roman" w:hAnsi="Cambria" w:cs="Arial"/>
                <w:b/>
                <w:bCs/>
                <w:color w:val="000000"/>
              </w:rPr>
              <w:t> </w:t>
            </w:r>
          </w:p>
        </w:tc>
        <w:tc>
          <w:tcPr>
            <w:tcW w:w="1553" w:type="dxa"/>
            <w:tcBorders>
              <w:top w:val="nil"/>
              <w:left w:val="nil"/>
              <w:bottom w:val="nil"/>
              <w:right w:val="nil"/>
            </w:tcBorders>
            <w:shd w:val="clear" w:color="auto" w:fill="auto"/>
            <w:noWrap/>
            <w:vAlign w:val="bottom"/>
            <w:hideMark/>
          </w:tcPr>
          <w:p w:rsidR="00EB1635" w:rsidRPr="00542B3A" w:rsidRDefault="00EB1635" w:rsidP="003E64DB">
            <w:pPr>
              <w:jc w:val="center"/>
              <w:rPr>
                <w:rFonts w:ascii="Cambria" w:eastAsia="Times New Roman" w:hAnsi="Cambria" w:cs="Arial"/>
                <w:b/>
                <w:bCs/>
                <w:color w:val="000000"/>
              </w:rPr>
            </w:pPr>
          </w:p>
        </w:tc>
        <w:tc>
          <w:tcPr>
            <w:tcW w:w="1557" w:type="dxa"/>
            <w:tcBorders>
              <w:top w:val="nil"/>
              <w:left w:val="nil"/>
              <w:bottom w:val="nil"/>
              <w:right w:val="single" w:sz="18" w:space="0" w:color="auto"/>
            </w:tcBorders>
            <w:shd w:val="clear" w:color="auto" w:fill="auto"/>
            <w:noWrap/>
            <w:vAlign w:val="bottom"/>
            <w:hideMark/>
          </w:tcPr>
          <w:p w:rsidR="00EB1635" w:rsidRPr="00542B3A" w:rsidRDefault="00EB1635" w:rsidP="003E64DB">
            <w:pPr>
              <w:jc w:val="center"/>
              <w:rPr>
                <w:rFonts w:ascii="Cambria" w:eastAsia="Times New Roman" w:hAnsi="Cambria" w:cs="Arial"/>
                <w:b/>
                <w:bCs/>
                <w:color w:val="000000"/>
              </w:rPr>
            </w:pPr>
          </w:p>
        </w:tc>
      </w:tr>
      <w:tr w:rsidR="00EB1635" w:rsidRPr="00E70EF8" w:rsidTr="003E64DB">
        <w:trPr>
          <w:trHeight w:val="332"/>
        </w:trPr>
        <w:tc>
          <w:tcPr>
            <w:tcW w:w="3891" w:type="dxa"/>
            <w:tcBorders>
              <w:top w:val="nil"/>
              <w:left w:val="single" w:sz="18" w:space="0" w:color="auto"/>
              <w:bottom w:val="nil"/>
              <w:right w:val="single" w:sz="4" w:space="0" w:color="auto"/>
            </w:tcBorders>
            <w:shd w:val="clear" w:color="auto" w:fill="auto"/>
            <w:noWrap/>
            <w:vAlign w:val="bottom"/>
            <w:hideMark/>
          </w:tcPr>
          <w:p w:rsidR="00EB1635" w:rsidRPr="00542B3A" w:rsidRDefault="00EB1635" w:rsidP="003E64DB">
            <w:pPr>
              <w:rPr>
                <w:rFonts w:ascii="Cambria" w:eastAsia="Times New Roman" w:hAnsi="Cambria" w:cs="Arial"/>
                <w:i/>
                <w:iCs/>
                <w:color w:val="000000"/>
              </w:rPr>
            </w:pPr>
            <w:r w:rsidRPr="00542B3A">
              <w:rPr>
                <w:rFonts w:ascii="Cambria" w:eastAsia="Times New Roman" w:hAnsi="Cambria" w:cs="Arial"/>
                <w:i/>
                <w:iCs/>
                <w:color w:val="000000"/>
              </w:rPr>
              <w:t>Camponotus sp.</w:t>
            </w:r>
          </w:p>
        </w:tc>
        <w:tc>
          <w:tcPr>
            <w:tcW w:w="1553" w:type="dxa"/>
            <w:tcBorders>
              <w:top w:val="nil"/>
              <w:left w:val="single" w:sz="4" w:space="0" w:color="auto"/>
              <w:bottom w:val="nil"/>
              <w:right w:val="nil"/>
            </w:tcBorders>
            <w:shd w:val="clear" w:color="000000" w:fill="595959" w:themeFill="text1" w:themeFillTint="A6"/>
            <w:noWrap/>
            <w:vAlign w:val="bottom"/>
            <w:hideMark/>
          </w:tcPr>
          <w:p w:rsidR="00EB1635" w:rsidRPr="00542B3A" w:rsidRDefault="00EB1635" w:rsidP="003E64DB">
            <w:pPr>
              <w:jc w:val="center"/>
              <w:rPr>
                <w:rFonts w:ascii="Cambria" w:eastAsia="Times New Roman" w:hAnsi="Cambria" w:cs="Arial"/>
                <w:b/>
                <w:bCs/>
                <w:color w:val="000000"/>
              </w:rPr>
            </w:pPr>
            <w:r w:rsidRPr="00542B3A">
              <w:rPr>
                <w:rFonts w:ascii="Cambria" w:eastAsia="Times New Roman" w:hAnsi="Cambria" w:cs="Arial"/>
                <w:b/>
                <w:bCs/>
                <w:color w:val="000000"/>
              </w:rPr>
              <w:t> </w:t>
            </w:r>
          </w:p>
        </w:tc>
        <w:tc>
          <w:tcPr>
            <w:tcW w:w="1553" w:type="dxa"/>
            <w:tcBorders>
              <w:top w:val="nil"/>
              <w:left w:val="nil"/>
              <w:bottom w:val="nil"/>
              <w:right w:val="nil"/>
            </w:tcBorders>
            <w:shd w:val="clear" w:color="auto" w:fill="auto"/>
            <w:noWrap/>
            <w:vAlign w:val="bottom"/>
            <w:hideMark/>
          </w:tcPr>
          <w:p w:rsidR="00EB1635" w:rsidRPr="00542B3A" w:rsidRDefault="00EB1635" w:rsidP="003E64DB">
            <w:pPr>
              <w:jc w:val="center"/>
              <w:rPr>
                <w:rFonts w:ascii="Cambria" w:eastAsia="Times New Roman" w:hAnsi="Cambria" w:cs="Arial"/>
                <w:b/>
                <w:bCs/>
                <w:color w:val="000000"/>
              </w:rPr>
            </w:pPr>
          </w:p>
        </w:tc>
        <w:tc>
          <w:tcPr>
            <w:tcW w:w="1557" w:type="dxa"/>
            <w:tcBorders>
              <w:top w:val="nil"/>
              <w:left w:val="nil"/>
              <w:bottom w:val="nil"/>
              <w:right w:val="single" w:sz="18" w:space="0" w:color="auto"/>
            </w:tcBorders>
            <w:shd w:val="clear" w:color="auto" w:fill="auto"/>
            <w:noWrap/>
            <w:vAlign w:val="bottom"/>
            <w:hideMark/>
          </w:tcPr>
          <w:p w:rsidR="00EB1635" w:rsidRPr="00542B3A" w:rsidRDefault="00EB1635" w:rsidP="003E64DB">
            <w:pPr>
              <w:jc w:val="center"/>
              <w:rPr>
                <w:rFonts w:ascii="Cambria" w:eastAsia="Times New Roman" w:hAnsi="Cambria" w:cs="Arial"/>
                <w:b/>
                <w:bCs/>
                <w:color w:val="000000"/>
              </w:rPr>
            </w:pPr>
          </w:p>
        </w:tc>
      </w:tr>
      <w:tr w:rsidR="00EB1635" w:rsidRPr="00E70EF8" w:rsidTr="003E64DB">
        <w:trPr>
          <w:trHeight w:val="332"/>
        </w:trPr>
        <w:tc>
          <w:tcPr>
            <w:tcW w:w="3891" w:type="dxa"/>
            <w:tcBorders>
              <w:top w:val="nil"/>
              <w:left w:val="single" w:sz="18" w:space="0" w:color="auto"/>
              <w:bottom w:val="nil"/>
              <w:right w:val="single" w:sz="4" w:space="0" w:color="auto"/>
            </w:tcBorders>
            <w:shd w:val="clear" w:color="auto" w:fill="auto"/>
            <w:noWrap/>
            <w:vAlign w:val="bottom"/>
            <w:hideMark/>
          </w:tcPr>
          <w:p w:rsidR="00EB1635" w:rsidRPr="00542B3A" w:rsidRDefault="00EB1635" w:rsidP="003E64DB">
            <w:pPr>
              <w:rPr>
                <w:rFonts w:ascii="Cambria" w:eastAsia="Times New Roman" w:hAnsi="Cambria" w:cs="Arial"/>
                <w:b/>
                <w:i/>
                <w:iCs/>
                <w:color w:val="000000"/>
              </w:rPr>
            </w:pPr>
            <w:r w:rsidRPr="00542B3A">
              <w:rPr>
                <w:rFonts w:ascii="Cambria" w:eastAsia="Times New Roman" w:hAnsi="Cambria" w:cs="Arial"/>
                <w:b/>
                <w:i/>
                <w:iCs/>
                <w:color w:val="000000"/>
              </w:rPr>
              <w:t>Technomyrmex albipes</w:t>
            </w:r>
          </w:p>
        </w:tc>
        <w:tc>
          <w:tcPr>
            <w:tcW w:w="1553" w:type="dxa"/>
            <w:tcBorders>
              <w:top w:val="nil"/>
              <w:left w:val="single" w:sz="4" w:space="0" w:color="auto"/>
              <w:bottom w:val="nil"/>
              <w:right w:val="nil"/>
            </w:tcBorders>
            <w:shd w:val="clear" w:color="000000" w:fill="595959" w:themeFill="text1" w:themeFillTint="A6"/>
            <w:noWrap/>
            <w:vAlign w:val="bottom"/>
            <w:hideMark/>
          </w:tcPr>
          <w:p w:rsidR="00EB1635" w:rsidRPr="00542B3A" w:rsidRDefault="00EB1635" w:rsidP="003E64DB">
            <w:pPr>
              <w:jc w:val="center"/>
              <w:rPr>
                <w:rFonts w:ascii="Cambria" w:eastAsia="Times New Roman" w:hAnsi="Cambria" w:cs="Arial"/>
                <w:b/>
                <w:bCs/>
                <w:color w:val="000000"/>
              </w:rPr>
            </w:pPr>
          </w:p>
        </w:tc>
        <w:tc>
          <w:tcPr>
            <w:tcW w:w="1553" w:type="dxa"/>
            <w:tcBorders>
              <w:top w:val="nil"/>
              <w:left w:val="nil"/>
              <w:bottom w:val="nil"/>
              <w:right w:val="nil"/>
            </w:tcBorders>
            <w:shd w:val="clear" w:color="auto" w:fill="auto"/>
            <w:noWrap/>
            <w:vAlign w:val="bottom"/>
            <w:hideMark/>
          </w:tcPr>
          <w:p w:rsidR="00EB1635" w:rsidRPr="00542B3A" w:rsidRDefault="00EB1635" w:rsidP="003E64DB">
            <w:pPr>
              <w:jc w:val="center"/>
              <w:rPr>
                <w:rFonts w:ascii="Cambria" w:eastAsia="Times New Roman" w:hAnsi="Cambria" w:cs="Arial"/>
                <w:b/>
                <w:bCs/>
                <w:color w:val="000000"/>
              </w:rPr>
            </w:pPr>
          </w:p>
        </w:tc>
        <w:tc>
          <w:tcPr>
            <w:tcW w:w="1557" w:type="dxa"/>
            <w:tcBorders>
              <w:top w:val="nil"/>
              <w:left w:val="nil"/>
              <w:bottom w:val="nil"/>
              <w:right w:val="single" w:sz="18" w:space="0" w:color="auto"/>
            </w:tcBorders>
            <w:shd w:val="clear" w:color="auto" w:fill="BFBFBF" w:themeFill="background1" w:themeFillShade="BF"/>
            <w:noWrap/>
            <w:vAlign w:val="bottom"/>
            <w:hideMark/>
          </w:tcPr>
          <w:p w:rsidR="00EB1635" w:rsidRPr="00542B3A" w:rsidRDefault="00EB1635" w:rsidP="003E64DB">
            <w:pPr>
              <w:jc w:val="center"/>
              <w:rPr>
                <w:rFonts w:ascii="Cambria" w:eastAsia="Times New Roman" w:hAnsi="Cambria" w:cs="Arial"/>
                <w:b/>
                <w:bCs/>
                <w:color w:val="000000"/>
              </w:rPr>
            </w:pPr>
          </w:p>
        </w:tc>
      </w:tr>
      <w:tr w:rsidR="00EB1635" w:rsidRPr="00E70EF8" w:rsidTr="003E64DB">
        <w:trPr>
          <w:trHeight w:val="332"/>
        </w:trPr>
        <w:tc>
          <w:tcPr>
            <w:tcW w:w="8554" w:type="dxa"/>
            <w:gridSpan w:val="4"/>
            <w:tcBorders>
              <w:top w:val="single" w:sz="18" w:space="0" w:color="auto"/>
            </w:tcBorders>
            <w:shd w:val="clear" w:color="auto" w:fill="auto"/>
            <w:noWrap/>
            <w:vAlign w:val="bottom"/>
          </w:tcPr>
          <w:p w:rsidR="00EB1635" w:rsidRPr="00542B3A" w:rsidRDefault="00EB1635" w:rsidP="003E64DB">
            <w:pPr>
              <w:spacing w:line="480" w:lineRule="auto"/>
              <w:rPr>
                <w:rFonts w:ascii="Cambria" w:eastAsia="Times New Roman" w:hAnsi="Cambria" w:cs="Arial"/>
                <w:bCs/>
                <w:color w:val="000000"/>
              </w:rPr>
            </w:pPr>
          </w:p>
        </w:tc>
      </w:tr>
    </w:tbl>
    <w:p w:rsidR="00EB1635" w:rsidRDefault="00EB1635" w:rsidP="00EB1635">
      <w:r>
        <w:rPr>
          <w:noProof/>
        </w:rPr>
        <mc:AlternateContent>
          <mc:Choice Requires="wps">
            <w:drawing>
              <wp:anchor distT="0" distB="0" distL="114300" distR="114300" simplePos="0" relativeHeight="251660288" behindDoc="0" locked="0" layoutInCell="1" allowOverlap="1" wp14:anchorId="6B81B1E5" wp14:editId="6992866A">
                <wp:simplePos x="0" y="0"/>
                <wp:positionH relativeFrom="column">
                  <wp:posOffset>-5674360</wp:posOffset>
                </wp:positionH>
                <wp:positionV relativeFrom="paragraph">
                  <wp:posOffset>2628900</wp:posOffset>
                </wp:positionV>
                <wp:extent cx="5715000" cy="262890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5715000"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3E64DB" w:rsidRDefault="003E64DB" w:rsidP="00EB1635">
                            <w:pPr>
                              <w:spacing w:line="480" w:lineRule="auto"/>
                              <w:rPr>
                                <w:rFonts w:ascii="Cambria" w:eastAsia="Times New Roman" w:hAnsi="Cambria" w:cs="Arial"/>
                                <w:bCs/>
                                <w:color w:val="000000"/>
                              </w:rPr>
                            </w:pPr>
                            <w:r w:rsidRPr="00542B3A">
                              <w:rPr>
                                <w:rFonts w:ascii="Cambria" w:eastAsia="Times New Roman" w:hAnsi="Cambria" w:cs="Arial"/>
                                <w:b/>
                                <w:bCs/>
                                <w:color w:val="000000"/>
                              </w:rPr>
                              <w:t>Table S</w:t>
                            </w:r>
                            <w:r>
                              <w:rPr>
                                <w:rFonts w:ascii="Cambria" w:eastAsia="Times New Roman" w:hAnsi="Cambria" w:cs="Arial"/>
                                <w:b/>
                                <w:bCs/>
                                <w:color w:val="000000"/>
                              </w:rPr>
                              <w:t>1</w:t>
                            </w:r>
                            <w:r w:rsidRPr="00542B3A">
                              <w:rPr>
                                <w:rFonts w:ascii="Cambria" w:eastAsia="Times New Roman" w:hAnsi="Cambria" w:cs="Arial"/>
                                <w:bCs/>
                                <w:color w:val="000000"/>
                              </w:rPr>
                              <w:t>—Ant species and their presence/absence on each of the three islands sampled.</w:t>
                            </w:r>
                            <w:r>
                              <w:rPr>
                                <w:rFonts w:ascii="Cambria" w:eastAsia="Times New Roman" w:hAnsi="Cambria" w:cs="Arial"/>
                                <w:bCs/>
                                <w:color w:val="000000"/>
                              </w:rPr>
                              <w:t xml:space="preserve">  Dark grey cells indicate ant species sampled on the island during our study; light grey cells</w:t>
                            </w:r>
                            <w:r w:rsidRPr="00542B3A">
                              <w:rPr>
                                <w:rFonts w:ascii="Cambria" w:eastAsia="Times New Roman" w:hAnsi="Cambria" w:cs="Arial"/>
                                <w:bCs/>
                                <w:color w:val="000000"/>
                              </w:rPr>
                              <w:t xml:space="preserve"> indicate ant species known to occur on </w:t>
                            </w:r>
                            <w:r>
                              <w:rPr>
                                <w:rFonts w:ascii="Cambria" w:eastAsia="Times New Roman" w:hAnsi="Cambria" w:cs="Arial"/>
                                <w:bCs/>
                                <w:color w:val="000000"/>
                              </w:rPr>
                              <w:t>the</w:t>
                            </w:r>
                            <w:r w:rsidRPr="00542B3A">
                              <w:rPr>
                                <w:rFonts w:ascii="Cambria" w:eastAsia="Times New Roman" w:hAnsi="Cambria" w:cs="Arial"/>
                                <w:bCs/>
                                <w:color w:val="000000"/>
                              </w:rPr>
                              <w:t xml:space="preserve"> island but that were not encountered during this study.  Species in bold are notable for their widespread distributions and have been recorded as highly invasive in other systems.  Specimens with unknown identities (n = 6) are not included here.</w:t>
                            </w:r>
                          </w:p>
                          <w:p w:rsidR="003E64DB" w:rsidRDefault="003E64DB" w:rsidP="00EB16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6" o:spid="_x0000_s1026" type="#_x0000_t202" style="position:absolute;margin-left:-446.75pt;margin-top:207pt;width:450pt;height:2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" filled="f" stroked="f">
                <v:textbox>
                  <w:txbxContent>
                    <w:p w:rsidR="00EB1635" w:rsidRDefault="00EB1635" w:rsidP="00EB1635">
                      <w:pPr>
                        <w:spacing w:line="480" w:lineRule="auto"/>
                        <w:rPr>
                          <w:rFonts w:ascii="Cambria" w:eastAsia="Times New Roman" w:hAnsi="Cambria" w:cs="Arial"/>
                          <w:bCs/>
                          <w:color w:val="000000"/>
                        </w:rPr>
                      </w:pPr>
                      <w:bookmarkStart w:id="1" w:name="_GoBack"/>
                      <w:r w:rsidRPr="00542B3A">
                        <w:rPr>
                          <w:rFonts w:ascii="Cambria" w:eastAsia="Times New Roman" w:hAnsi="Cambria" w:cs="Arial"/>
                          <w:b/>
                          <w:bCs/>
                          <w:color w:val="000000"/>
                        </w:rPr>
                        <w:t>Table S</w:t>
                      </w:r>
                      <w:r>
                        <w:rPr>
                          <w:rFonts w:ascii="Cambria" w:eastAsia="Times New Roman" w:hAnsi="Cambria" w:cs="Arial"/>
                          <w:b/>
                          <w:bCs/>
                          <w:color w:val="000000"/>
                        </w:rPr>
                        <w:t>1</w:t>
                      </w:r>
                      <w:r w:rsidRPr="00542B3A">
                        <w:rPr>
                          <w:rFonts w:ascii="Cambria" w:eastAsia="Times New Roman" w:hAnsi="Cambria" w:cs="Arial"/>
                          <w:bCs/>
                          <w:color w:val="000000"/>
                        </w:rPr>
                        <w:t>—Ant species and their presence/absence on each of the three islands sampled.</w:t>
                      </w:r>
                      <w:r>
                        <w:rPr>
                          <w:rFonts w:ascii="Cambria" w:eastAsia="Times New Roman" w:hAnsi="Cambria" w:cs="Arial"/>
                          <w:bCs/>
                          <w:color w:val="000000"/>
                        </w:rPr>
                        <w:t xml:space="preserve">  Dark grey cells indicate ant species sampled on the island during our study; light grey cells</w:t>
                      </w:r>
                      <w:r w:rsidRPr="00542B3A">
                        <w:rPr>
                          <w:rFonts w:ascii="Cambria" w:eastAsia="Times New Roman" w:hAnsi="Cambria" w:cs="Arial"/>
                          <w:bCs/>
                          <w:color w:val="000000"/>
                        </w:rPr>
                        <w:t xml:space="preserve"> indicate ant species known to occur on </w:t>
                      </w:r>
                      <w:r>
                        <w:rPr>
                          <w:rFonts w:ascii="Cambria" w:eastAsia="Times New Roman" w:hAnsi="Cambria" w:cs="Arial"/>
                          <w:bCs/>
                          <w:color w:val="000000"/>
                        </w:rPr>
                        <w:t>the</w:t>
                      </w:r>
                      <w:r w:rsidRPr="00542B3A">
                        <w:rPr>
                          <w:rFonts w:ascii="Cambria" w:eastAsia="Times New Roman" w:hAnsi="Cambria" w:cs="Arial"/>
                          <w:bCs/>
                          <w:color w:val="000000"/>
                        </w:rPr>
                        <w:t xml:space="preserve"> island but that were not encountered during this study.  Species in bold are notable for their widespread distributions and have been recorded as highly invasive in other systems.  Specimens with unknown identities (n = 6) are not included here.</w:t>
                      </w:r>
                    </w:p>
                    <w:p w:rsidR="00EB1635" w:rsidRDefault="00EB1635" w:rsidP="00EB1635"/>
                    <w:bookmarkEnd w:id="1"/>
                  </w:txbxContent>
                </v:textbox>
                <w10:wrap type="square"/>
              </v:shape>
            </w:pict>
          </mc:Fallback>
        </mc:AlternateContent>
      </w:r>
      <w:r>
        <w:br w:type="page"/>
      </w:r>
    </w:p>
    <w:tbl>
      <w:tblPr>
        <w:tblStyle w:val="TableGrid"/>
        <w:tblpPr w:leftFromText="180" w:rightFromText="180" w:vertAnchor="page" w:horzAnchor="page" w:tblpX="1009" w:tblpY="901"/>
        <w:tblW w:w="8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08"/>
        <w:gridCol w:w="810"/>
        <w:gridCol w:w="1350"/>
        <w:gridCol w:w="1350"/>
        <w:gridCol w:w="1638"/>
      </w:tblGrid>
      <w:tr w:rsidR="00EB1635" w:rsidTr="003E64DB">
        <w:trPr>
          <w:trHeight w:val="884"/>
        </w:trPr>
        <w:tc>
          <w:tcPr>
            <w:tcW w:w="8856" w:type="dxa"/>
            <w:gridSpan w:val="5"/>
            <w:tcBorders>
              <w:top w:val="single" w:sz="4" w:space="0" w:color="auto"/>
            </w:tcBorders>
          </w:tcPr>
          <w:p w:rsidR="00EB1635" w:rsidRDefault="00EB1635" w:rsidP="003E64DB">
            <w:pPr>
              <w:jc w:val="center"/>
              <w:rPr>
                <w:b/>
                <w:u w:val="single"/>
              </w:rPr>
            </w:pPr>
          </w:p>
          <w:p w:rsidR="00EB1635" w:rsidRDefault="00EB1635" w:rsidP="003E64DB">
            <w:pPr>
              <w:jc w:val="center"/>
              <w:rPr>
                <w:b/>
                <w:u w:val="single"/>
              </w:rPr>
            </w:pPr>
            <w:r w:rsidRPr="005A7655">
              <w:rPr>
                <w:b/>
                <w:u w:val="single"/>
              </w:rPr>
              <w:t>Model 1 – Response: HPI Presence</w:t>
            </w:r>
          </w:p>
          <w:p w:rsidR="00EB1635" w:rsidRDefault="00EB1635" w:rsidP="003E64DB">
            <w:pPr>
              <w:jc w:val="center"/>
              <w:rPr>
                <w:b/>
                <w:u w:val="single"/>
              </w:rPr>
            </w:pPr>
          </w:p>
        </w:tc>
      </w:tr>
      <w:tr w:rsidR="00EB1635" w:rsidTr="003E64DB">
        <w:trPr>
          <w:trHeight w:val="295"/>
        </w:trPr>
        <w:tc>
          <w:tcPr>
            <w:tcW w:w="3708" w:type="dxa"/>
            <w:tcBorders>
              <w:bottom w:val="single" w:sz="4" w:space="0" w:color="auto"/>
            </w:tcBorders>
          </w:tcPr>
          <w:p w:rsidR="00EB1635" w:rsidRPr="00685B37" w:rsidRDefault="00EB1635" w:rsidP="003E64DB">
            <w:pPr>
              <w:jc w:val="center"/>
              <w:rPr>
                <w:b/>
              </w:rPr>
            </w:pPr>
            <w:r>
              <w:rPr>
                <w:b/>
              </w:rPr>
              <w:t>Predictors</w:t>
            </w:r>
          </w:p>
        </w:tc>
        <w:tc>
          <w:tcPr>
            <w:tcW w:w="810" w:type="dxa"/>
            <w:tcBorders>
              <w:bottom w:val="single" w:sz="4" w:space="0" w:color="auto"/>
            </w:tcBorders>
          </w:tcPr>
          <w:p w:rsidR="00EB1635" w:rsidRPr="00685B37" w:rsidRDefault="00EB1635" w:rsidP="003E64DB">
            <w:pPr>
              <w:jc w:val="center"/>
              <w:rPr>
                <w:b/>
              </w:rPr>
            </w:pPr>
            <w:proofErr w:type="gramStart"/>
            <w:r w:rsidRPr="00685B37">
              <w:rPr>
                <w:b/>
              </w:rPr>
              <w:t>k</w:t>
            </w:r>
            <w:proofErr w:type="gramEnd"/>
          </w:p>
        </w:tc>
        <w:tc>
          <w:tcPr>
            <w:tcW w:w="1350" w:type="dxa"/>
            <w:tcBorders>
              <w:bottom w:val="single" w:sz="4" w:space="0" w:color="auto"/>
            </w:tcBorders>
          </w:tcPr>
          <w:p w:rsidR="00EB1635" w:rsidRPr="00685B37" w:rsidRDefault="00EB1635" w:rsidP="003E64DB">
            <w:pPr>
              <w:jc w:val="center"/>
              <w:rPr>
                <w:b/>
              </w:rPr>
            </w:pPr>
            <w:proofErr w:type="spellStart"/>
            <w:r w:rsidRPr="00685B37">
              <w:rPr>
                <w:b/>
              </w:rPr>
              <w:t>AICc</w:t>
            </w:r>
            <w:proofErr w:type="spellEnd"/>
          </w:p>
        </w:tc>
        <w:tc>
          <w:tcPr>
            <w:tcW w:w="1350" w:type="dxa"/>
            <w:tcBorders>
              <w:bottom w:val="single" w:sz="4" w:space="0" w:color="auto"/>
            </w:tcBorders>
          </w:tcPr>
          <w:p w:rsidR="00EB1635" w:rsidRPr="00685B37" w:rsidRDefault="00EB1635" w:rsidP="003E64DB">
            <w:pPr>
              <w:jc w:val="center"/>
              <w:rPr>
                <w:b/>
              </w:rPr>
            </w:pPr>
            <w:proofErr w:type="spellStart"/>
            <w:r w:rsidRPr="00685B37">
              <w:rPr>
                <w:b/>
                <w:bCs/>
              </w:rPr>
              <w:t>Δ</w:t>
            </w:r>
            <w:r w:rsidRPr="00685B37">
              <w:rPr>
                <w:b/>
              </w:rPr>
              <w:t>AICc</w:t>
            </w:r>
            <w:proofErr w:type="spellEnd"/>
          </w:p>
        </w:tc>
        <w:tc>
          <w:tcPr>
            <w:tcW w:w="1638" w:type="dxa"/>
            <w:tcBorders>
              <w:bottom w:val="single" w:sz="4" w:space="0" w:color="auto"/>
            </w:tcBorders>
          </w:tcPr>
          <w:p w:rsidR="00EB1635" w:rsidRPr="00685B37" w:rsidRDefault="00EB1635" w:rsidP="003E64DB">
            <w:pPr>
              <w:jc w:val="center"/>
              <w:rPr>
                <w:b/>
              </w:rPr>
            </w:pPr>
            <w:r w:rsidRPr="00685B37">
              <w:rPr>
                <w:b/>
              </w:rPr>
              <w:t>Weight</w:t>
            </w:r>
          </w:p>
        </w:tc>
      </w:tr>
      <w:tr w:rsidR="00EB1635" w:rsidTr="003E64DB">
        <w:trPr>
          <w:trHeight w:val="295"/>
        </w:trPr>
        <w:tc>
          <w:tcPr>
            <w:tcW w:w="3708" w:type="dxa"/>
            <w:tcBorders>
              <w:top w:val="single" w:sz="4" w:space="0" w:color="auto"/>
            </w:tcBorders>
          </w:tcPr>
          <w:p w:rsidR="00EB1635" w:rsidRDefault="00EB1635" w:rsidP="003E64DB">
            <w:r>
              <w:t>Island + Species + Ant Presence</w:t>
            </w:r>
          </w:p>
        </w:tc>
        <w:tc>
          <w:tcPr>
            <w:tcW w:w="810" w:type="dxa"/>
            <w:tcBorders>
              <w:top w:val="single" w:sz="4" w:space="0" w:color="auto"/>
            </w:tcBorders>
          </w:tcPr>
          <w:p w:rsidR="00EB1635" w:rsidRDefault="00EB1635" w:rsidP="003E64DB">
            <w:pPr>
              <w:jc w:val="center"/>
            </w:pPr>
            <w:r>
              <w:t>17</w:t>
            </w:r>
          </w:p>
        </w:tc>
        <w:tc>
          <w:tcPr>
            <w:tcW w:w="1350" w:type="dxa"/>
            <w:tcBorders>
              <w:top w:val="single" w:sz="4" w:space="0" w:color="auto"/>
            </w:tcBorders>
          </w:tcPr>
          <w:p w:rsidR="00EB1635" w:rsidRDefault="00EB1635" w:rsidP="003E64DB">
            <w:pPr>
              <w:jc w:val="center"/>
            </w:pPr>
            <w:r>
              <w:t>203.8</w:t>
            </w:r>
          </w:p>
        </w:tc>
        <w:tc>
          <w:tcPr>
            <w:tcW w:w="1350" w:type="dxa"/>
            <w:tcBorders>
              <w:top w:val="single" w:sz="4" w:space="0" w:color="auto"/>
            </w:tcBorders>
          </w:tcPr>
          <w:p w:rsidR="00EB1635" w:rsidRDefault="00EB1635" w:rsidP="003E64DB">
            <w:pPr>
              <w:jc w:val="center"/>
            </w:pPr>
            <w:r>
              <w:t>0</w:t>
            </w:r>
          </w:p>
        </w:tc>
        <w:tc>
          <w:tcPr>
            <w:tcW w:w="1638" w:type="dxa"/>
            <w:tcBorders>
              <w:top w:val="single" w:sz="4" w:space="0" w:color="auto"/>
            </w:tcBorders>
          </w:tcPr>
          <w:p w:rsidR="00EB1635" w:rsidRDefault="00EB1635" w:rsidP="003E64DB">
            <w:pPr>
              <w:jc w:val="center"/>
            </w:pPr>
            <w:r>
              <w:t>0.85</w:t>
            </w:r>
          </w:p>
        </w:tc>
      </w:tr>
      <w:tr w:rsidR="00EB1635" w:rsidTr="003E64DB">
        <w:trPr>
          <w:trHeight w:val="295"/>
        </w:trPr>
        <w:tc>
          <w:tcPr>
            <w:tcW w:w="3708" w:type="dxa"/>
          </w:tcPr>
          <w:p w:rsidR="00EB1635" w:rsidRPr="00BC69C4" w:rsidRDefault="00EB1635" w:rsidP="003E64DB">
            <w:r>
              <w:t>Island*Ant Presence + Species</w:t>
            </w:r>
          </w:p>
        </w:tc>
        <w:tc>
          <w:tcPr>
            <w:tcW w:w="810" w:type="dxa"/>
          </w:tcPr>
          <w:p w:rsidR="00EB1635" w:rsidRPr="00BC69C4" w:rsidRDefault="00EB1635" w:rsidP="003E64DB">
            <w:pPr>
              <w:jc w:val="center"/>
            </w:pPr>
            <w:r>
              <w:t>19</w:t>
            </w:r>
          </w:p>
        </w:tc>
        <w:tc>
          <w:tcPr>
            <w:tcW w:w="1350" w:type="dxa"/>
          </w:tcPr>
          <w:p w:rsidR="00EB1635" w:rsidRPr="00BC69C4" w:rsidRDefault="00EB1635" w:rsidP="003E64DB">
            <w:pPr>
              <w:jc w:val="center"/>
            </w:pPr>
            <w:r>
              <w:t>207.3</w:t>
            </w:r>
          </w:p>
        </w:tc>
        <w:tc>
          <w:tcPr>
            <w:tcW w:w="1350" w:type="dxa"/>
          </w:tcPr>
          <w:p w:rsidR="00EB1635" w:rsidRPr="00BC69C4" w:rsidRDefault="00EB1635" w:rsidP="003E64DB">
            <w:pPr>
              <w:jc w:val="center"/>
            </w:pPr>
            <w:r>
              <w:t>3.5</w:t>
            </w:r>
          </w:p>
        </w:tc>
        <w:tc>
          <w:tcPr>
            <w:tcW w:w="1638" w:type="dxa"/>
          </w:tcPr>
          <w:p w:rsidR="00EB1635" w:rsidRPr="00BC69C4" w:rsidRDefault="00EB1635" w:rsidP="003E64DB">
            <w:pPr>
              <w:jc w:val="center"/>
            </w:pPr>
            <w:r>
              <w:t>0.15</w:t>
            </w:r>
          </w:p>
        </w:tc>
      </w:tr>
      <w:tr w:rsidR="00EB1635" w:rsidTr="003E64DB">
        <w:trPr>
          <w:trHeight w:val="295"/>
        </w:trPr>
        <w:tc>
          <w:tcPr>
            <w:tcW w:w="3708" w:type="dxa"/>
          </w:tcPr>
          <w:p w:rsidR="00EB1635" w:rsidRPr="00BC69C4" w:rsidRDefault="00EB1635" w:rsidP="003E64DB">
            <w:r>
              <w:t>Species*Ant Presence + Island</w:t>
            </w:r>
          </w:p>
        </w:tc>
        <w:tc>
          <w:tcPr>
            <w:tcW w:w="810" w:type="dxa"/>
          </w:tcPr>
          <w:p w:rsidR="00EB1635" w:rsidRPr="00BC69C4" w:rsidRDefault="00EB1635" w:rsidP="003E64DB">
            <w:pPr>
              <w:jc w:val="center"/>
            </w:pPr>
            <w:r>
              <w:t>28</w:t>
            </w:r>
          </w:p>
        </w:tc>
        <w:tc>
          <w:tcPr>
            <w:tcW w:w="1350" w:type="dxa"/>
          </w:tcPr>
          <w:p w:rsidR="00EB1635" w:rsidRPr="00BC69C4" w:rsidRDefault="00EB1635" w:rsidP="003E64DB">
            <w:pPr>
              <w:jc w:val="center"/>
            </w:pPr>
            <w:r>
              <w:t>216.4</w:t>
            </w:r>
          </w:p>
        </w:tc>
        <w:tc>
          <w:tcPr>
            <w:tcW w:w="1350" w:type="dxa"/>
          </w:tcPr>
          <w:p w:rsidR="00EB1635" w:rsidRPr="00BC69C4" w:rsidRDefault="00EB1635" w:rsidP="003E64DB">
            <w:pPr>
              <w:jc w:val="center"/>
            </w:pPr>
            <w:r>
              <w:t>12.6</w:t>
            </w:r>
          </w:p>
        </w:tc>
        <w:tc>
          <w:tcPr>
            <w:tcW w:w="1638" w:type="dxa"/>
          </w:tcPr>
          <w:p w:rsidR="00EB1635" w:rsidRPr="00BC69C4" w:rsidRDefault="00EB1635" w:rsidP="003E64DB">
            <w:pPr>
              <w:jc w:val="center"/>
            </w:pPr>
            <w:r>
              <w:t>0</w:t>
            </w:r>
          </w:p>
        </w:tc>
      </w:tr>
      <w:tr w:rsidR="00EB1635" w:rsidTr="003E64DB">
        <w:trPr>
          <w:trHeight w:val="295"/>
        </w:trPr>
        <w:tc>
          <w:tcPr>
            <w:tcW w:w="3708" w:type="dxa"/>
          </w:tcPr>
          <w:p w:rsidR="00EB1635" w:rsidRPr="00BC69C4" w:rsidRDefault="00EB1635" w:rsidP="003E64DB">
            <w:r>
              <w:t>Island*Species + Ant Presence</w:t>
            </w:r>
          </w:p>
        </w:tc>
        <w:tc>
          <w:tcPr>
            <w:tcW w:w="810" w:type="dxa"/>
          </w:tcPr>
          <w:p w:rsidR="00EB1635" w:rsidRPr="00BC69C4" w:rsidRDefault="00EB1635" w:rsidP="003E64DB">
            <w:pPr>
              <w:jc w:val="center"/>
            </w:pPr>
            <w:r>
              <w:t>36</w:t>
            </w:r>
          </w:p>
        </w:tc>
        <w:tc>
          <w:tcPr>
            <w:tcW w:w="1350" w:type="dxa"/>
          </w:tcPr>
          <w:p w:rsidR="00EB1635" w:rsidRPr="00BC69C4" w:rsidRDefault="00EB1635" w:rsidP="003E64DB">
            <w:pPr>
              <w:jc w:val="center"/>
            </w:pPr>
            <w:r>
              <w:t>222.4</w:t>
            </w:r>
          </w:p>
        </w:tc>
        <w:tc>
          <w:tcPr>
            <w:tcW w:w="1350" w:type="dxa"/>
          </w:tcPr>
          <w:p w:rsidR="00EB1635" w:rsidRPr="00BC69C4" w:rsidRDefault="00EB1635" w:rsidP="003E64DB">
            <w:pPr>
              <w:jc w:val="center"/>
            </w:pPr>
            <w:r>
              <w:t>18.6</w:t>
            </w:r>
          </w:p>
        </w:tc>
        <w:tc>
          <w:tcPr>
            <w:tcW w:w="1638" w:type="dxa"/>
          </w:tcPr>
          <w:p w:rsidR="00EB1635" w:rsidRPr="00BC69C4" w:rsidRDefault="00EB1635" w:rsidP="003E64DB">
            <w:pPr>
              <w:jc w:val="center"/>
            </w:pPr>
            <w:r>
              <w:t>0</w:t>
            </w:r>
          </w:p>
        </w:tc>
      </w:tr>
      <w:tr w:rsidR="00EB1635" w:rsidTr="003E64DB">
        <w:trPr>
          <w:trHeight w:val="295"/>
        </w:trPr>
        <w:tc>
          <w:tcPr>
            <w:tcW w:w="3708" w:type="dxa"/>
            <w:tcBorders>
              <w:bottom w:val="single" w:sz="4" w:space="0" w:color="auto"/>
            </w:tcBorders>
          </w:tcPr>
          <w:p w:rsidR="00EB1635" w:rsidRPr="00BC69C4" w:rsidRDefault="00EB1635" w:rsidP="003E64DB">
            <w:r>
              <w:t>Island*Species*Ant Presence</w:t>
            </w:r>
          </w:p>
        </w:tc>
        <w:tc>
          <w:tcPr>
            <w:tcW w:w="810" w:type="dxa"/>
            <w:tcBorders>
              <w:bottom w:val="single" w:sz="4" w:space="0" w:color="auto"/>
            </w:tcBorders>
          </w:tcPr>
          <w:p w:rsidR="00EB1635" w:rsidRPr="00BC69C4" w:rsidRDefault="00EB1635" w:rsidP="003E64DB">
            <w:pPr>
              <w:jc w:val="center"/>
            </w:pPr>
            <w:r>
              <w:t>61</w:t>
            </w:r>
          </w:p>
        </w:tc>
        <w:tc>
          <w:tcPr>
            <w:tcW w:w="1350" w:type="dxa"/>
            <w:tcBorders>
              <w:bottom w:val="single" w:sz="4" w:space="0" w:color="auto"/>
            </w:tcBorders>
          </w:tcPr>
          <w:p w:rsidR="00EB1635" w:rsidRPr="00BC69C4" w:rsidRDefault="00EB1635" w:rsidP="003E64DB">
            <w:pPr>
              <w:jc w:val="center"/>
            </w:pPr>
            <w:r>
              <w:t>289.0</w:t>
            </w:r>
          </w:p>
        </w:tc>
        <w:tc>
          <w:tcPr>
            <w:tcW w:w="1350" w:type="dxa"/>
            <w:tcBorders>
              <w:bottom w:val="single" w:sz="4" w:space="0" w:color="auto"/>
            </w:tcBorders>
          </w:tcPr>
          <w:p w:rsidR="00EB1635" w:rsidRPr="00BC69C4" w:rsidRDefault="00EB1635" w:rsidP="003E64DB">
            <w:pPr>
              <w:jc w:val="center"/>
            </w:pPr>
            <w:r>
              <w:t>85.2</w:t>
            </w:r>
          </w:p>
        </w:tc>
        <w:tc>
          <w:tcPr>
            <w:tcW w:w="1638" w:type="dxa"/>
            <w:tcBorders>
              <w:bottom w:val="single" w:sz="4" w:space="0" w:color="auto"/>
            </w:tcBorders>
          </w:tcPr>
          <w:p w:rsidR="00EB1635" w:rsidRPr="00BC69C4" w:rsidRDefault="00EB1635" w:rsidP="003E64DB">
            <w:pPr>
              <w:jc w:val="center"/>
            </w:pPr>
            <w:r>
              <w:t>0</w:t>
            </w:r>
          </w:p>
        </w:tc>
      </w:tr>
      <w:tr w:rsidR="00EB1635" w:rsidTr="003E64DB">
        <w:trPr>
          <w:trHeight w:val="570"/>
        </w:trPr>
        <w:tc>
          <w:tcPr>
            <w:tcW w:w="8856" w:type="dxa"/>
            <w:gridSpan w:val="5"/>
            <w:tcBorders>
              <w:top w:val="single" w:sz="4" w:space="0" w:color="auto"/>
            </w:tcBorders>
          </w:tcPr>
          <w:p w:rsidR="00EB1635" w:rsidRDefault="00EB1635" w:rsidP="003E64DB">
            <w:pPr>
              <w:jc w:val="center"/>
              <w:rPr>
                <w:b/>
                <w:u w:val="single"/>
              </w:rPr>
            </w:pPr>
          </w:p>
          <w:p w:rsidR="00EB1635" w:rsidRDefault="00EB1635" w:rsidP="003E64DB">
            <w:pPr>
              <w:jc w:val="center"/>
              <w:rPr>
                <w:b/>
                <w:u w:val="single"/>
              </w:rPr>
            </w:pPr>
            <w:r>
              <w:rPr>
                <w:b/>
                <w:u w:val="single"/>
              </w:rPr>
              <w:t>Model 2</w:t>
            </w:r>
            <w:r w:rsidRPr="005A7655">
              <w:rPr>
                <w:b/>
                <w:u w:val="single"/>
              </w:rPr>
              <w:t xml:space="preserve"> – Response: </w:t>
            </w:r>
            <w:r>
              <w:rPr>
                <w:b/>
                <w:u w:val="single"/>
              </w:rPr>
              <w:t>Ant</w:t>
            </w:r>
            <w:r w:rsidRPr="005A7655">
              <w:rPr>
                <w:b/>
                <w:u w:val="single"/>
              </w:rPr>
              <w:t xml:space="preserve"> Presence</w:t>
            </w:r>
          </w:p>
          <w:p w:rsidR="00EB1635" w:rsidRPr="00685B37" w:rsidRDefault="00EB1635" w:rsidP="003E64DB">
            <w:pPr>
              <w:jc w:val="center"/>
              <w:rPr>
                <w:b/>
                <w:u w:val="single"/>
              </w:rPr>
            </w:pPr>
          </w:p>
        </w:tc>
      </w:tr>
      <w:tr w:rsidR="00EB1635" w:rsidTr="003E64DB">
        <w:trPr>
          <w:trHeight w:val="295"/>
        </w:trPr>
        <w:tc>
          <w:tcPr>
            <w:tcW w:w="3708" w:type="dxa"/>
            <w:tcBorders>
              <w:bottom w:val="single" w:sz="4" w:space="0" w:color="auto"/>
            </w:tcBorders>
          </w:tcPr>
          <w:p w:rsidR="00EB1635" w:rsidRDefault="00EB1635" w:rsidP="003E64DB">
            <w:pPr>
              <w:jc w:val="center"/>
            </w:pPr>
            <w:r>
              <w:rPr>
                <w:b/>
              </w:rPr>
              <w:t>Predictors</w:t>
            </w:r>
          </w:p>
        </w:tc>
        <w:tc>
          <w:tcPr>
            <w:tcW w:w="810" w:type="dxa"/>
            <w:tcBorders>
              <w:bottom w:val="single" w:sz="4" w:space="0" w:color="auto"/>
            </w:tcBorders>
          </w:tcPr>
          <w:p w:rsidR="00EB1635" w:rsidRDefault="00EB1635" w:rsidP="003E64DB">
            <w:pPr>
              <w:jc w:val="center"/>
            </w:pPr>
            <w:proofErr w:type="gramStart"/>
            <w:r w:rsidRPr="00685B37">
              <w:rPr>
                <w:b/>
              </w:rPr>
              <w:t>k</w:t>
            </w:r>
            <w:proofErr w:type="gramEnd"/>
          </w:p>
        </w:tc>
        <w:tc>
          <w:tcPr>
            <w:tcW w:w="1350" w:type="dxa"/>
            <w:tcBorders>
              <w:bottom w:val="single" w:sz="4" w:space="0" w:color="auto"/>
            </w:tcBorders>
          </w:tcPr>
          <w:p w:rsidR="00EB1635" w:rsidRDefault="00EB1635" w:rsidP="003E64DB">
            <w:pPr>
              <w:jc w:val="center"/>
            </w:pPr>
            <w:proofErr w:type="spellStart"/>
            <w:r w:rsidRPr="00685B37">
              <w:rPr>
                <w:b/>
              </w:rPr>
              <w:t>AICc</w:t>
            </w:r>
            <w:proofErr w:type="spellEnd"/>
          </w:p>
        </w:tc>
        <w:tc>
          <w:tcPr>
            <w:tcW w:w="1350" w:type="dxa"/>
            <w:tcBorders>
              <w:bottom w:val="single" w:sz="4" w:space="0" w:color="auto"/>
            </w:tcBorders>
          </w:tcPr>
          <w:p w:rsidR="00EB1635" w:rsidRDefault="00EB1635" w:rsidP="003E64DB">
            <w:pPr>
              <w:jc w:val="center"/>
            </w:pPr>
            <w:proofErr w:type="spellStart"/>
            <w:r w:rsidRPr="00685B37">
              <w:rPr>
                <w:b/>
                <w:bCs/>
              </w:rPr>
              <w:t>Δ</w:t>
            </w:r>
            <w:r w:rsidRPr="00685B37">
              <w:rPr>
                <w:b/>
              </w:rPr>
              <w:t>AICc</w:t>
            </w:r>
            <w:proofErr w:type="spellEnd"/>
          </w:p>
        </w:tc>
        <w:tc>
          <w:tcPr>
            <w:tcW w:w="1638" w:type="dxa"/>
            <w:tcBorders>
              <w:bottom w:val="single" w:sz="4" w:space="0" w:color="auto"/>
            </w:tcBorders>
          </w:tcPr>
          <w:p w:rsidR="00EB1635" w:rsidRDefault="00EB1635" w:rsidP="003E64DB">
            <w:pPr>
              <w:jc w:val="center"/>
            </w:pPr>
            <w:r w:rsidRPr="00685B37">
              <w:rPr>
                <w:b/>
              </w:rPr>
              <w:t>Weight</w:t>
            </w:r>
          </w:p>
        </w:tc>
      </w:tr>
      <w:tr w:rsidR="00EB1635" w:rsidTr="003E64DB">
        <w:trPr>
          <w:trHeight w:val="295"/>
        </w:trPr>
        <w:tc>
          <w:tcPr>
            <w:tcW w:w="3708" w:type="dxa"/>
            <w:tcBorders>
              <w:top w:val="single" w:sz="4" w:space="0" w:color="auto"/>
            </w:tcBorders>
          </w:tcPr>
          <w:p w:rsidR="00EB1635" w:rsidRDefault="00EB1635" w:rsidP="003E64DB">
            <w:r>
              <w:t>Island + Species + HPI Presence</w:t>
            </w:r>
          </w:p>
        </w:tc>
        <w:tc>
          <w:tcPr>
            <w:tcW w:w="810" w:type="dxa"/>
            <w:tcBorders>
              <w:top w:val="single" w:sz="4" w:space="0" w:color="auto"/>
            </w:tcBorders>
          </w:tcPr>
          <w:p w:rsidR="00EB1635" w:rsidRDefault="00EB1635" w:rsidP="003E64DB">
            <w:pPr>
              <w:jc w:val="center"/>
            </w:pPr>
            <w:r>
              <w:t>17</w:t>
            </w:r>
          </w:p>
        </w:tc>
        <w:tc>
          <w:tcPr>
            <w:tcW w:w="1350" w:type="dxa"/>
            <w:tcBorders>
              <w:top w:val="single" w:sz="4" w:space="0" w:color="auto"/>
            </w:tcBorders>
          </w:tcPr>
          <w:p w:rsidR="00EB1635" w:rsidRDefault="00EB1635" w:rsidP="003E64DB">
            <w:pPr>
              <w:jc w:val="center"/>
            </w:pPr>
            <w:r>
              <w:t>243.2</w:t>
            </w:r>
          </w:p>
        </w:tc>
        <w:tc>
          <w:tcPr>
            <w:tcW w:w="1350" w:type="dxa"/>
            <w:tcBorders>
              <w:top w:val="single" w:sz="4" w:space="0" w:color="auto"/>
            </w:tcBorders>
          </w:tcPr>
          <w:p w:rsidR="00EB1635" w:rsidRDefault="00EB1635" w:rsidP="003E64DB">
            <w:pPr>
              <w:jc w:val="center"/>
            </w:pPr>
            <w:r>
              <w:t>0</w:t>
            </w:r>
          </w:p>
        </w:tc>
        <w:tc>
          <w:tcPr>
            <w:tcW w:w="1638" w:type="dxa"/>
            <w:tcBorders>
              <w:top w:val="single" w:sz="4" w:space="0" w:color="auto"/>
            </w:tcBorders>
          </w:tcPr>
          <w:p w:rsidR="00EB1635" w:rsidRDefault="00EB1635" w:rsidP="003E64DB">
            <w:pPr>
              <w:jc w:val="center"/>
            </w:pPr>
            <w:r>
              <w:t>0.80</w:t>
            </w:r>
          </w:p>
        </w:tc>
      </w:tr>
      <w:tr w:rsidR="00EB1635" w:rsidTr="003E64DB">
        <w:trPr>
          <w:trHeight w:val="295"/>
        </w:trPr>
        <w:tc>
          <w:tcPr>
            <w:tcW w:w="3708" w:type="dxa"/>
          </w:tcPr>
          <w:p w:rsidR="00EB1635" w:rsidRDefault="00EB1635" w:rsidP="003E64DB">
            <w:r>
              <w:t>Island*HPI Presence + Species</w:t>
            </w:r>
          </w:p>
        </w:tc>
        <w:tc>
          <w:tcPr>
            <w:tcW w:w="810" w:type="dxa"/>
          </w:tcPr>
          <w:p w:rsidR="00EB1635" w:rsidRDefault="00EB1635" w:rsidP="003E64DB">
            <w:pPr>
              <w:jc w:val="center"/>
            </w:pPr>
            <w:r>
              <w:t>19</w:t>
            </w:r>
          </w:p>
        </w:tc>
        <w:tc>
          <w:tcPr>
            <w:tcW w:w="1350" w:type="dxa"/>
          </w:tcPr>
          <w:p w:rsidR="00EB1635" w:rsidRDefault="00EB1635" w:rsidP="003E64DB">
            <w:pPr>
              <w:jc w:val="center"/>
            </w:pPr>
            <w:r>
              <w:t>246.1</w:t>
            </w:r>
          </w:p>
        </w:tc>
        <w:tc>
          <w:tcPr>
            <w:tcW w:w="1350" w:type="dxa"/>
          </w:tcPr>
          <w:p w:rsidR="00EB1635" w:rsidRDefault="00EB1635" w:rsidP="003E64DB">
            <w:pPr>
              <w:jc w:val="center"/>
            </w:pPr>
            <w:r>
              <w:t>2.8</w:t>
            </w:r>
          </w:p>
        </w:tc>
        <w:tc>
          <w:tcPr>
            <w:tcW w:w="1638" w:type="dxa"/>
          </w:tcPr>
          <w:p w:rsidR="00EB1635" w:rsidRDefault="00EB1635" w:rsidP="003E64DB">
            <w:pPr>
              <w:jc w:val="center"/>
            </w:pPr>
            <w:r>
              <w:t>0.20</w:t>
            </w:r>
          </w:p>
        </w:tc>
      </w:tr>
      <w:tr w:rsidR="00EB1635" w:rsidTr="003E64DB">
        <w:trPr>
          <w:trHeight w:val="295"/>
        </w:trPr>
        <w:tc>
          <w:tcPr>
            <w:tcW w:w="3708" w:type="dxa"/>
          </w:tcPr>
          <w:p w:rsidR="00EB1635" w:rsidRDefault="00EB1635" w:rsidP="003E64DB">
            <w:r>
              <w:t>Species*HPI Presence + Island</w:t>
            </w:r>
          </w:p>
        </w:tc>
        <w:tc>
          <w:tcPr>
            <w:tcW w:w="810" w:type="dxa"/>
          </w:tcPr>
          <w:p w:rsidR="00EB1635" w:rsidRDefault="00EB1635" w:rsidP="003E64DB">
            <w:pPr>
              <w:jc w:val="center"/>
            </w:pPr>
            <w:r>
              <w:t>28</w:t>
            </w:r>
          </w:p>
        </w:tc>
        <w:tc>
          <w:tcPr>
            <w:tcW w:w="1350" w:type="dxa"/>
          </w:tcPr>
          <w:p w:rsidR="00EB1635" w:rsidRDefault="00EB1635" w:rsidP="003E64DB">
            <w:pPr>
              <w:jc w:val="center"/>
            </w:pPr>
            <w:r>
              <w:t>258.1</w:t>
            </w:r>
          </w:p>
        </w:tc>
        <w:tc>
          <w:tcPr>
            <w:tcW w:w="1350" w:type="dxa"/>
          </w:tcPr>
          <w:p w:rsidR="00EB1635" w:rsidRDefault="00EB1635" w:rsidP="003E64DB">
            <w:pPr>
              <w:jc w:val="center"/>
            </w:pPr>
            <w:r>
              <w:t>14.9</w:t>
            </w:r>
          </w:p>
        </w:tc>
        <w:tc>
          <w:tcPr>
            <w:tcW w:w="1638" w:type="dxa"/>
          </w:tcPr>
          <w:p w:rsidR="00EB1635" w:rsidRDefault="00EB1635" w:rsidP="003E64DB">
            <w:pPr>
              <w:jc w:val="center"/>
            </w:pPr>
            <w:r>
              <w:t>0</w:t>
            </w:r>
          </w:p>
        </w:tc>
      </w:tr>
      <w:tr w:rsidR="00EB1635" w:rsidTr="003E64DB">
        <w:trPr>
          <w:trHeight w:val="295"/>
        </w:trPr>
        <w:tc>
          <w:tcPr>
            <w:tcW w:w="3708" w:type="dxa"/>
          </w:tcPr>
          <w:p w:rsidR="00EB1635" w:rsidRDefault="00EB1635" w:rsidP="003E64DB">
            <w:r>
              <w:t>Island*Species + HPI Presence</w:t>
            </w:r>
          </w:p>
        </w:tc>
        <w:tc>
          <w:tcPr>
            <w:tcW w:w="810" w:type="dxa"/>
          </w:tcPr>
          <w:p w:rsidR="00EB1635" w:rsidRDefault="00EB1635" w:rsidP="003E64DB">
            <w:pPr>
              <w:jc w:val="center"/>
            </w:pPr>
            <w:r>
              <w:t>36</w:t>
            </w:r>
          </w:p>
        </w:tc>
        <w:tc>
          <w:tcPr>
            <w:tcW w:w="1350" w:type="dxa"/>
          </w:tcPr>
          <w:p w:rsidR="00EB1635" w:rsidRDefault="00EB1635" w:rsidP="003E64DB">
            <w:pPr>
              <w:jc w:val="center"/>
            </w:pPr>
            <w:r>
              <w:t>267.2</w:t>
            </w:r>
          </w:p>
        </w:tc>
        <w:tc>
          <w:tcPr>
            <w:tcW w:w="1350" w:type="dxa"/>
          </w:tcPr>
          <w:p w:rsidR="00EB1635" w:rsidRDefault="00EB1635" w:rsidP="003E64DB">
            <w:pPr>
              <w:jc w:val="center"/>
            </w:pPr>
            <w:r>
              <w:t>24.0</w:t>
            </w:r>
          </w:p>
        </w:tc>
        <w:tc>
          <w:tcPr>
            <w:tcW w:w="1638" w:type="dxa"/>
          </w:tcPr>
          <w:p w:rsidR="00EB1635" w:rsidRDefault="00EB1635" w:rsidP="003E64DB">
            <w:pPr>
              <w:jc w:val="center"/>
            </w:pPr>
            <w:r>
              <w:t>0</w:t>
            </w:r>
          </w:p>
        </w:tc>
      </w:tr>
      <w:tr w:rsidR="00EB1635" w:rsidTr="003E64DB">
        <w:trPr>
          <w:trHeight w:val="295"/>
        </w:trPr>
        <w:tc>
          <w:tcPr>
            <w:tcW w:w="3708" w:type="dxa"/>
            <w:tcBorders>
              <w:bottom w:val="single" w:sz="4" w:space="0" w:color="auto"/>
            </w:tcBorders>
          </w:tcPr>
          <w:p w:rsidR="00EB1635" w:rsidRDefault="00EB1635" w:rsidP="003E64DB">
            <w:r>
              <w:t>Island*Species*HPI Presence</w:t>
            </w:r>
          </w:p>
        </w:tc>
        <w:tc>
          <w:tcPr>
            <w:tcW w:w="810" w:type="dxa"/>
            <w:tcBorders>
              <w:bottom w:val="single" w:sz="4" w:space="0" w:color="auto"/>
            </w:tcBorders>
          </w:tcPr>
          <w:p w:rsidR="00EB1635" w:rsidRDefault="00EB1635" w:rsidP="003E64DB">
            <w:pPr>
              <w:jc w:val="center"/>
            </w:pPr>
            <w:r>
              <w:t>53</w:t>
            </w:r>
          </w:p>
        </w:tc>
        <w:tc>
          <w:tcPr>
            <w:tcW w:w="1350" w:type="dxa"/>
            <w:tcBorders>
              <w:bottom w:val="single" w:sz="4" w:space="0" w:color="auto"/>
            </w:tcBorders>
          </w:tcPr>
          <w:p w:rsidR="00EB1635" w:rsidRDefault="00EB1635" w:rsidP="003E64DB">
            <w:pPr>
              <w:jc w:val="center"/>
            </w:pPr>
            <w:r>
              <w:t>309.9</w:t>
            </w:r>
          </w:p>
        </w:tc>
        <w:tc>
          <w:tcPr>
            <w:tcW w:w="1350" w:type="dxa"/>
            <w:tcBorders>
              <w:bottom w:val="single" w:sz="4" w:space="0" w:color="auto"/>
            </w:tcBorders>
          </w:tcPr>
          <w:p w:rsidR="00EB1635" w:rsidRDefault="00EB1635" w:rsidP="003E64DB">
            <w:pPr>
              <w:jc w:val="center"/>
            </w:pPr>
            <w:r>
              <w:t>66.6</w:t>
            </w:r>
          </w:p>
        </w:tc>
        <w:tc>
          <w:tcPr>
            <w:tcW w:w="1638" w:type="dxa"/>
            <w:tcBorders>
              <w:bottom w:val="single" w:sz="4" w:space="0" w:color="auto"/>
            </w:tcBorders>
          </w:tcPr>
          <w:p w:rsidR="00EB1635" w:rsidRDefault="00EB1635" w:rsidP="003E64DB">
            <w:pPr>
              <w:jc w:val="center"/>
            </w:pPr>
            <w:r>
              <w:t>0</w:t>
            </w:r>
          </w:p>
        </w:tc>
      </w:tr>
      <w:tr w:rsidR="00EB1635" w:rsidTr="003E64DB">
        <w:trPr>
          <w:trHeight w:val="295"/>
        </w:trPr>
        <w:tc>
          <w:tcPr>
            <w:tcW w:w="8856" w:type="dxa"/>
            <w:gridSpan w:val="5"/>
          </w:tcPr>
          <w:p w:rsidR="00EB1635" w:rsidRDefault="00EB1635" w:rsidP="003E64DB">
            <w:pPr>
              <w:jc w:val="center"/>
              <w:rPr>
                <w:b/>
                <w:u w:val="single"/>
              </w:rPr>
            </w:pPr>
          </w:p>
          <w:p w:rsidR="00EB1635" w:rsidRDefault="00EB1635" w:rsidP="003E64DB">
            <w:pPr>
              <w:jc w:val="center"/>
              <w:rPr>
                <w:b/>
                <w:u w:val="single"/>
              </w:rPr>
            </w:pPr>
            <w:r>
              <w:rPr>
                <w:b/>
                <w:u w:val="single"/>
              </w:rPr>
              <w:t xml:space="preserve">Model 3 </w:t>
            </w:r>
            <w:r w:rsidRPr="005A7655">
              <w:rPr>
                <w:b/>
                <w:u w:val="single"/>
              </w:rPr>
              <w:t xml:space="preserve">– Response: </w:t>
            </w:r>
            <w:r>
              <w:rPr>
                <w:b/>
                <w:u w:val="single"/>
              </w:rPr>
              <w:t>Ant</w:t>
            </w:r>
            <w:r w:rsidRPr="005A7655">
              <w:rPr>
                <w:b/>
                <w:u w:val="single"/>
              </w:rPr>
              <w:t xml:space="preserve"> </w:t>
            </w:r>
            <w:r>
              <w:rPr>
                <w:b/>
                <w:u w:val="single"/>
              </w:rPr>
              <w:t>Abundance</w:t>
            </w:r>
          </w:p>
          <w:p w:rsidR="00EB1635" w:rsidRDefault="00EB1635" w:rsidP="003E64DB">
            <w:pPr>
              <w:jc w:val="center"/>
            </w:pPr>
          </w:p>
        </w:tc>
      </w:tr>
      <w:tr w:rsidR="00EB1635" w:rsidTr="003E64DB">
        <w:trPr>
          <w:trHeight w:val="295"/>
        </w:trPr>
        <w:tc>
          <w:tcPr>
            <w:tcW w:w="3708" w:type="dxa"/>
            <w:tcBorders>
              <w:bottom w:val="single" w:sz="4" w:space="0" w:color="auto"/>
            </w:tcBorders>
          </w:tcPr>
          <w:p w:rsidR="00EB1635" w:rsidRDefault="00EB1635" w:rsidP="003E64DB">
            <w:pPr>
              <w:jc w:val="center"/>
            </w:pPr>
            <w:r>
              <w:rPr>
                <w:b/>
              </w:rPr>
              <w:t>Predictors</w:t>
            </w:r>
          </w:p>
        </w:tc>
        <w:tc>
          <w:tcPr>
            <w:tcW w:w="810" w:type="dxa"/>
            <w:tcBorders>
              <w:bottom w:val="single" w:sz="4" w:space="0" w:color="auto"/>
            </w:tcBorders>
          </w:tcPr>
          <w:p w:rsidR="00EB1635" w:rsidRDefault="00EB1635" w:rsidP="003E64DB">
            <w:pPr>
              <w:jc w:val="center"/>
            </w:pPr>
            <w:proofErr w:type="gramStart"/>
            <w:r w:rsidRPr="00685B37">
              <w:rPr>
                <w:b/>
              </w:rPr>
              <w:t>k</w:t>
            </w:r>
            <w:proofErr w:type="gramEnd"/>
          </w:p>
        </w:tc>
        <w:tc>
          <w:tcPr>
            <w:tcW w:w="1350" w:type="dxa"/>
            <w:tcBorders>
              <w:bottom w:val="single" w:sz="4" w:space="0" w:color="auto"/>
            </w:tcBorders>
          </w:tcPr>
          <w:p w:rsidR="00EB1635" w:rsidRDefault="00EB1635" w:rsidP="003E64DB">
            <w:pPr>
              <w:jc w:val="center"/>
            </w:pPr>
            <w:proofErr w:type="spellStart"/>
            <w:r w:rsidRPr="00685B37">
              <w:rPr>
                <w:b/>
              </w:rPr>
              <w:t>AICc</w:t>
            </w:r>
            <w:proofErr w:type="spellEnd"/>
          </w:p>
        </w:tc>
        <w:tc>
          <w:tcPr>
            <w:tcW w:w="1350" w:type="dxa"/>
            <w:tcBorders>
              <w:bottom w:val="single" w:sz="4" w:space="0" w:color="auto"/>
            </w:tcBorders>
          </w:tcPr>
          <w:p w:rsidR="00EB1635" w:rsidRDefault="00EB1635" w:rsidP="003E64DB">
            <w:pPr>
              <w:jc w:val="center"/>
            </w:pPr>
            <w:proofErr w:type="spellStart"/>
            <w:r w:rsidRPr="00685B37">
              <w:rPr>
                <w:b/>
                <w:bCs/>
              </w:rPr>
              <w:t>Δ</w:t>
            </w:r>
            <w:r w:rsidRPr="00685B37">
              <w:rPr>
                <w:b/>
              </w:rPr>
              <w:t>AICc</w:t>
            </w:r>
            <w:proofErr w:type="spellEnd"/>
          </w:p>
        </w:tc>
        <w:tc>
          <w:tcPr>
            <w:tcW w:w="1638" w:type="dxa"/>
            <w:tcBorders>
              <w:bottom w:val="single" w:sz="4" w:space="0" w:color="auto"/>
            </w:tcBorders>
          </w:tcPr>
          <w:p w:rsidR="00EB1635" w:rsidRDefault="00EB1635" w:rsidP="003E64DB">
            <w:pPr>
              <w:jc w:val="center"/>
            </w:pPr>
            <w:r w:rsidRPr="00685B37">
              <w:rPr>
                <w:b/>
              </w:rPr>
              <w:t>Weight</w:t>
            </w:r>
          </w:p>
        </w:tc>
      </w:tr>
      <w:tr w:rsidR="00EB1635" w:rsidTr="003E64DB">
        <w:trPr>
          <w:trHeight w:val="295"/>
        </w:trPr>
        <w:tc>
          <w:tcPr>
            <w:tcW w:w="3708" w:type="dxa"/>
            <w:tcBorders>
              <w:top w:val="single" w:sz="4" w:space="0" w:color="auto"/>
            </w:tcBorders>
          </w:tcPr>
          <w:p w:rsidR="00EB1635" w:rsidRPr="002D1D7E" w:rsidRDefault="00EB1635" w:rsidP="003E64DB">
            <w:r>
              <w:t>Island + Species + HPI Presence</w:t>
            </w:r>
          </w:p>
        </w:tc>
        <w:tc>
          <w:tcPr>
            <w:tcW w:w="810" w:type="dxa"/>
            <w:tcBorders>
              <w:top w:val="single" w:sz="4" w:space="0" w:color="auto"/>
            </w:tcBorders>
          </w:tcPr>
          <w:p w:rsidR="00EB1635" w:rsidRPr="002D1D7E" w:rsidRDefault="00EB1635" w:rsidP="003E64DB">
            <w:pPr>
              <w:jc w:val="center"/>
            </w:pPr>
            <w:r>
              <w:t>17</w:t>
            </w:r>
          </w:p>
        </w:tc>
        <w:tc>
          <w:tcPr>
            <w:tcW w:w="1350" w:type="dxa"/>
            <w:tcBorders>
              <w:top w:val="single" w:sz="4" w:space="0" w:color="auto"/>
            </w:tcBorders>
          </w:tcPr>
          <w:p w:rsidR="00EB1635" w:rsidRPr="002D1D7E" w:rsidRDefault="00EB1635" w:rsidP="003E64DB">
            <w:pPr>
              <w:jc w:val="center"/>
            </w:pPr>
            <w:r>
              <w:t>1025.4</w:t>
            </w:r>
          </w:p>
        </w:tc>
        <w:tc>
          <w:tcPr>
            <w:tcW w:w="1350" w:type="dxa"/>
            <w:tcBorders>
              <w:top w:val="single" w:sz="4" w:space="0" w:color="auto"/>
            </w:tcBorders>
          </w:tcPr>
          <w:p w:rsidR="00EB1635" w:rsidRPr="002D1D7E" w:rsidRDefault="00EB1635" w:rsidP="003E64DB">
            <w:pPr>
              <w:jc w:val="center"/>
            </w:pPr>
            <w:r>
              <w:t>0</w:t>
            </w:r>
          </w:p>
        </w:tc>
        <w:tc>
          <w:tcPr>
            <w:tcW w:w="1638" w:type="dxa"/>
            <w:tcBorders>
              <w:top w:val="single" w:sz="4" w:space="0" w:color="auto"/>
            </w:tcBorders>
          </w:tcPr>
          <w:p w:rsidR="00EB1635" w:rsidRPr="002D1D7E" w:rsidRDefault="00EB1635" w:rsidP="003E64DB">
            <w:pPr>
              <w:jc w:val="center"/>
            </w:pPr>
            <w:r>
              <w:t>0.78</w:t>
            </w:r>
          </w:p>
        </w:tc>
      </w:tr>
      <w:tr w:rsidR="00EB1635" w:rsidTr="003E64DB">
        <w:trPr>
          <w:trHeight w:val="295"/>
        </w:trPr>
        <w:tc>
          <w:tcPr>
            <w:tcW w:w="3708" w:type="dxa"/>
          </w:tcPr>
          <w:p w:rsidR="00EB1635" w:rsidRDefault="00EB1635" w:rsidP="003E64DB">
            <w:r>
              <w:t>Island*HPI Presence + Species</w:t>
            </w:r>
          </w:p>
        </w:tc>
        <w:tc>
          <w:tcPr>
            <w:tcW w:w="810" w:type="dxa"/>
          </w:tcPr>
          <w:p w:rsidR="00EB1635" w:rsidRPr="002D1D7E" w:rsidRDefault="00EB1635" w:rsidP="003E64DB">
            <w:pPr>
              <w:jc w:val="center"/>
            </w:pPr>
            <w:r>
              <w:t>19</w:t>
            </w:r>
          </w:p>
        </w:tc>
        <w:tc>
          <w:tcPr>
            <w:tcW w:w="1350" w:type="dxa"/>
          </w:tcPr>
          <w:p w:rsidR="00EB1635" w:rsidRPr="002D1D7E" w:rsidRDefault="00EB1635" w:rsidP="003E64DB">
            <w:pPr>
              <w:jc w:val="center"/>
            </w:pPr>
            <w:r>
              <w:t>1028.0</w:t>
            </w:r>
          </w:p>
        </w:tc>
        <w:tc>
          <w:tcPr>
            <w:tcW w:w="1350" w:type="dxa"/>
          </w:tcPr>
          <w:p w:rsidR="00EB1635" w:rsidRPr="002D1D7E" w:rsidRDefault="00EB1635" w:rsidP="003E64DB">
            <w:pPr>
              <w:jc w:val="center"/>
            </w:pPr>
            <w:r>
              <w:t>2.6</w:t>
            </w:r>
          </w:p>
        </w:tc>
        <w:tc>
          <w:tcPr>
            <w:tcW w:w="1638" w:type="dxa"/>
          </w:tcPr>
          <w:p w:rsidR="00EB1635" w:rsidRPr="002D1D7E" w:rsidRDefault="00EB1635" w:rsidP="003E64DB">
            <w:pPr>
              <w:jc w:val="center"/>
            </w:pPr>
            <w:r>
              <w:t>0.22</w:t>
            </w:r>
          </w:p>
        </w:tc>
      </w:tr>
      <w:tr w:rsidR="00EB1635" w:rsidTr="003E64DB">
        <w:trPr>
          <w:trHeight w:val="295"/>
        </w:trPr>
        <w:tc>
          <w:tcPr>
            <w:tcW w:w="3708" w:type="dxa"/>
          </w:tcPr>
          <w:p w:rsidR="00EB1635" w:rsidRDefault="00EB1635" w:rsidP="003E64DB">
            <w:r>
              <w:t>Island*Species + HPI Presence</w:t>
            </w:r>
          </w:p>
        </w:tc>
        <w:tc>
          <w:tcPr>
            <w:tcW w:w="810" w:type="dxa"/>
          </w:tcPr>
          <w:p w:rsidR="00EB1635" w:rsidRPr="002D1D7E" w:rsidRDefault="00EB1635" w:rsidP="003E64DB">
            <w:pPr>
              <w:jc w:val="center"/>
            </w:pPr>
            <w:r>
              <w:t>35</w:t>
            </w:r>
          </w:p>
        </w:tc>
        <w:tc>
          <w:tcPr>
            <w:tcW w:w="1350" w:type="dxa"/>
          </w:tcPr>
          <w:p w:rsidR="00EB1635" w:rsidRPr="002D1D7E" w:rsidRDefault="00EB1635" w:rsidP="003E64DB">
            <w:pPr>
              <w:jc w:val="center"/>
            </w:pPr>
            <w:r>
              <w:t>1049.2</w:t>
            </w:r>
          </w:p>
        </w:tc>
        <w:tc>
          <w:tcPr>
            <w:tcW w:w="1350" w:type="dxa"/>
          </w:tcPr>
          <w:p w:rsidR="00EB1635" w:rsidRPr="002D1D7E" w:rsidRDefault="00EB1635" w:rsidP="003E64DB">
            <w:pPr>
              <w:jc w:val="center"/>
            </w:pPr>
            <w:r>
              <w:t>23.8</w:t>
            </w:r>
          </w:p>
        </w:tc>
        <w:tc>
          <w:tcPr>
            <w:tcW w:w="1638" w:type="dxa"/>
          </w:tcPr>
          <w:p w:rsidR="00EB1635" w:rsidRPr="002D1D7E" w:rsidRDefault="00EB1635" w:rsidP="003E64DB">
            <w:pPr>
              <w:jc w:val="center"/>
            </w:pPr>
            <w:r>
              <w:t>0</w:t>
            </w:r>
          </w:p>
        </w:tc>
      </w:tr>
      <w:tr w:rsidR="00EB1635" w:rsidTr="003E64DB">
        <w:trPr>
          <w:trHeight w:val="295"/>
        </w:trPr>
        <w:tc>
          <w:tcPr>
            <w:tcW w:w="3708" w:type="dxa"/>
          </w:tcPr>
          <w:p w:rsidR="00EB1635" w:rsidRDefault="00EB1635" w:rsidP="003E64DB">
            <w:r>
              <w:t>Species*HPI Presence + Island</w:t>
            </w:r>
          </w:p>
        </w:tc>
        <w:tc>
          <w:tcPr>
            <w:tcW w:w="810" w:type="dxa"/>
          </w:tcPr>
          <w:p w:rsidR="00EB1635" w:rsidRPr="002D1D7E" w:rsidRDefault="00EB1635" w:rsidP="003E64DB">
            <w:pPr>
              <w:jc w:val="center"/>
            </w:pPr>
            <w:r>
              <w:t>27</w:t>
            </w:r>
          </w:p>
        </w:tc>
        <w:tc>
          <w:tcPr>
            <w:tcW w:w="1350" w:type="dxa"/>
          </w:tcPr>
          <w:p w:rsidR="00EB1635" w:rsidRPr="002D1D7E" w:rsidRDefault="00EB1635" w:rsidP="003E64DB">
            <w:pPr>
              <w:jc w:val="center"/>
            </w:pPr>
            <w:r>
              <w:t>1050.9</w:t>
            </w:r>
          </w:p>
        </w:tc>
        <w:tc>
          <w:tcPr>
            <w:tcW w:w="1350" w:type="dxa"/>
          </w:tcPr>
          <w:p w:rsidR="00EB1635" w:rsidRPr="002D1D7E" w:rsidRDefault="00EB1635" w:rsidP="003E64DB">
            <w:pPr>
              <w:jc w:val="center"/>
            </w:pPr>
            <w:r>
              <w:t>25.6</w:t>
            </w:r>
          </w:p>
        </w:tc>
        <w:tc>
          <w:tcPr>
            <w:tcW w:w="1638" w:type="dxa"/>
          </w:tcPr>
          <w:p w:rsidR="00EB1635" w:rsidRPr="002D1D7E" w:rsidRDefault="00EB1635" w:rsidP="003E64DB">
            <w:pPr>
              <w:jc w:val="center"/>
            </w:pPr>
            <w:r>
              <w:t>0</w:t>
            </w:r>
          </w:p>
        </w:tc>
      </w:tr>
      <w:tr w:rsidR="00EB1635" w:rsidTr="003E64DB">
        <w:trPr>
          <w:trHeight w:val="295"/>
        </w:trPr>
        <w:tc>
          <w:tcPr>
            <w:tcW w:w="3708" w:type="dxa"/>
            <w:tcBorders>
              <w:bottom w:val="single" w:sz="4" w:space="0" w:color="auto"/>
            </w:tcBorders>
          </w:tcPr>
          <w:p w:rsidR="00EB1635" w:rsidRDefault="00EB1635" w:rsidP="003E64DB">
            <w:r>
              <w:t>Island*Species*HPI Presence</w:t>
            </w:r>
          </w:p>
        </w:tc>
        <w:tc>
          <w:tcPr>
            <w:tcW w:w="810" w:type="dxa"/>
            <w:tcBorders>
              <w:bottom w:val="single" w:sz="4" w:space="0" w:color="auto"/>
            </w:tcBorders>
          </w:tcPr>
          <w:p w:rsidR="00EB1635" w:rsidRPr="002D1D7E" w:rsidRDefault="00EB1635" w:rsidP="003E64DB">
            <w:pPr>
              <w:jc w:val="center"/>
            </w:pPr>
            <w:r>
              <w:t>52</w:t>
            </w:r>
          </w:p>
        </w:tc>
        <w:tc>
          <w:tcPr>
            <w:tcW w:w="1350" w:type="dxa"/>
            <w:tcBorders>
              <w:bottom w:val="single" w:sz="4" w:space="0" w:color="auto"/>
            </w:tcBorders>
          </w:tcPr>
          <w:p w:rsidR="00EB1635" w:rsidRPr="002D1D7E" w:rsidRDefault="00EB1635" w:rsidP="003E64DB">
            <w:pPr>
              <w:jc w:val="center"/>
            </w:pPr>
            <w:r>
              <w:t>1082.2</w:t>
            </w:r>
          </w:p>
        </w:tc>
        <w:tc>
          <w:tcPr>
            <w:tcW w:w="1350" w:type="dxa"/>
            <w:tcBorders>
              <w:bottom w:val="single" w:sz="4" w:space="0" w:color="auto"/>
            </w:tcBorders>
          </w:tcPr>
          <w:p w:rsidR="00EB1635" w:rsidRPr="002D1D7E" w:rsidRDefault="00EB1635" w:rsidP="003E64DB">
            <w:pPr>
              <w:jc w:val="center"/>
            </w:pPr>
            <w:r>
              <w:t>56.8</w:t>
            </w:r>
          </w:p>
        </w:tc>
        <w:tc>
          <w:tcPr>
            <w:tcW w:w="1638" w:type="dxa"/>
            <w:tcBorders>
              <w:bottom w:val="single" w:sz="4" w:space="0" w:color="auto"/>
            </w:tcBorders>
          </w:tcPr>
          <w:p w:rsidR="00EB1635" w:rsidRPr="002D1D7E" w:rsidRDefault="00EB1635" w:rsidP="003E64DB">
            <w:pPr>
              <w:jc w:val="center"/>
            </w:pPr>
            <w:r>
              <w:t>0</w:t>
            </w:r>
          </w:p>
        </w:tc>
      </w:tr>
    </w:tbl>
    <w:p w:rsidR="00EB1635" w:rsidRDefault="00EB1635" w:rsidP="00EB1635">
      <w:r>
        <w:rPr>
          <w:noProof/>
        </w:rPr>
        <mc:AlternateContent>
          <mc:Choice Requires="wps">
            <w:drawing>
              <wp:anchor distT="0" distB="0" distL="114300" distR="114300" simplePos="0" relativeHeight="251661312" behindDoc="0" locked="0" layoutInCell="1" allowOverlap="1" wp14:anchorId="353B83D3" wp14:editId="473CFE08">
                <wp:simplePos x="0" y="0"/>
                <wp:positionH relativeFrom="column">
                  <wp:posOffset>-5747385</wp:posOffset>
                </wp:positionH>
                <wp:positionV relativeFrom="paragraph">
                  <wp:posOffset>4914900</wp:posOffset>
                </wp:positionV>
                <wp:extent cx="5600700" cy="28575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56007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3E64DB" w:rsidRDefault="003E64DB" w:rsidP="00EB1635">
                            <w:pPr>
                              <w:spacing w:line="480" w:lineRule="auto"/>
                              <w:rPr>
                                <w:rFonts w:ascii="Cambria" w:eastAsia="Times New Roman" w:hAnsi="Cambria" w:cs="Arial"/>
                                <w:bCs/>
                                <w:color w:val="000000"/>
                              </w:rPr>
                            </w:pPr>
                            <w:r w:rsidRPr="00542B3A">
                              <w:rPr>
                                <w:rFonts w:ascii="Cambria" w:eastAsia="Times New Roman" w:hAnsi="Cambria" w:cs="Arial"/>
                                <w:b/>
                                <w:bCs/>
                                <w:color w:val="000000"/>
                              </w:rPr>
                              <w:t>Table S</w:t>
                            </w:r>
                            <w:r>
                              <w:rPr>
                                <w:rFonts w:ascii="Cambria" w:eastAsia="Times New Roman" w:hAnsi="Cambria" w:cs="Arial"/>
                                <w:b/>
                                <w:bCs/>
                                <w:color w:val="000000"/>
                              </w:rPr>
                              <w:t>2</w:t>
                            </w:r>
                            <w:r w:rsidRPr="00542B3A">
                              <w:rPr>
                                <w:rFonts w:ascii="Cambria" w:eastAsia="Times New Roman" w:hAnsi="Cambria" w:cs="Arial"/>
                                <w:bCs/>
                                <w:color w:val="000000"/>
                              </w:rPr>
                              <w:t>—</w:t>
                            </w:r>
                            <w:r>
                              <w:rPr>
                                <w:rFonts w:ascii="Cambria" w:eastAsia="Times New Roman" w:hAnsi="Cambria" w:cs="Arial"/>
                                <w:bCs/>
                                <w:color w:val="000000"/>
                              </w:rPr>
                              <w:t xml:space="preserve">Model selection tables for each of the models evaluated in this study. In all cases, model selection favored a model without any interaction terms between fixed effects. All models also included a random intercept for site, and models 1 and 2 included leaf number nested with species as a random slope.  K refers to the degrees of freedom for each model; </w:t>
                            </w:r>
                            <w:proofErr w:type="spellStart"/>
                            <w:r>
                              <w:rPr>
                                <w:rFonts w:ascii="Cambria" w:eastAsia="Times New Roman" w:hAnsi="Cambria" w:cs="Arial"/>
                                <w:bCs/>
                                <w:color w:val="000000"/>
                              </w:rPr>
                              <w:t>AICc</w:t>
                            </w:r>
                            <w:proofErr w:type="spellEnd"/>
                            <w:r>
                              <w:rPr>
                                <w:rFonts w:ascii="Cambria" w:eastAsia="Times New Roman" w:hAnsi="Cambria" w:cs="Arial"/>
                                <w:bCs/>
                                <w:color w:val="000000"/>
                              </w:rPr>
                              <w:t xml:space="preserve"> is </w:t>
                            </w:r>
                            <w:proofErr w:type="spellStart"/>
                            <w:r>
                              <w:rPr>
                                <w:rFonts w:ascii="Cambria" w:eastAsia="Times New Roman" w:hAnsi="Cambria" w:cs="Arial"/>
                                <w:bCs/>
                                <w:color w:val="000000"/>
                              </w:rPr>
                              <w:t>Akaike’s</w:t>
                            </w:r>
                            <w:proofErr w:type="spellEnd"/>
                            <w:r>
                              <w:rPr>
                                <w:rFonts w:ascii="Cambria" w:eastAsia="Times New Roman" w:hAnsi="Cambria" w:cs="Arial"/>
                                <w:bCs/>
                                <w:color w:val="000000"/>
                              </w:rPr>
                              <w:t xml:space="preserve"> Information Criterion for each model, corrected for small sample sizes; </w:t>
                            </w:r>
                            <w:proofErr w:type="spellStart"/>
                            <w:r w:rsidRPr="005E44AF">
                              <w:rPr>
                                <w:rFonts w:ascii="Cambria" w:eastAsia="Times New Roman" w:hAnsi="Cambria" w:cs="Arial"/>
                                <w:bCs/>
                                <w:color w:val="000000"/>
                              </w:rPr>
                              <w:t>ΔAICc</w:t>
                            </w:r>
                            <w:proofErr w:type="spellEnd"/>
                            <w:r>
                              <w:rPr>
                                <w:rFonts w:ascii="Cambria" w:eastAsia="Times New Roman" w:hAnsi="Cambria" w:cs="Arial"/>
                                <w:bCs/>
                                <w:color w:val="000000"/>
                              </w:rPr>
                              <w:t xml:space="preserve"> refers to the change in </w:t>
                            </w:r>
                            <w:proofErr w:type="spellStart"/>
                            <w:r>
                              <w:rPr>
                                <w:rFonts w:ascii="Cambria" w:eastAsia="Times New Roman" w:hAnsi="Cambria" w:cs="Arial"/>
                                <w:bCs/>
                                <w:color w:val="000000"/>
                              </w:rPr>
                              <w:t>AICc</w:t>
                            </w:r>
                            <w:proofErr w:type="spellEnd"/>
                            <w:r>
                              <w:rPr>
                                <w:rFonts w:ascii="Cambria" w:eastAsia="Times New Roman" w:hAnsi="Cambria" w:cs="Arial"/>
                                <w:bCs/>
                                <w:color w:val="000000"/>
                              </w:rPr>
                              <w:t xml:space="preserve"> score between a given model and the best-performing model in that analysis and is used to determine the weight given to each model.</w:t>
                            </w:r>
                          </w:p>
                          <w:p w:rsidR="003E64DB" w:rsidRDefault="003E64DB" w:rsidP="00EB16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27" type="#_x0000_t202" style="position:absolute;margin-left:-452.5pt;margin-top:387pt;width:441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" filled="f" stroked="f">
                <v:textbox>
                  <w:txbxContent>
                    <w:p w:rsidR="00EB1635" w:rsidRDefault="00EB1635" w:rsidP="00EB1635">
                      <w:pPr>
                        <w:spacing w:line="480" w:lineRule="auto"/>
                        <w:rPr>
                          <w:rFonts w:ascii="Cambria" w:eastAsia="Times New Roman" w:hAnsi="Cambria" w:cs="Arial"/>
                          <w:bCs/>
                          <w:color w:val="000000"/>
                        </w:rPr>
                      </w:pPr>
                      <w:r w:rsidRPr="00542B3A">
                        <w:rPr>
                          <w:rFonts w:ascii="Cambria" w:eastAsia="Times New Roman" w:hAnsi="Cambria" w:cs="Arial"/>
                          <w:b/>
                          <w:bCs/>
                          <w:color w:val="000000"/>
                        </w:rPr>
                        <w:t>Table S</w:t>
                      </w:r>
                      <w:r>
                        <w:rPr>
                          <w:rFonts w:ascii="Cambria" w:eastAsia="Times New Roman" w:hAnsi="Cambria" w:cs="Arial"/>
                          <w:b/>
                          <w:bCs/>
                          <w:color w:val="000000"/>
                        </w:rPr>
                        <w:t>2</w:t>
                      </w:r>
                      <w:r w:rsidRPr="00542B3A">
                        <w:rPr>
                          <w:rFonts w:ascii="Cambria" w:eastAsia="Times New Roman" w:hAnsi="Cambria" w:cs="Arial"/>
                          <w:bCs/>
                          <w:color w:val="000000"/>
                        </w:rPr>
                        <w:t>—</w:t>
                      </w:r>
                      <w:r>
                        <w:rPr>
                          <w:rFonts w:ascii="Cambria" w:eastAsia="Times New Roman" w:hAnsi="Cambria" w:cs="Arial"/>
                          <w:bCs/>
                          <w:color w:val="000000"/>
                        </w:rPr>
                        <w:t xml:space="preserve">Model selection tables for each of the models evaluated in this study. In all cases, model selection favored a model without any interaction terms between fixed effects. All models also included a random intercept for site, and models 1 and 2 included leaf number nested with species as a random slope.  K refers to the degrees of freedom for each model; </w:t>
                      </w:r>
                      <w:proofErr w:type="spellStart"/>
                      <w:r>
                        <w:rPr>
                          <w:rFonts w:ascii="Cambria" w:eastAsia="Times New Roman" w:hAnsi="Cambria" w:cs="Arial"/>
                          <w:bCs/>
                          <w:color w:val="000000"/>
                        </w:rPr>
                        <w:t>AICc</w:t>
                      </w:r>
                      <w:proofErr w:type="spellEnd"/>
                      <w:r>
                        <w:rPr>
                          <w:rFonts w:ascii="Cambria" w:eastAsia="Times New Roman" w:hAnsi="Cambria" w:cs="Arial"/>
                          <w:bCs/>
                          <w:color w:val="000000"/>
                        </w:rPr>
                        <w:t xml:space="preserve"> is </w:t>
                      </w:r>
                      <w:proofErr w:type="spellStart"/>
                      <w:r>
                        <w:rPr>
                          <w:rFonts w:ascii="Cambria" w:eastAsia="Times New Roman" w:hAnsi="Cambria" w:cs="Arial"/>
                          <w:bCs/>
                          <w:color w:val="000000"/>
                        </w:rPr>
                        <w:t>Akaike’s</w:t>
                      </w:r>
                      <w:proofErr w:type="spellEnd"/>
                      <w:r>
                        <w:rPr>
                          <w:rFonts w:ascii="Cambria" w:eastAsia="Times New Roman" w:hAnsi="Cambria" w:cs="Arial"/>
                          <w:bCs/>
                          <w:color w:val="000000"/>
                        </w:rPr>
                        <w:t xml:space="preserve"> Information Criterion for each model, corrected for small sample sizes; </w:t>
                      </w:r>
                      <w:proofErr w:type="spellStart"/>
                      <w:r w:rsidRPr="005E44AF">
                        <w:rPr>
                          <w:rFonts w:ascii="Cambria" w:eastAsia="Times New Roman" w:hAnsi="Cambria" w:cs="Arial"/>
                          <w:bCs/>
                          <w:color w:val="000000"/>
                        </w:rPr>
                        <w:t>ΔAICc</w:t>
                      </w:r>
                      <w:proofErr w:type="spellEnd"/>
                      <w:r>
                        <w:rPr>
                          <w:rFonts w:ascii="Cambria" w:eastAsia="Times New Roman" w:hAnsi="Cambria" w:cs="Arial"/>
                          <w:bCs/>
                          <w:color w:val="000000"/>
                        </w:rPr>
                        <w:t xml:space="preserve"> refers to the change in </w:t>
                      </w:r>
                      <w:proofErr w:type="spellStart"/>
                      <w:r>
                        <w:rPr>
                          <w:rFonts w:ascii="Cambria" w:eastAsia="Times New Roman" w:hAnsi="Cambria" w:cs="Arial"/>
                          <w:bCs/>
                          <w:color w:val="000000"/>
                        </w:rPr>
                        <w:t>AICc</w:t>
                      </w:r>
                      <w:proofErr w:type="spellEnd"/>
                      <w:r>
                        <w:rPr>
                          <w:rFonts w:ascii="Cambria" w:eastAsia="Times New Roman" w:hAnsi="Cambria" w:cs="Arial"/>
                          <w:bCs/>
                          <w:color w:val="000000"/>
                        </w:rPr>
                        <w:t xml:space="preserve"> score between a given model and the best-performing model in that analysis and is used to determine the weight given to each model.</w:t>
                      </w:r>
                    </w:p>
                    <w:p w:rsidR="00EB1635" w:rsidRDefault="00EB1635" w:rsidP="00EB1635"/>
                  </w:txbxContent>
                </v:textbox>
                <w10:wrap type="square"/>
              </v:shape>
            </w:pict>
          </mc:Fallback>
        </mc:AlternateContent>
      </w:r>
      <w:r>
        <w:br w:type="page"/>
      </w:r>
    </w:p>
    <w:p w:rsidR="00EB1635" w:rsidRDefault="00EB1635" w:rsidP="00EB1635">
      <w:r>
        <w:rPr>
          <w:rFonts w:ascii="Helvetica" w:hAnsi="Helvetica" w:cs="Helvetica"/>
          <w:noProof/>
        </w:rPr>
        <w:lastRenderedPageBreak/>
        <w:drawing>
          <wp:anchor distT="0" distB="0" distL="114300" distR="114300" simplePos="0" relativeHeight="251665408" behindDoc="0" locked="0" layoutInCell="1" allowOverlap="1" wp14:anchorId="09EA6495" wp14:editId="00215C49">
            <wp:simplePos x="0" y="0"/>
            <wp:positionH relativeFrom="column">
              <wp:posOffset>-342900</wp:posOffset>
            </wp:positionH>
            <wp:positionV relativeFrom="paragraph">
              <wp:posOffset>-571500</wp:posOffset>
            </wp:positionV>
            <wp:extent cx="5486400" cy="5565140"/>
            <wp:effectExtent l="0" t="0" r="0" b="0"/>
            <wp:wrapSquare wrapText="bothSides"/>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55651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s="Helvetica"/>
          <w:noProof/>
        </w:rPr>
        <mc:AlternateContent>
          <mc:Choice Requires="wps">
            <w:drawing>
              <wp:anchor distT="0" distB="0" distL="114300" distR="114300" simplePos="0" relativeHeight="251666432" behindDoc="0" locked="0" layoutInCell="1" allowOverlap="1" wp14:anchorId="1ADDF9D2" wp14:editId="50C5A197">
                <wp:simplePos x="0" y="0"/>
                <wp:positionH relativeFrom="column">
                  <wp:posOffset>-228600</wp:posOffset>
                </wp:positionH>
                <wp:positionV relativeFrom="paragraph">
                  <wp:posOffset>5257800</wp:posOffset>
                </wp:positionV>
                <wp:extent cx="5372100" cy="2171700"/>
                <wp:effectExtent l="0" t="0" r="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5372100" cy="2171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3E64DB" w:rsidRPr="00405E00" w:rsidRDefault="003E64DB" w:rsidP="00EB1635">
                            <w:pPr>
                              <w:spacing w:line="480" w:lineRule="auto"/>
                            </w:pPr>
                            <w:r w:rsidRPr="005C622C">
                              <w:rPr>
                                <w:b/>
                              </w:rPr>
                              <w:t>F</w:t>
                            </w:r>
                            <w:r>
                              <w:rPr>
                                <w:b/>
                              </w:rPr>
                              <w:t>igure S1</w:t>
                            </w:r>
                            <w:r w:rsidRPr="005C622C">
                              <w:rPr>
                                <w:b/>
                              </w:rPr>
                              <w:t xml:space="preserve"> </w:t>
                            </w:r>
                            <w:r>
                              <w:t xml:space="preserve">– Model predictions for probability of encountering of HPIs, probability of encountering ants, and ant abundance for each tree species.  Error bars represent 95% confidence intervals. The only significant pairwise difference in any of the above comparisons is between </w:t>
                            </w:r>
                            <w:r>
                              <w:rPr>
                                <w:i/>
                              </w:rPr>
                              <w:t>Macaranga</w:t>
                            </w:r>
                            <w:r>
                              <w:t xml:space="preserve"> and </w:t>
                            </w:r>
                            <w:r>
                              <w:rPr>
                                <w:i/>
                              </w:rPr>
                              <w:t>Cynometra</w:t>
                            </w:r>
                            <w:r>
                              <w:t xml:space="preserve"> for HPI presence.</w:t>
                            </w:r>
                          </w:p>
                          <w:p w:rsidR="003E64DB" w:rsidRDefault="003E64DB" w:rsidP="00EB16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28" type="#_x0000_t202" style="position:absolute;margin-left:-17.95pt;margin-top:414pt;width:423pt;height:17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" filled="f" stroked="f">
                <v:textbox>
                  <w:txbxContent>
                    <w:p w:rsidR="00EB1635" w:rsidRPr="00405E00" w:rsidRDefault="00EB1635" w:rsidP="00EB1635">
                      <w:pPr>
                        <w:spacing w:line="480" w:lineRule="auto"/>
                      </w:pPr>
                      <w:r w:rsidRPr="005C622C">
                        <w:rPr>
                          <w:b/>
                        </w:rPr>
                        <w:t>F</w:t>
                      </w:r>
                      <w:r>
                        <w:rPr>
                          <w:b/>
                        </w:rPr>
                        <w:t>igure S1</w:t>
                      </w:r>
                      <w:r w:rsidRPr="005C622C">
                        <w:rPr>
                          <w:b/>
                        </w:rPr>
                        <w:t xml:space="preserve"> </w:t>
                      </w:r>
                      <w:r>
                        <w:t xml:space="preserve">– Model predictions for probability of encountering of HPIs, probability of encountering ants, and ant abundance for each tree species.  Error bars represent 95% confidence intervals. The only significant pairwise difference in any of the above comparisons is between </w:t>
                      </w:r>
                      <w:r>
                        <w:rPr>
                          <w:i/>
                        </w:rPr>
                        <w:t>Macaranga</w:t>
                      </w:r>
                      <w:r>
                        <w:t xml:space="preserve"> and </w:t>
                      </w:r>
                      <w:r>
                        <w:rPr>
                          <w:i/>
                        </w:rPr>
                        <w:t>Cynometra</w:t>
                      </w:r>
                      <w:r>
                        <w:t xml:space="preserve"> for HPI presence.</w:t>
                      </w:r>
                    </w:p>
                    <w:p w:rsidR="00EB1635" w:rsidRDefault="00EB1635" w:rsidP="00EB1635"/>
                  </w:txbxContent>
                </v:textbox>
                <w10:wrap type="square"/>
              </v:shape>
            </w:pict>
          </mc:Fallback>
        </mc:AlternateContent>
      </w:r>
      <w:r>
        <w:br w:type="page"/>
      </w:r>
    </w:p>
    <w:p w:rsidR="00EB1635" w:rsidRDefault="00EB1635" w:rsidP="00EB1635">
      <w:r>
        <w:rPr>
          <w:rFonts w:ascii="Helvetica" w:hAnsi="Helvetica" w:cs="Helvetica"/>
          <w:noProof/>
        </w:rPr>
        <w:lastRenderedPageBreak/>
        <w:drawing>
          <wp:anchor distT="0" distB="0" distL="114300" distR="114300" simplePos="0" relativeHeight="251659264" behindDoc="0" locked="0" layoutInCell="1" allowOverlap="1" wp14:anchorId="48D4FDD7" wp14:editId="2E1AEEBC">
            <wp:simplePos x="0" y="0"/>
            <wp:positionH relativeFrom="column">
              <wp:posOffset>-457200</wp:posOffset>
            </wp:positionH>
            <wp:positionV relativeFrom="paragraph">
              <wp:posOffset>-571500</wp:posOffset>
            </wp:positionV>
            <wp:extent cx="5486400" cy="48983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8983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s="Helvetica"/>
          <w:noProof/>
        </w:rPr>
        <mc:AlternateContent>
          <mc:Choice Requires="wps">
            <w:drawing>
              <wp:anchor distT="0" distB="0" distL="114300" distR="114300" simplePos="0" relativeHeight="251662336" behindDoc="0" locked="0" layoutInCell="1" allowOverlap="1" wp14:anchorId="5A455CAA" wp14:editId="3200D2B4">
                <wp:simplePos x="0" y="0"/>
                <wp:positionH relativeFrom="column">
                  <wp:posOffset>-457200</wp:posOffset>
                </wp:positionH>
                <wp:positionV relativeFrom="paragraph">
                  <wp:posOffset>4784090</wp:posOffset>
                </wp:positionV>
                <wp:extent cx="5372100" cy="19431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5372100"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3E64DB" w:rsidRDefault="003E64DB" w:rsidP="00EB1635">
                            <w:pPr>
                              <w:spacing w:line="480" w:lineRule="auto"/>
                            </w:pPr>
                            <w:r w:rsidRPr="003F372A">
                              <w:rPr>
                                <w:b/>
                              </w:rPr>
                              <w:t xml:space="preserve">Figure </w:t>
                            </w:r>
                            <w:r>
                              <w:rPr>
                                <w:b/>
                              </w:rPr>
                              <w:t>S2</w:t>
                            </w:r>
                            <w:r>
                              <w:t xml:space="preserve"> – Bipartite network showing all pairwise interactions between HPIs and host tree species. </w:t>
                            </w:r>
                            <w:proofErr w:type="gramStart"/>
                            <w:r>
                              <w:t>Width of bars for HPIs reflect</w:t>
                            </w:r>
                            <w:proofErr w:type="gramEnd"/>
                            <w:r>
                              <w:t xml:space="preserve"> counts of individuals on sampled branches. Abbreviations for HPIs are as follows: </w:t>
                            </w:r>
                            <w:proofErr w:type="spellStart"/>
                            <w:r>
                              <w:t>Coc</w:t>
                            </w:r>
                            <w:proofErr w:type="spellEnd"/>
                            <w:r>
                              <w:t xml:space="preserve"> = </w:t>
                            </w:r>
                            <w:proofErr w:type="spellStart"/>
                            <w:r>
                              <w:t>Coccoidea</w:t>
                            </w:r>
                            <w:proofErr w:type="spellEnd"/>
                            <w:r>
                              <w:t xml:space="preserve">, Del = </w:t>
                            </w:r>
                            <w:proofErr w:type="spellStart"/>
                            <w:r>
                              <w:t>Delphacidae</w:t>
                            </w:r>
                            <w:proofErr w:type="spellEnd"/>
                            <w:r>
                              <w:t xml:space="preserve">, </w:t>
                            </w:r>
                            <w:proofErr w:type="spellStart"/>
                            <w:r>
                              <w:t>Mem</w:t>
                            </w:r>
                            <w:proofErr w:type="spellEnd"/>
                            <w:r>
                              <w:t xml:space="preserve"> = </w:t>
                            </w:r>
                            <w:proofErr w:type="spellStart"/>
                            <w:r>
                              <w:t>Membracoidea</w:t>
                            </w:r>
                            <w:proofErr w:type="spellEnd"/>
                            <w:r>
                              <w:t xml:space="preserve">, Ale = Aleyrodidae, </w:t>
                            </w:r>
                            <w:proofErr w:type="spellStart"/>
                            <w:r>
                              <w:t>Aph</w:t>
                            </w:r>
                            <w:proofErr w:type="spellEnd"/>
                            <w:r>
                              <w:t xml:space="preserve"> = </w:t>
                            </w:r>
                            <w:proofErr w:type="spellStart"/>
                            <w:r>
                              <w:t>Aphididae</w:t>
                            </w:r>
                            <w:proofErr w:type="spell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 o:spid="_x0000_s1029" type="#_x0000_t202" style="position:absolute;margin-left:-35.95pt;margin-top:376.7pt;width:423pt;height:15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N0v9I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" filled="f" stroked="f">
                <v:textbox>
                  <w:txbxContent>
                    <w:p w:rsidR="00EB1635" w:rsidRDefault="00EB1635" w:rsidP="00EB1635">
                      <w:pPr>
                        <w:spacing w:line="480" w:lineRule="auto"/>
                      </w:pPr>
                      <w:r w:rsidRPr="003F372A">
                        <w:rPr>
                          <w:b/>
                        </w:rPr>
                        <w:t xml:space="preserve">Figure </w:t>
                      </w:r>
                      <w:r>
                        <w:rPr>
                          <w:b/>
                        </w:rPr>
                        <w:t>S2</w:t>
                      </w:r>
                      <w:r>
                        <w:t xml:space="preserve"> – Bipartite network showing all pairwise interactions between HPIs and host tree species. </w:t>
                      </w:r>
                      <w:proofErr w:type="gramStart"/>
                      <w:r>
                        <w:t>Width of bars for HPIs reflect</w:t>
                      </w:r>
                      <w:proofErr w:type="gramEnd"/>
                      <w:r>
                        <w:t xml:space="preserve"> counts of individuals on sampled branches. Abbreviations for HPIs are as follows: </w:t>
                      </w:r>
                      <w:proofErr w:type="spellStart"/>
                      <w:r>
                        <w:t>Coc</w:t>
                      </w:r>
                      <w:proofErr w:type="spellEnd"/>
                      <w:r>
                        <w:t xml:space="preserve"> = </w:t>
                      </w:r>
                      <w:proofErr w:type="spellStart"/>
                      <w:r>
                        <w:t>Coccoidea</w:t>
                      </w:r>
                      <w:proofErr w:type="spellEnd"/>
                      <w:r>
                        <w:t xml:space="preserve">, Del = </w:t>
                      </w:r>
                      <w:proofErr w:type="spellStart"/>
                      <w:r>
                        <w:t>Delphacidae</w:t>
                      </w:r>
                      <w:proofErr w:type="spellEnd"/>
                      <w:r>
                        <w:t xml:space="preserve">, </w:t>
                      </w:r>
                      <w:proofErr w:type="spellStart"/>
                      <w:r>
                        <w:t>Mem</w:t>
                      </w:r>
                      <w:proofErr w:type="spellEnd"/>
                      <w:r>
                        <w:t xml:space="preserve"> = </w:t>
                      </w:r>
                      <w:proofErr w:type="spellStart"/>
                      <w:r>
                        <w:t>Membracoidea</w:t>
                      </w:r>
                      <w:proofErr w:type="spellEnd"/>
                      <w:r>
                        <w:t xml:space="preserve">, Ale = Aleyrodidae, </w:t>
                      </w:r>
                      <w:proofErr w:type="spellStart"/>
                      <w:r>
                        <w:t>Aph</w:t>
                      </w:r>
                      <w:proofErr w:type="spellEnd"/>
                      <w:r>
                        <w:t xml:space="preserve"> = </w:t>
                      </w:r>
                      <w:proofErr w:type="spellStart"/>
                      <w:r>
                        <w:t>Aphididae</w:t>
                      </w:r>
                      <w:proofErr w:type="spellEnd"/>
                      <w:r>
                        <w:t xml:space="preserve">. </w:t>
                      </w:r>
                    </w:p>
                  </w:txbxContent>
                </v:textbox>
                <w10:wrap type="square"/>
              </v:shape>
            </w:pict>
          </mc:Fallback>
        </mc:AlternateContent>
      </w:r>
      <w:r>
        <w:br w:type="page"/>
      </w:r>
    </w:p>
    <w:p w:rsidR="00EB1635" w:rsidRDefault="00EB1635" w:rsidP="00EB1635">
      <w:r>
        <w:rPr>
          <w:rFonts w:ascii="Helvetica" w:hAnsi="Helvetica" w:cs="Helvetica"/>
          <w:noProof/>
        </w:rPr>
        <w:lastRenderedPageBreak/>
        <mc:AlternateContent>
          <mc:Choice Requires="wps">
            <w:drawing>
              <wp:anchor distT="0" distB="0" distL="114300" distR="114300" simplePos="0" relativeHeight="251664384" behindDoc="0" locked="0" layoutInCell="1" allowOverlap="1" wp14:anchorId="64A02146" wp14:editId="6E296B1F">
                <wp:simplePos x="0" y="0"/>
                <wp:positionH relativeFrom="column">
                  <wp:posOffset>-342900</wp:posOffset>
                </wp:positionH>
                <wp:positionV relativeFrom="paragraph">
                  <wp:posOffset>4800600</wp:posOffset>
                </wp:positionV>
                <wp:extent cx="5029200" cy="29718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02920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3E64DB" w:rsidRDefault="003E64DB" w:rsidP="00EB1635">
                            <w:pPr>
                              <w:spacing w:line="480" w:lineRule="auto"/>
                            </w:pPr>
                            <w:r w:rsidRPr="003F372A">
                              <w:rPr>
                                <w:b/>
                              </w:rPr>
                              <w:t xml:space="preserve">Figure </w:t>
                            </w:r>
                            <w:r>
                              <w:rPr>
                                <w:b/>
                              </w:rPr>
                              <w:t>S3</w:t>
                            </w:r>
                            <w:r w:rsidRPr="003F372A">
                              <w:rPr>
                                <w:b/>
                              </w:rPr>
                              <w:t xml:space="preserve"> </w:t>
                            </w:r>
                            <w:r>
                              <w:t>– NMDS analysis of herbivore communities across islands. Ordination is based on Bray-</w:t>
                            </w:r>
                            <w:r w:rsidRPr="003E64DB">
                              <w:rPr>
                                <w:rFonts w:ascii="Times New Roman" w:hAnsi="Times New Roman" w:cs="Times New Roman"/>
                              </w:rPr>
                              <w:t xml:space="preserve">Curtis distances generated with k = 6 dimensions and a stress value of 0.04. </w:t>
                            </w:r>
                            <w:r w:rsidRPr="003E64DB">
                              <w:rPr>
                                <w:rFonts w:ascii="Times New Roman" w:eastAsia="Times New Roman" w:hAnsi="Times New Roman" w:cs="Times New Roman"/>
                                <w:shd w:val="clear" w:color="auto" w:fill="FFFFFF"/>
                              </w:rPr>
                              <w:t>Herbivore communities are driven much less by island (PERMANOVA F</w:t>
                            </w:r>
                            <w:r w:rsidRPr="003E64DB">
                              <w:rPr>
                                <w:rFonts w:ascii="Times New Roman" w:eastAsia="Times New Roman" w:hAnsi="Times New Roman" w:cs="Times New Roman"/>
                                <w:shd w:val="clear" w:color="auto" w:fill="FFFFFF"/>
                                <w:vertAlign w:val="subscript"/>
                              </w:rPr>
                              <w:t>2</w:t>
                            </w:r>
                            <w:proofErr w:type="gramStart"/>
                            <w:r w:rsidRPr="003E64DB">
                              <w:rPr>
                                <w:rFonts w:ascii="Times New Roman" w:eastAsia="Times New Roman" w:hAnsi="Times New Roman" w:cs="Times New Roman"/>
                                <w:shd w:val="clear" w:color="auto" w:fill="FFFFFF"/>
                                <w:vertAlign w:val="subscript"/>
                              </w:rPr>
                              <w:t>,138</w:t>
                            </w:r>
                            <w:proofErr w:type="gramEnd"/>
                            <w:r w:rsidRPr="003E64DB">
                              <w:rPr>
                                <w:rFonts w:ascii="Times New Roman" w:eastAsia="Times New Roman" w:hAnsi="Times New Roman" w:cs="Times New Roman"/>
                                <w:shd w:val="clear" w:color="auto" w:fill="FFFFFF"/>
                              </w:rPr>
                              <w:t xml:space="preserve"> = 6.95, R</w:t>
                            </w:r>
                            <w:r w:rsidRPr="003E64DB">
                              <w:rPr>
                                <w:rFonts w:ascii="Times New Roman" w:eastAsia="Times New Roman" w:hAnsi="Times New Roman" w:cs="Times New Roman"/>
                                <w:shd w:val="clear" w:color="auto" w:fill="FFFFFF"/>
                                <w:vertAlign w:val="superscript"/>
                              </w:rPr>
                              <w:t>2</w:t>
                            </w:r>
                            <w:r w:rsidRPr="003E64DB">
                              <w:rPr>
                                <w:rFonts w:ascii="Times New Roman" w:eastAsia="Times New Roman" w:hAnsi="Times New Roman" w:cs="Times New Roman"/>
                                <w:shd w:val="clear" w:color="auto" w:fill="FFFFFF"/>
                              </w:rPr>
                              <w:t xml:space="preserve"> = 0.06) and more by tree species (F</w:t>
                            </w:r>
                            <w:r w:rsidRPr="003E64DB">
                              <w:rPr>
                                <w:rFonts w:ascii="Times New Roman" w:eastAsia="Times New Roman" w:hAnsi="Times New Roman" w:cs="Times New Roman"/>
                                <w:shd w:val="clear" w:color="auto" w:fill="FFFFFF"/>
                                <w:vertAlign w:val="subscript"/>
                              </w:rPr>
                              <w:t>12</w:t>
                            </w:r>
                            <w:r w:rsidRPr="003E64DB">
                              <w:rPr>
                                <w:rFonts w:ascii="Times New Roman" w:eastAsia="Times New Roman" w:hAnsi="Times New Roman" w:cs="Times New Roman"/>
                                <w:shd w:val="clear" w:color="auto" w:fill="FFFFFF"/>
                              </w:rPr>
                              <w:t>,</w:t>
                            </w:r>
                            <w:r w:rsidRPr="003E64DB">
                              <w:rPr>
                                <w:rFonts w:ascii="Times New Roman" w:eastAsia="Times New Roman" w:hAnsi="Times New Roman" w:cs="Times New Roman"/>
                                <w:shd w:val="clear" w:color="auto" w:fill="FFFFFF"/>
                                <w:vertAlign w:val="subscript"/>
                              </w:rPr>
                              <w:t>138</w:t>
                            </w:r>
                            <w:r w:rsidRPr="003E64DB">
                              <w:rPr>
                                <w:rFonts w:ascii="Times New Roman" w:eastAsia="Times New Roman" w:hAnsi="Times New Roman" w:cs="Times New Roman"/>
                                <w:shd w:val="clear" w:color="auto" w:fill="FFFFFF"/>
                              </w:rPr>
                              <w:t xml:space="preserve"> = 3.61, R</w:t>
                            </w:r>
                            <w:r w:rsidRPr="003E64DB">
                              <w:rPr>
                                <w:rFonts w:ascii="Times New Roman" w:eastAsia="Times New Roman" w:hAnsi="Times New Roman" w:cs="Times New Roman"/>
                                <w:shd w:val="clear" w:color="auto" w:fill="FFFFFF"/>
                                <w:vertAlign w:val="superscript"/>
                              </w:rPr>
                              <w:t>2</w:t>
                            </w:r>
                            <w:r w:rsidRPr="003E64DB">
                              <w:rPr>
                                <w:rFonts w:ascii="Times New Roman" w:eastAsia="Times New Roman" w:hAnsi="Times New Roman" w:cs="Times New Roman"/>
                                <w:shd w:val="clear" w:color="auto" w:fill="FFFFFF"/>
                              </w:rPr>
                              <w:t xml:space="preserve"> = 0.20). This is in contrast to ant communities, for which island identity (F</w:t>
                            </w:r>
                            <w:r w:rsidRPr="003E64DB">
                              <w:rPr>
                                <w:rFonts w:ascii="Times New Roman" w:eastAsia="Times New Roman" w:hAnsi="Times New Roman" w:cs="Times New Roman"/>
                                <w:shd w:val="clear" w:color="auto" w:fill="FFFFFF"/>
                                <w:vertAlign w:val="subscript"/>
                              </w:rPr>
                              <w:t>2</w:t>
                            </w:r>
                            <w:proofErr w:type="gramStart"/>
                            <w:r w:rsidRPr="003E64DB">
                              <w:rPr>
                                <w:rFonts w:ascii="Times New Roman" w:eastAsia="Times New Roman" w:hAnsi="Times New Roman" w:cs="Times New Roman"/>
                                <w:shd w:val="clear" w:color="auto" w:fill="FFFFFF"/>
                              </w:rPr>
                              <w:t>,</w:t>
                            </w:r>
                            <w:r w:rsidRPr="003E64DB">
                              <w:rPr>
                                <w:rFonts w:ascii="Times New Roman" w:eastAsia="Times New Roman" w:hAnsi="Times New Roman" w:cs="Times New Roman"/>
                                <w:shd w:val="clear" w:color="auto" w:fill="FFFFFF"/>
                                <w:vertAlign w:val="subscript"/>
                              </w:rPr>
                              <w:t>114</w:t>
                            </w:r>
                            <w:proofErr w:type="gramEnd"/>
                            <w:r w:rsidRPr="003E64DB">
                              <w:rPr>
                                <w:rFonts w:ascii="Times New Roman" w:eastAsia="Times New Roman" w:hAnsi="Times New Roman" w:cs="Times New Roman"/>
                                <w:shd w:val="clear" w:color="auto" w:fill="FFFFFF"/>
                              </w:rPr>
                              <w:t xml:space="preserve"> = 241.6, R</w:t>
                            </w:r>
                            <w:r w:rsidRPr="003E64DB">
                              <w:rPr>
                                <w:rFonts w:ascii="Times New Roman" w:eastAsia="Times New Roman" w:hAnsi="Times New Roman" w:cs="Times New Roman"/>
                                <w:shd w:val="clear" w:color="auto" w:fill="FFFFFF"/>
                                <w:vertAlign w:val="superscript"/>
                              </w:rPr>
                              <w:t>2</w:t>
                            </w:r>
                            <w:r w:rsidRPr="003E64DB">
                              <w:rPr>
                                <w:rFonts w:ascii="Times New Roman" w:eastAsia="Times New Roman" w:hAnsi="Times New Roman" w:cs="Times New Roman"/>
                                <w:shd w:val="clear" w:color="auto" w:fill="FFFFFF"/>
                              </w:rPr>
                              <w:t xml:space="preserve"> = 0.60) was far more important than tree species (F1</w:t>
                            </w:r>
                            <w:r w:rsidRPr="003E64DB">
                              <w:rPr>
                                <w:rFonts w:ascii="Times New Roman" w:eastAsia="Times New Roman" w:hAnsi="Times New Roman" w:cs="Times New Roman"/>
                                <w:shd w:val="clear" w:color="auto" w:fill="FFFFFF"/>
                                <w:vertAlign w:val="subscript"/>
                              </w:rPr>
                              <w:t>2</w:t>
                            </w:r>
                            <w:r w:rsidRPr="003E64DB">
                              <w:rPr>
                                <w:rFonts w:ascii="Times New Roman" w:eastAsia="Times New Roman" w:hAnsi="Times New Roman" w:cs="Times New Roman"/>
                                <w:shd w:val="clear" w:color="auto" w:fill="FFFFFF"/>
                              </w:rPr>
                              <w:t>,</w:t>
                            </w:r>
                            <w:r w:rsidRPr="003E64DB">
                              <w:rPr>
                                <w:rFonts w:ascii="Times New Roman" w:eastAsia="Times New Roman" w:hAnsi="Times New Roman" w:cs="Times New Roman"/>
                                <w:shd w:val="clear" w:color="auto" w:fill="FFFFFF"/>
                                <w:vertAlign w:val="subscript"/>
                              </w:rPr>
                              <w:t>114</w:t>
                            </w:r>
                            <w:r w:rsidRPr="003E64DB">
                              <w:rPr>
                                <w:rFonts w:ascii="Times New Roman" w:eastAsia="Times New Roman" w:hAnsi="Times New Roman" w:cs="Times New Roman"/>
                                <w:shd w:val="clear" w:color="auto" w:fill="FFFFFF"/>
                              </w:rPr>
                              <w:t xml:space="preserve"> = 2.62, R</w:t>
                            </w:r>
                            <w:r w:rsidRPr="003E64DB">
                              <w:rPr>
                                <w:rFonts w:ascii="Times New Roman" w:eastAsia="Times New Roman" w:hAnsi="Times New Roman" w:cs="Times New Roman"/>
                                <w:shd w:val="clear" w:color="auto" w:fill="FFFFFF"/>
                                <w:vertAlign w:val="superscript"/>
                              </w:rPr>
                              <w:t>2</w:t>
                            </w:r>
                            <w:r w:rsidRPr="003E64DB">
                              <w:rPr>
                                <w:rFonts w:ascii="Times New Roman" w:eastAsia="Times New Roman" w:hAnsi="Times New Roman" w:cs="Times New Roman"/>
                                <w:shd w:val="clear" w:color="auto" w:fill="FFFFFF"/>
                              </w:rPr>
                              <w:t xml:space="preserve"> = 0.04).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3" o:spid="_x0000_s1030" type="#_x0000_t202" style="position:absolute;margin-left:-26.95pt;margin-top:378pt;width:396pt;height:23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kvfNMCAAAY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" filled="f" stroked="f">
                <v:textbox>
                  <w:txbxContent>
                    <w:p w:rsidR="003E64DB" w:rsidRDefault="003E64DB" w:rsidP="00EB1635">
                      <w:pPr>
                        <w:spacing w:line="480" w:lineRule="auto"/>
                      </w:pPr>
                      <w:r w:rsidRPr="003F372A">
                        <w:rPr>
                          <w:b/>
                        </w:rPr>
                        <w:t xml:space="preserve">Figure </w:t>
                      </w:r>
                      <w:r>
                        <w:rPr>
                          <w:b/>
                        </w:rPr>
                        <w:t>S3</w:t>
                      </w:r>
                      <w:r w:rsidRPr="003F372A">
                        <w:rPr>
                          <w:b/>
                        </w:rPr>
                        <w:t xml:space="preserve"> </w:t>
                      </w:r>
                      <w:r>
                        <w:t>– NMDS analysis of herbivore communities across islands. Ordination is based on Bray-</w:t>
                      </w:r>
                      <w:r w:rsidRPr="003E64DB">
                        <w:rPr>
                          <w:rFonts w:ascii="Times New Roman" w:hAnsi="Times New Roman" w:cs="Times New Roman"/>
                        </w:rPr>
                        <w:t xml:space="preserve">Curtis distances generated with k = 6 dimensions and a stress value of 0.04. </w:t>
                      </w:r>
                      <w:r w:rsidRPr="003E64DB">
                        <w:rPr>
                          <w:rFonts w:ascii="Times New Roman" w:eastAsia="Times New Roman" w:hAnsi="Times New Roman" w:cs="Times New Roman"/>
                          <w:shd w:val="clear" w:color="auto" w:fill="FFFFFF"/>
                        </w:rPr>
                        <w:t>Herbivore communities are driven much less by island (PERMANOVA F</w:t>
                      </w:r>
                      <w:r w:rsidRPr="003E64DB">
                        <w:rPr>
                          <w:rFonts w:ascii="Times New Roman" w:eastAsia="Times New Roman" w:hAnsi="Times New Roman" w:cs="Times New Roman"/>
                          <w:shd w:val="clear" w:color="auto" w:fill="FFFFFF"/>
                          <w:vertAlign w:val="subscript"/>
                        </w:rPr>
                        <w:t>2</w:t>
                      </w:r>
                      <w:proofErr w:type="gramStart"/>
                      <w:r w:rsidRPr="003E64DB">
                        <w:rPr>
                          <w:rFonts w:ascii="Times New Roman" w:eastAsia="Times New Roman" w:hAnsi="Times New Roman" w:cs="Times New Roman"/>
                          <w:shd w:val="clear" w:color="auto" w:fill="FFFFFF"/>
                          <w:vertAlign w:val="subscript"/>
                        </w:rPr>
                        <w:t>,138</w:t>
                      </w:r>
                      <w:proofErr w:type="gramEnd"/>
                      <w:r w:rsidRPr="003E64DB">
                        <w:rPr>
                          <w:rFonts w:ascii="Times New Roman" w:eastAsia="Times New Roman" w:hAnsi="Times New Roman" w:cs="Times New Roman"/>
                          <w:shd w:val="clear" w:color="auto" w:fill="FFFFFF"/>
                        </w:rPr>
                        <w:t xml:space="preserve"> = 6.95, R</w:t>
                      </w:r>
                      <w:r w:rsidRPr="003E64DB">
                        <w:rPr>
                          <w:rFonts w:ascii="Times New Roman" w:eastAsia="Times New Roman" w:hAnsi="Times New Roman" w:cs="Times New Roman"/>
                          <w:shd w:val="clear" w:color="auto" w:fill="FFFFFF"/>
                          <w:vertAlign w:val="superscript"/>
                        </w:rPr>
                        <w:t>2</w:t>
                      </w:r>
                      <w:r w:rsidRPr="003E64DB">
                        <w:rPr>
                          <w:rFonts w:ascii="Times New Roman" w:eastAsia="Times New Roman" w:hAnsi="Times New Roman" w:cs="Times New Roman"/>
                          <w:shd w:val="clear" w:color="auto" w:fill="FFFFFF"/>
                        </w:rPr>
                        <w:t xml:space="preserve"> = 0.06) and more by tree species (F</w:t>
                      </w:r>
                      <w:r w:rsidRPr="003E64DB">
                        <w:rPr>
                          <w:rFonts w:ascii="Times New Roman" w:eastAsia="Times New Roman" w:hAnsi="Times New Roman" w:cs="Times New Roman"/>
                          <w:shd w:val="clear" w:color="auto" w:fill="FFFFFF"/>
                          <w:vertAlign w:val="subscript"/>
                        </w:rPr>
                        <w:t>12</w:t>
                      </w:r>
                      <w:r w:rsidRPr="003E64DB">
                        <w:rPr>
                          <w:rFonts w:ascii="Times New Roman" w:eastAsia="Times New Roman" w:hAnsi="Times New Roman" w:cs="Times New Roman"/>
                          <w:shd w:val="clear" w:color="auto" w:fill="FFFFFF"/>
                        </w:rPr>
                        <w:t>,</w:t>
                      </w:r>
                      <w:r w:rsidRPr="003E64DB">
                        <w:rPr>
                          <w:rFonts w:ascii="Times New Roman" w:eastAsia="Times New Roman" w:hAnsi="Times New Roman" w:cs="Times New Roman"/>
                          <w:shd w:val="clear" w:color="auto" w:fill="FFFFFF"/>
                          <w:vertAlign w:val="subscript"/>
                        </w:rPr>
                        <w:t>138</w:t>
                      </w:r>
                      <w:r w:rsidRPr="003E64DB">
                        <w:rPr>
                          <w:rFonts w:ascii="Times New Roman" w:eastAsia="Times New Roman" w:hAnsi="Times New Roman" w:cs="Times New Roman"/>
                          <w:shd w:val="clear" w:color="auto" w:fill="FFFFFF"/>
                        </w:rPr>
                        <w:t xml:space="preserve"> = 3.61, R</w:t>
                      </w:r>
                      <w:r w:rsidRPr="003E64DB">
                        <w:rPr>
                          <w:rFonts w:ascii="Times New Roman" w:eastAsia="Times New Roman" w:hAnsi="Times New Roman" w:cs="Times New Roman"/>
                          <w:shd w:val="clear" w:color="auto" w:fill="FFFFFF"/>
                          <w:vertAlign w:val="superscript"/>
                        </w:rPr>
                        <w:t>2</w:t>
                      </w:r>
                      <w:r w:rsidRPr="003E64DB">
                        <w:rPr>
                          <w:rFonts w:ascii="Times New Roman" w:eastAsia="Times New Roman" w:hAnsi="Times New Roman" w:cs="Times New Roman"/>
                          <w:shd w:val="clear" w:color="auto" w:fill="FFFFFF"/>
                        </w:rPr>
                        <w:t xml:space="preserve"> = 0.20). This is in contrast to ant communities, for which island identity (F</w:t>
                      </w:r>
                      <w:r w:rsidRPr="003E64DB">
                        <w:rPr>
                          <w:rFonts w:ascii="Times New Roman" w:eastAsia="Times New Roman" w:hAnsi="Times New Roman" w:cs="Times New Roman"/>
                          <w:shd w:val="clear" w:color="auto" w:fill="FFFFFF"/>
                          <w:vertAlign w:val="subscript"/>
                        </w:rPr>
                        <w:t>2</w:t>
                      </w:r>
                      <w:proofErr w:type="gramStart"/>
                      <w:r w:rsidRPr="003E64DB">
                        <w:rPr>
                          <w:rFonts w:ascii="Times New Roman" w:eastAsia="Times New Roman" w:hAnsi="Times New Roman" w:cs="Times New Roman"/>
                          <w:shd w:val="clear" w:color="auto" w:fill="FFFFFF"/>
                        </w:rPr>
                        <w:t>,</w:t>
                      </w:r>
                      <w:r w:rsidRPr="003E64DB">
                        <w:rPr>
                          <w:rFonts w:ascii="Times New Roman" w:eastAsia="Times New Roman" w:hAnsi="Times New Roman" w:cs="Times New Roman"/>
                          <w:shd w:val="clear" w:color="auto" w:fill="FFFFFF"/>
                          <w:vertAlign w:val="subscript"/>
                        </w:rPr>
                        <w:t>114</w:t>
                      </w:r>
                      <w:proofErr w:type="gramEnd"/>
                      <w:r w:rsidRPr="003E64DB">
                        <w:rPr>
                          <w:rFonts w:ascii="Times New Roman" w:eastAsia="Times New Roman" w:hAnsi="Times New Roman" w:cs="Times New Roman"/>
                          <w:shd w:val="clear" w:color="auto" w:fill="FFFFFF"/>
                        </w:rPr>
                        <w:t xml:space="preserve"> = 241.6, R</w:t>
                      </w:r>
                      <w:r w:rsidRPr="003E64DB">
                        <w:rPr>
                          <w:rFonts w:ascii="Times New Roman" w:eastAsia="Times New Roman" w:hAnsi="Times New Roman" w:cs="Times New Roman"/>
                          <w:shd w:val="clear" w:color="auto" w:fill="FFFFFF"/>
                          <w:vertAlign w:val="superscript"/>
                        </w:rPr>
                        <w:t>2</w:t>
                      </w:r>
                      <w:r w:rsidRPr="003E64DB">
                        <w:rPr>
                          <w:rFonts w:ascii="Times New Roman" w:eastAsia="Times New Roman" w:hAnsi="Times New Roman" w:cs="Times New Roman"/>
                          <w:shd w:val="clear" w:color="auto" w:fill="FFFFFF"/>
                        </w:rPr>
                        <w:t xml:space="preserve"> = 0.60) was far more important than tree species (F1</w:t>
                      </w:r>
                      <w:r w:rsidRPr="003E64DB">
                        <w:rPr>
                          <w:rFonts w:ascii="Times New Roman" w:eastAsia="Times New Roman" w:hAnsi="Times New Roman" w:cs="Times New Roman"/>
                          <w:shd w:val="clear" w:color="auto" w:fill="FFFFFF"/>
                          <w:vertAlign w:val="subscript"/>
                        </w:rPr>
                        <w:t>2</w:t>
                      </w:r>
                      <w:r w:rsidRPr="003E64DB">
                        <w:rPr>
                          <w:rFonts w:ascii="Times New Roman" w:eastAsia="Times New Roman" w:hAnsi="Times New Roman" w:cs="Times New Roman"/>
                          <w:shd w:val="clear" w:color="auto" w:fill="FFFFFF"/>
                        </w:rPr>
                        <w:t>,</w:t>
                      </w:r>
                      <w:r w:rsidRPr="003E64DB">
                        <w:rPr>
                          <w:rFonts w:ascii="Times New Roman" w:eastAsia="Times New Roman" w:hAnsi="Times New Roman" w:cs="Times New Roman"/>
                          <w:shd w:val="clear" w:color="auto" w:fill="FFFFFF"/>
                          <w:vertAlign w:val="subscript"/>
                        </w:rPr>
                        <w:t>114</w:t>
                      </w:r>
                      <w:r w:rsidRPr="003E64DB">
                        <w:rPr>
                          <w:rFonts w:ascii="Times New Roman" w:eastAsia="Times New Roman" w:hAnsi="Times New Roman" w:cs="Times New Roman"/>
                          <w:shd w:val="clear" w:color="auto" w:fill="FFFFFF"/>
                        </w:rPr>
                        <w:t xml:space="preserve"> = 2.62, R</w:t>
                      </w:r>
                      <w:r w:rsidRPr="003E64DB">
                        <w:rPr>
                          <w:rFonts w:ascii="Times New Roman" w:eastAsia="Times New Roman" w:hAnsi="Times New Roman" w:cs="Times New Roman"/>
                          <w:shd w:val="clear" w:color="auto" w:fill="FFFFFF"/>
                          <w:vertAlign w:val="superscript"/>
                        </w:rPr>
                        <w:t>2</w:t>
                      </w:r>
                      <w:r w:rsidRPr="003E64DB">
                        <w:rPr>
                          <w:rFonts w:ascii="Times New Roman" w:eastAsia="Times New Roman" w:hAnsi="Times New Roman" w:cs="Times New Roman"/>
                          <w:shd w:val="clear" w:color="auto" w:fill="FFFFFF"/>
                        </w:rPr>
                        <w:t xml:space="preserve"> = 0.04).</w:t>
                      </w:r>
                    </w:p>
                  </w:txbxContent>
                </v:textbox>
                <w10:wrap type="square"/>
              </v:shape>
            </w:pict>
          </mc:Fallback>
        </mc:AlternateContent>
      </w:r>
      <w:r>
        <w:rPr>
          <w:rFonts w:ascii="Helvetica" w:hAnsi="Helvetica" w:cs="Helvetica"/>
          <w:noProof/>
        </w:rPr>
        <w:drawing>
          <wp:anchor distT="0" distB="0" distL="114300" distR="114300" simplePos="0" relativeHeight="251663360" behindDoc="0" locked="0" layoutInCell="1" allowOverlap="1" wp14:anchorId="45FF654B" wp14:editId="71DDD0C6">
            <wp:simplePos x="0" y="0"/>
            <wp:positionH relativeFrom="column">
              <wp:posOffset>-342900</wp:posOffset>
            </wp:positionH>
            <wp:positionV relativeFrom="paragraph">
              <wp:posOffset>-228600</wp:posOffset>
            </wp:positionV>
            <wp:extent cx="5217160" cy="4572000"/>
            <wp:effectExtent l="0" t="0" r="0" b="0"/>
            <wp:wrapSquare wrapText="bothSides"/>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7160" cy="45720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4C5CDD" w:rsidRDefault="00EB1635">
      <w:bookmarkStart w:id="0" w:name="_GoBack"/>
      <w:bookmarkEnd w:id="0"/>
      <w:r>
        <w:rPr>
          <w:noProof/>
        </w:rPr>
        <w:lastRenderedPageBreak/>
        <w:drawing>
          <wp:anchor distT="0" distB="0" distL="114300" distR="114300" simplePos="0" relativeHeight="251668480" behindDoc="0" locked="0" layoutInCell="1" allowOverlap="1" wp14:anchorId="27C480AC" wp14:editId="38891CE1">
            <wp:simplePos x="0" y="0"/>
            <wp:positionH relativeFrom="column">
              <wp:posOffset>-914400</wp:posOffset>
            </wp:positionH>
            <wp:positionV relativeFrom="paragraph">
              <wp:posOffset>-342900</wp:posOffset>
            </wp:positionV>
            <wp:extent cx="6442075" cy="4229100"/>
            <wp:effectExtent l="0" t="0" r="9525" b="12700"/>
            <wp:wrapSquare wrapText="bothSides"/>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2075" cy="4229100"/>
                    </a:xfrm>
                    <a:prstGeom prst="rect">
                      <a:avLst/>
                    </a:prstGeom>
                    <a:noFill/>
                    <a:ln>
                      <a:noFill/>
                    </a:ln>
                  </pic:spPr>
                </pic:pic>
              </a:graphicData>
            </a:graphic>
            <wp14:sizeRelH relativeFrom="page">
              <wp14:pctWidth>0</wp14:pctWidth>
            </wp14:sizeRelH>
            <wp14:sizeRelV relativeFrom="page">
              <wp14:pctHeight>0</wp14:pctHeight>
            </wp14:sizeRelV>
          </wp:anchor>
        </w:drawing>
      </w:r>
      <w:ins w:id="1" w:author="Micah Freedman" w:date="2018-07-28T01:39:00Z">
        <w:r>
          <w:rPr>
            <w:noProof/>
          </w:rPr>
          <mc:AlternateContent>
            <mc:Choice Requires="wps">
              <w:drawing>
                <wp:anchor distT="0" distB="0" distL="114300" distR="114300" simplePos="0" relativeHeight="251669504" behindDoc="0" locked="0" layoutInCell="1" allowOverlap="1" wp14:anchorId="62A22E12" wp14:editId="02CE4BF9">
                  <wp:simplePos x="0" y="0"/>
                  <wp:positionH relativeFrom="column">
                    <wp:posOffset>-685800</wp:posOffset>
                  </wp:positionH>
                  <wp:positionV relativeFrom="paragraph">
                    <wp:posOffset>4000500</wp:posOffset>
                  </wp:positionV>
                  <wp:extent cx="5829300" cy="2171700"/>
                  <wp:effectExtent l="0" t="0" r="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5829300" cy="2171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3E64DB" w:rsidRPr="00E97DD2" w:rsidRDefault="003E64DB" w:rsidP="00EB1635">
                              <w:pPr>
                                <w:spacing w:line="480" w:lineRule="auto"/>
                                <w:rPr>
                                  <w:ins w:id="2" w:author="Micah Freedman" w:date="2018-07-28T01:39:00Z"/>
                                  <w:rFonts w:ascii="Times" w:hAnsi="Times"/>
                                </w:rPr>
                              </w:pPr>
                              <w:ins w:id="3" w:author="Micah Freedman" w:date="2018-07-28T01:39:00Z">
                                <w:r w:rsidRPr="0013700C">
                                  <w:rPr>
                                    <w:rFonts w:ascii="Times" w:hAnsi="Times"/>
                                    <w:b/>
                                  </w:rPr>
                                  <w:t xml:space="preserve">Figure </w:t>
                                </w:r>
                              </w:ins>
                              <w:ins w:id="4" w:author="Micah Freedman" w:date="2018-07-28T14:11:00Z">
                                <w:r>
                                  <w:rPr>
                                    <w:rFonts w:ascii="Times" w:hAnsi="Times"/>
                                    <w:b/>
                                  </w:rPr>
                                  <w:t>S4</w:t>
                                </w:r>
                              </w:ins>
                              <w:ins w:id="5" w:author="Micah Freedman" w:date="2018-07-28T01:39:00Z">
                                <w:r>
                                  <w:rPr>
                                    <w:rFonts w:ascii="Times" w:hAnsi="Times"/>
                                  </w:rPr>
                                  <w:t xml:space="preserve"> – (a</w:t>
                                </w:r>
                                <w:r w:rsidRPr="0013700C">
                                  <w:rPr>
                                    <w:rFonts w:ascii="Times" w:hAnsi="Times"/>
                                  </w:rPr>
                                  <w:t>) Yellow crazy ants (</w:t>
                                </w:r>
                                <w:r w:rsidRPr="003E1AEF">
                                  <w:rPr>
                                    <w:rFonts w:ascii="Times" w:hAnsi="Times"/>
                                    <w:i/>
                                  </w:rPr>
                                  <w:t>Anoplolepis</w:t>
                                </w:r>
                                <w:r w:rsidRPr="0013700C">
                                  <w:rPr>
                                    <w:rFonts w:ascii="Times" w:hAnsi="Times"/>
                                  </w:rPr>
                                  <w:t xml:space="preserve"> </w:t>
                                </w:r>
                                <w:r w:rsidRPr="003E1AEF">
                                  <w:rPr>
                                    <w:rFonts w:ascii="Times" w:hAnsi="Times"/>
                                    <w:i/>
                                  </w:rPr>
                                  <w:t>gracilipes</w:t>
                                </w:r>
                                <w:r w:rsidRPr="0013700C">
                                  <w:rPr>
                                    <w:rFonts w:ascii="Times" w:hAnsi="Times"/>
                                  </w:rPr>
                                  <w:t xml:space="preserve">) tending mealybugs on new growth of </w:t>
                                </w:r>
                                <w:r w:rsidRPr="00F454D5">
                                  <w:rPr>
                                    <w:rFonts w:ascii="Times" w:hAnsi="Times"/>
                                    <w:i/>
                                  </w:rPr>
                                  <w:t>Macaranga thompsonii</w:t>
                                </w:r>
                                <w:r>
                                  <w:rPr>
                                    <w:rFonts w:ascii="Times" w:hAnsi="Times"/>
                                  </w:rPr>
                                  <w:t xml:space="preserve"> from Rota.  (b</w:t>
                                </w:r>
                                <w:r w:rsidRPr="0013700C">
                                  <w:rPr>
                                    <w:rFonts w:ascii="Times" w:hAnsi="Times"/>
                                  </w:rPr>
                                  <w:t xml:space="preserve">) </w:t>
                                </w:r>
                                <w:r>
                                  <w:rPr>
                                    <w:rFonts w:ascii="Times" w:hAnsi="Times"/>
                                    <w:i/>
                                  </w:rPr>
                                  <w:t>Technomyrmex</w:t>
                                </w:r>
                                <w:r w:rsidRPr="0013700C">
                                  <w:rPr>
                                    <w:rFonts w:ascii="Times" w:hAnsi="Times"/>
                                    <w:i/>
                                  </w:rPr>
                                  <w:t xml:space="preserve"> albipes </w:t>
                                </w:r>
                                <w:r w:rsidRPr="0013700C">
                                  <w:rPr>
                                    <w:rFonts w:ascii="Times" w:hAnsi="Times"/>
                                  </w:rPr>
                                  <w:t xml:space="preserve">tending mealybugs on the underside of mature </w:t>
                                </w:r>
                                <w:r w:rsidRPr="0013700C">
                                  <w:rPr>
                                    <w:rFonts w:ascii="Times" w:hAnsi="Times"/>
                                    <w:i/>
                                  </w:rPr>
                                  <w:t>M. thompsonii</w:t>
                                </w:r>
                                <w:r w:rsidRPr="0013700C">
                                  <w:rPr>
                                    <w:rFonts w:ascii="Times" w:hAnsi="Times"/>
                                  </w:rPr>
                                  <w:t xml:space="preserve"> leaves on Guam</w:t>
                                </w:r>
                                <w:r>
                                  <w:rPr>
                                    <w:rFonts w:ascii="Times" w:hAnsi="Times"/>
                                  </w:rPr>
                                  <w:t xml:space="preserve">. </w:t>
                                </w:r>
                                <w:r w:rsidRPr="0013700C">
                                  <w:rPr>
                                    <w:rFonts w:ascii="Times" w:hAnsi="Times"/>
                                  </w:rPr>
                                  <w:t>Note extremely high ant densities and positioning of mealybugs along the major leaf veins to feed on phloem sap</w:t>
                                </w:r>
                                <w:r>
                                  <w:rPr>
                                    <w:rFonts w:ascii="Times" w:hAnsi="Times"/>
                                  </w:rPr>
                                  <w:t>.</w:t>
                                </w:r>
                                <w:r w:rsidRPr="0013700C">
                                  <w:rPr>
                                    <w:rFonts w:ascii="Times" w:hAnsi="Times"/>
                                    <w:i/>
                                  </w:rPr>
                                  <w:t xml:space="preserve"> </w:t>
                                </w:r>
                                <w:r>
                                  <w:rPr>
                                    <w:rFonts w:ascii="Times" w:hAnsi="Times"/>
                                  </w:rPr>
                                  <w:t>(c</w:t>
                                </w:r>
                                <w:r w:rsidRPr="0013700C">
                                  <w:rPr>
                                    <w:rFonts w:ascii="Times" w:hAnsi="Times"/>
                                  </w:rPr>
                                  <w:t xml:space="preserve">) </w:t>
                                </w:r>
                                <w:r w:rsidRPr="0013700C">
                                  <w:rPr>
                                    <w:rFonts w:ascii="Times" w:hAnsi="Times"/>
                                    <w:i/>
                                  </w:rPr>
                                  <w:t xml:space="preserve">Technomyrmex albipes </w:t>
                                </w:r>
                                <w:r w:rsidRPr="0013700C">
                                  <w:rPr>
                                    <w:rFonts w:ascii="Times" w:hAnsi="Times"/>
                                  </w:rPr>
                                  <w:t xml:space="preserve">carrying a dead </w:t>
                                </w:r>
                                <w:r w:rsidRPr="0013700C">
                                  <w:rPr>
                                    <w:rFonts w:ascii="Times" w:hAnsi="Times"/>
                                    <w:i/>
                                  </w:rPr>
                                  <w:t xml:space="preserve">Nephila </w:t>
                                </w:r>
                                <w:r w:rsidRPr="0013700C">
                                  <w:rPr>
                                    <w:rFonts w:ascii="Times" w:hAnsi="Times"/>
                                  </w:rPr>
                                  <w:t>spider on Guam</w:t>
                                </w:r>
                                <w:r>
                                  <w:rPr>
                                    <w:rFonts w:ascii="Times" w:hAnsi="Times"/>
                                  </w:rPr>
                                  <w:t>.</w:t>
                                </w:r>
                                <w:r w:rsidRPr="0013700C">
                                  <w:rPr>
                                    <w:rFonts w:ascii="Times" w:hAnsi="Times"/>
                                  </w:rPr>
                                  <w:t xml:space="preserve"> </w:t>
                                </w:r>
                                <w:r>
                                  <w:rPr>
                                    <w:rFonts w:ascii="Times" w:hAnsi="Times"/>
                                  </w:rPr>
                                  <w:t>(d</w:t>
                                </w:r>
                                <w:r w:rsidRPr="0013700C">
                                  <w:rPr>
                                    <w:rFonts w:ascii="Times" w:hAnsi="Times"/>
                                  </w:rPr>
                                  <w:t xml:space="preserve">) </w:t>
                                </w:r>
                                <w:r>
                                  <w:rPr>
                                    <w:rFonts w:ascii="Times" w:hAnsi="Times"/>
                                  </w:rPr>
                                  <w:t xml:space="preserve">Mealybugs feeding on the petiole of </w:t>
                                </w:r>
                                <w:r>
                                  <w:rPr>
                                    <w:rFonts w:ascii="Times" w:hAnsi="Times"/>
                                    <w:i/>
                                  </w:rPr>
                                  <w:t>M. thompsonii</w:t>
                                </w:r>
                                <w:r>
                                  <w:rPr>
                                    <w:rFonts w:ascii="Times" w:hAnsi="Times"/>
                                  </w:rPr>
                                  <w:t>.</w:t>
                                </w:r>
                              </w:ins>
                            </w:p>
                            <w:p w:rsidR="003E64DB" w:rsidRDefault="003E64DB" w:rsidP="00EB16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o:spid="_x0000_s1031" type="#_x0000_t202" style="position:absolute;margin-left:-53.95pt;margin-top:315pt;width:459pt;height:17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" filled="f" stroked="f">
                  <v:textbox>
                    <w:txbxContent>
                      <w:p w:rsidR="00EB1635" w:rsidRPr="00E97DD2" w:rsidRDefault="00EB1635" w:rsidP="00EB1635">
                        <w:pPr>
                          <w:spacing w:line="480" w:lineRule="auto"/>
                          <w:rPr>
                            <w:ins w:id="7" w:author="Micah Freedman" w:date="2018-07-28T01:39:00Z"/>
                            <w:rFonts w:ascii="Times" w:hAnsi="Times"/>
                          </w:rPr>
                        </w:pPr>
                        <w:ins w:id="8" w:author="Micah Freedman" w:date="2018-07-28T01:39:00Z">
                          <w:r w:rsidRPr="0013700C">
                            <w:rPr>
                              <w:rFonts w:ascii="Times" w:hAnsi="Times"/>
                              <w:b/>
                            </w:rPr>
                            <w:t xml:space="preserve">Figure </w:t>
                          </w:r>
                        </w:ins>
                        <w:ins w:id="9" w:author="Micah Freedman" w:date="2018-07-28T14:11:00Z">
                          <w:r>
                            <w:rPr>
                              <w:rFonts w:ascii="Times" w:hAnsi="Times"/>
                              <w:b/>
                            </w:rPr>
                            <w:t>S4</w:t>
                          </w:r>
                        </w:ins>
                        <w:ins w:id="10" w:author="Micah Freedman" w:date="2018-07-28T01:39:00Z">
                          <w:r>
                            <w:rPr>
                              <w:rFonts w:ascii="Times" w:hAnsi="Times"/>
                            </w:rPr>
                            <w:t xml:space="preserve"> – (a</w:t>
                          </w:r>
                          <w:r w:rsidRPr="0013700C">
                            <w:rPr>
                              <w:rFonts w:ascii="Times" w:hAnsi="Times"/>
                            </w:rPr>
                            <w:t>) Yellow crazy ants (</w:t>
                          </w:r>
                          <w:r w:rsidRPr="003E1AEF">
                            <w:rPr>
                              <w:rFonts w:ascii="Times" w:hAnsi="Times"/>
                              <w:i/>
                            </w:rPr>
                            <w:t>Anoplolepis</w:t>
                          </w:r>
                          <w:r w:rsidRPr="0013700C">
                            <w:rPr>
                              <w:rFonts w:ascii="Times" w:hAnsi="Times"/>
                            </w:rPr>
                            <w:t xml:space="preserve"> </w:t>
                          </w:r>
                          <w:r w:rsidRPr="003E1AEF">
                            <w:rPr>
                              <w:rFonts w:ascii="Times" w:hAnsi="Times"/>
                              <w:i/>
                            </w:rPr>
                            <w:t>gracilipes</w:t>
                          </w:r>
                          <w:r w:rsidRPr="0013700C">
                            <w:rPr>
                              <w:rFonts w:ascii="Times" w:hAnsi="Times"/>
                            </w:rPr>
                            <w:t xml:space="preserve">) tending mealybugs on new growth of </w:t>
                          </w:r>
                          <w:r w:rsidRPr="00F454D5">
                            <w:rPr>
                              <w:rFonts w:ascii="Times" w:hAnsi="Times"/>
                              <w:i/>
                            </w:rPr>
                            <w:t>Macaranga thompsonii</w:t>
                          </w:r>
                          <w:r>
                            <w:rPr>
                              <w:rFonts w:ascii="Times" w:hAnsi="Times"/>
                            </w:rPr>
                            <w:t xml:space="preserve"> from Rota.  (b</w:t>
                          </w:r>
                          <w:r w:rsidRPr="0013700C">
                            <w:rPr>
                              <w:rFonts w:ascii="Times" w:hAnsi="Times"/>
                            </w:rPr>
                            <w:t xml:space="preserve">) </w:t>
                          </w:r>
                          <w:r>
                            <w:rPr>
                              <w:rFonts w:ascii="Times" w:hAnsi="Times"/>
                              <w:i/>
                            </w:rPr>
                            <w:t>Technomyrmex</w:t>
                          </w:r>
                          <w:r w:rsidRPr="0013700C">
                            <w:rPr>
                              <w:rFonts w:ascii="Times" w:hAnsi="Times"/>
                              <w:i/>
                            </w:rPr>
                            <w:t xml:space="preserve"> albipes </w:t>
                          </w:r>
                          <w:r w:rsidRPr="0013700C">
                            <w:rPr>
                              <w:rFonts w:ascii="Times" w:hAnsi="Times"/>
                            </w:rPr>
                            <w:t xml:space="preserve">tending mealybugs on the underside of mature </w:t>
                          </w:r>
                          <w:r w:rsidRPr="0013700C">
                            <w:rPr>
                              <w:rFonts w:ascii="Times" w:hAnsi="Times"/>
                              <w:i/>
                            </w:rPr>
                            <w:t>M. thompsonii</w:t>
                          </w:r>
                          <w:r w:rsidRPr="0013700C">
                            <w:rPr>
                              <w:rFonts w:ascii="Times" w:hAnsi="Times"/>
                            </w:rPr>
                            <w:t xml:space="preserve"> leaves on Guam</w:t>
                          </w:r>
                          <w:r>
                            <w:rPr>
                              <w:rFonts w:ascii="Times" w:hAnsi="Times"/>
                            </w:rPr>
                            <w:t xml:space="preserve">. </w:t>
                          </w:r>
                          <w:r w:rsidRPr="0013700C">
                            <w:rPr>
                              <w:rFonts w:ascii="Times" w:hAnsi="Times"/>
                            </w:rPr>
                            <w:t>Note extremely high ant densities and positioning of mealybugs along the major leaf veins to feed on phloem sap</w:t>
                          </w:r>
                          <w:r>
                            <w:rPr>
                              <w:rFonts w:ascii="Times" w:hAnsi="Times"/>
                            </w:rPr>
                            <w:t>.</w:t>
                          </w:r>
                          <w:r w:rsidRPr="0013700C">
                            <w:rPr>
                              <w:rFonts w:ascii="Times" w:hAnsi="Times"/>
                              <w:i/>
                            </w:rPr>
                            <w:t xml:space="preserve"> </w:t>
                          </w:r>
                          <w:r>
                            <w:rPr>
                              <w:rFonts w:ascii="Times" w:hAnsi="Times"/>
                            </w:rPr>
                            <w:t>(c</w:t>
                          </w:r>
                          <w:r w:rsidRPr="0013700C">
                            <w:rPr>
                              <w:rFonts w:ascii="Times" w:hAnsi="Times"/>
                            </w:rPr>
                            <w:t xml:space="preserve">) </w:t>
                          </w:r>
                          <w:r w:rsidRPr="0013700C">
                            <w:rPr>
                              <w:rFonts w:ascii="Times" w:hAnsi="Times"/>
                              <w:i/>
                            </w:rPr>
                            <w:t xml:space="preserve">Technomyrmex albipes </w:t>
                          </w:r>
                          <w:r w:rsidRPr="0013700C">
                            <w:rPr>
                              <w:rFonts w:ascii="Times" w:hAnsi="Times"/>
                            </w:rPr>
                            <w:t xml:space="preserve">carrying a dead </w:t>
                          </w:r>
                          <w:r w:rsidRPr="0013700C">
                            <w:rPr>
                              <w:rFonts w:ascii="Times" w:hAnsi="Times"/>
                              <w:i/>
                            </w:rPr>
                            <w:t xml:space="preserve">Nephila </w:t>
                          </w:r>
                          <w:r w:rsidRPr="0013700C">
                            <w:rPr>
                              <w:rFonts w:ascii="Times" w:hAnsi="Times"/>
                            </w:rPr>
                            <w:t>spider on Guam</w:t>
                          </w:r>
                          <w:r>
                            <w:rPr>
                              <w:rFonts w:ascii="Times" w:hAnsi="Times"/>
                            </w:rPr>
                            <w:t>.</w:t>
                          </w:r>
                          <w:r w:rsidRPr="0013700C">
                            <w:rPr>
                              <w:rFonts w:ascii="Times" w:hAnsi="Times"/>
                            </w:rPr>
                            <w:t xml:space="preserve"> </w:t>
                          </w:r>
                          <w:r>
                            <w:rPr>
                              <w:rFonts w:ascii="Times" w:hAnsi="Times"/>
                            </w:rPr>
                            <w:t>(d</w:t>
                          </w:r>
                          <w:r w:rsidRPr="0013700C">
                            <w:rPr>
                              <w:rFonts w:ascii="Times" w:hAnsi="Times"/>
                            </w:rPr>
                            <w:t xml:space="preserve">) </w:t>
                          </w:r>
                          <w:r>
                            <w:rPr>
                              <w:rFonts w:ascii="Times" w:hAnsi="Times"/>
                            </w:rPr>
                            <w:t xml:space="preserve">Mealybugs feeding on the petiole of </w:t>
                          </w:r>
                          <w:r>
                            <w:rPr>
                              <w:rFonts w:ascii="Times" w:hAnsi="Times"/>
                              <w:i/>
                            </w:rPr>
                            <w:t>M. thompsonii</w:t>
                          </w:r>
                          <w:r>
                            <w:rPr>
                              <w:rFonts w:ascii="Times" w:hAnsi="Times"/>
                            </w:rPr>
                            <w:t>.</w:t>
                          </w:r>
                        </w:ins>
                      </w:p>
                      <w:p w:rsidR="00EB1635" w:rsidRDefault="00EB1635" w:rsidP="00EB1635"/>
                    </w:txbxContent>
                  </v:textbox>
                  <w10:wrap type="square"/>
                </v:shape>
              </w:pict>
            </mc:Fallback>
          </mc:AlternateContent>
        </w:r>
      </w:ins>
    </w:p>
    <w:sectPr w:rsidR="004C5CDD" w:rsidSect="004C5CD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altName w:val="Times Roman"/>
    <w:panose1 w:val="02000500000000000000"/>
    <w:charset w:val="4D"/>
    <w:family w:val="roman"/>
    <w:notTrueType/>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635"/>
    <w:rsid w:val="003E64DB"/>
    <w:rsid w:val="004C5CDD"/>
    <w:rsid w:val="007D01B2"/>
    <w:rsid w:val="00EB16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16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B16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16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B16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193</Words>
  <Characters>1101</Characters>
  <Application>Microsoft Macintosh Word</Application>
  <DocSecurity>0</DocSecurity>
  <Lines>9</Lines>
  <Paragraphs>2</Paragraphs>
  <ScaleCrop>false</ScaleCrop>
  <Company>University of California, Davis</Company>
  <LinksUpToDate>false</LinksUpToDate>
  <CharactersWithSpaces>1292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Freedman</dc:creator>
  <cp:keywords/>
  <dc:description/>
  <cp:lastModifiedBy>Micah Freedman</cp:lastModifiedBy>
  <cp:revision>2</cp:revision>
  <dcterms:created xsi:type="dcterms:W3CDTF">2018-10-02T00:30:00Z</dcterms:created>
  <dcterms:modified xsi:type="dcterms:W3CDTF">2018-10-02T00:30:00Z</dcterms:modified>
</cp:coreProperties>
</file>