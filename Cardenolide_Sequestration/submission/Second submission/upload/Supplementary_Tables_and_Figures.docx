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235" w:type="dxa"/>
        <w:tblInd w:w="-635" w:type="dxa"/>
        <w:tblLook w:val="04A0" w:firstRow="1" w:lastRow="0" w:firstColumn="1" w:lastColumn="0" w:noHBand="0" w:noVBand="1"/>
        <w:tblPrChange w:id="0" w:author="Micah Freedman" w:date="2022-03-20T14:15:00Z">
          <w:tblPr>
            <w:tblStyle w:val="TableGrid"/>
            <w:tblW w:w="10490" w:type="dxa"/>
            <w:tblInd w:w="-635" w:type="dxa"/>
            <w:tblLook w:val="04A0" w:firstRow="1" w:lastRow="0" w:firstColumn="1" w:lastColumn="0" w:noHBand="0" w:noVBand="1"/>
          </w:tblPr>
        </w:tblPrChange>
      </w:tblPr>
      <w:tblGrid>
        <w:gridCol w:w="1253"/>
        <w:gridCol w:w="371"/>
        <w:gridCol w:w="1235"/>
        <w:gridCol w:w="900"/>
        <w:gridCol w:w="476"/>
        <w:gridCol w:w="423"/>
        <w:gridCol w:w="435"/>
        <w:gridCol w:w="470"/>
        <w:gridCol w:w="249"/>
        <w:gridCol w:w="520"/>
        <w:gridCol w:w="830"/>
        <w:gridCol w:w="178"/>
        <w:gridCol w:w="1039"/>
        <w:gridCol w:w="41"/>
        <w:gridCol w:w="1033"/>
        <w:gridCol w:w="721"/>
        <w:gridCol w:w="61"/>
        <w:tblGridChange w:id="1">
          <w:tblGrid>
            <w:gridCol w:w="1309"/>
            <w:gridCol w:w="530"/>
            <w:gridCol w:w="1235"/>
            <w:gridCol w:w="990"/>
            <w:gridCol w:w="476"/>
            <w:gridCol w:w="497"/>
            <w:gridCol w:w="435"/>
            <w:gridCol w:w="507"/>
            <w:gridCol w:w="435"/>
            <w:gridCol w:w="384"/>
            <w:gridCol w:w="514"/>
            <w:gridCol w:w="371"/>
            <w:gridCol w:w="899"/>
            <w:gridCol w:w="170"/>
            <w:gridCol w:w="888"/>
            <w:gridCol w:w="753"/>
            <w:gridCol w:w="97"/>
          </w:tblGrid>
        </w:tblGridChange>
      </w:tblGrid>
      <w:tr w:rsidR="00CA16A4" w:rsidRPr="000E2622" w:rsidDel="00CB5C04" w14:paraId="58435748" w14:textId="77777777" w:rsidTr="00CA16A4">
        <w:trPr>
          <w:trHeight w:val="77"/>
          <w:del w:id="2" w:author="Micah Freedman" w:date="2022-03-11T15:01:00Z"/>
          <w:trPrChange w:id="3" w:author="Micah Freedman" w:date="2022-03-20T14:15:00Z">
            <w:trPr>
              <w:trHeight w:val="77"/>
            </w:trPr>
          </w:trPrChange>
        </w:trPr>
        <w:tc>
          <w:tcPr>
            <w:tcW w:w="1718" w:type="dxa"/>
            <w:gridSpan w:val="2"/>
            <w:tcBorders>
              <w:top w:val="single" w:sz="4" w:space="0" w:color="auto"/>
              <w:left w:val="single" w:sz="4" w:space="0" w:color="auto"/>
              <w:bottom w:val="single" w:sz="4" w:space="0" w:color="auto"/>
              <w:right w:val="nil"/>
            </w:tcBorders>
            <w:vAlign w:val="center"/>
            <w:tcPrChange w:id="4" w:author="Micah Freedman" w:date="2022-03-20T14:15:00Z">
              <w:tcPr>
                <w:tcW w:w="1869" w:type="dxa"/>
                <w:gridSpan w:val="2"/>
                <w:tcBorders>
                  <w:top w:val="single" w:sz="4" w:space="0" w:color="auto"/>
                  <w:left w:val="single" w:sz="4" w:space="0" w:color="auto"/>
                  <w:bottom w:val="single" w:sz="4" w:space="0" w:color="auto"/>
                  <w:right w:val="nil"/>
                </w:tcBorders>
                <w:vAlign w:val="center"/>
              </w:tcPr>
            </w:tcPrChange>
          </w:tcPr>
          <w:p w14:paraId="137F0835" w14:textId="532DAFBF" w:rsidR="00FF0CFC" w:rsidRPr="000E2622" w:rsidDel="00CB5C04" w:rsidRDefault="00FF0CFC" w:rsidP="001C6B1D">
            <w:pPr>
              <w:jc w:val="center"/>
              <w:rPr>
                <w:moveFrom w:id="5" w:author="Micah Freedman" w:date="2022-03-11T15:01:00Z"/>
                <w:rFonts w:ascii="Arial" w:hAnsi="Arial" w:cs="Arial"/>
                <w:b/>
                <w:bCs/>
                <w:sz w:val="20"/>
                <w:szCs w:val="20"/>
              </w:rPr>
            </w:pPr>
            <w:moveFromRangeStart w:id="6" w:author="Micah Freedman" w:date="2022-03-11T15:01:00Z" w:name="move97903280"/>
            <w:moveFrom w:id="7" w:author="Micah Freedman" w:date="2022-03-11T15:01:00Z">
              <w:r w:rsidRPr="000E2622" w:rsidDel="00CB5C04">
                <w:rPr>
                  <w:rFonts w:ascii="Arial" w:hAnsi="Arial" w:cs="Arial"/>
                  <w:b/>
                  <w:bCs/>
                  <w:sz w:val="20"/>
                  <w:szCs w:val="20"/>
                </w:rPr>
                <w:t>Population</w:t>
              </w:r>
            </w:moveFrom>
          </w:p>
        </w:tc>
        <w:tc>
          <w:tcPr>
            <w:tcW w:w="2174" w:type="dxa"/>
            <w:gridSpan w:val="2"/>
            <w:tcBorders>
              <w:top w:val="single" w:sz="4" w:space="0" w:color="auto"/>
              <w:left w:val="nil"/>
              <w:bottom w:val="single" w:sz="4" w:space="0" w:color="auto"/>
              <w:right w:val="nil"/>
            </w:tcBorders>
            <w:vAlign w:val="center"/>
            <w:tcPrChange w:id="8" w:author="Micah Freedman" w:date="2022-03-20T14:15:00Z">
              <w:tcPr>
                <w:tcW w:w="2237" w:type="dxa"/>
                <w:gridSpan w:val="2"/>
                <w:tcBorders>
                  <w:top w:val="single" w:sz="4" w:space="0" w:color="auto"/>
                  <w:left w:val="nil"/>
                  <w:bottom w:val="single" w:sz="4" w:space="0" w:color="auto"/>
                  <w:right w:val="nil"/>
                </w:tcBorders>
                <w:vAlign w:val="center"/>
              </w:tcPr>
            </w:tcPrChange>
          </w:tcPr>
          <w:p w14:paraId="0B6A9EF1" w14:textId="3DFC7E69" w:rsidR="00FF0CFC" w:rsidRPr="000E2622" w:rsidDel="00CB5C04" w:rsidRDefault="00FF0CFC" w:rsidP="001C6B1D">
            <w:pPr>
              <w:jc w:val="center"/>
              <w:rPr>
                <w:moveFrom w:id="9" w:author="Micah Freedman" w:date="2022-03-11T15:01:00Z"/>
                <w:rFonts w:ascii="Arial" w:hAnsi="Arial" w:cs="Arial"/>
                <w:b/>
                <w:bCs/>
                <w:sz w:val="20"/>
                <w:szCs w:val="20"/>
              </w:rPr>
            </w:pPr>
            <w:moveFrom w:id="10" w:author="Micah Freedman" w:date="2022-03-11T15:01:00Z">
              <w:r w:rsidRPr="000E2622" w:rsidDel="00CB5C04">
                <w:rPr>
                  <w:rFonts w:ascii="Arial" w:hAnsi="Arial" w:cs="Arial"/>
                  <w:b/>
                  <w:bCs/>
                  <w:sz w:val="20"/>
                  <w:szCs w:val="20"/>
                </w:rPr>
                <w:t>Family ID</w:t>
              </w:r>
            </w:moveFrom>
          </w:p>
        </w:tc>
        <w:tc>
          <w:tcPr>
            <w:tcW w:w="931" w:type="dxa"/>
            <w:gridSpan w:val="2"/>
            <w:tcBorders>
              <w:top w:val="single" w:sz="4" w:space="0" w:color="auto"/>
              <w:left w:val="nil"/>
              <w:bottom w:val="single" w:sz="4" w:space="0" w:color="auto"/>
              <w:right w:val="nil"/>
            </w:tcBorders>
            <w:vAlign w:val="center"/>
            <w:tcPrChange w:id="11" w:author="Micah Freedman" w:date="2022-03-20T14:15:00Z">
              <w:tcPr>
                <w:tcW w:w="983" w:type="dxa"/>
                <w:gridSpan w:val="2"/>
                <w:tcBorders>
                  <w:top w:val="single" w:sz="4" w:space="0" w:color="auto"/>
                  <w:left w:val="nil"/>
                  <w:bottom w:val="single" w:sz="4" w:space="0" w:color="auto"/>
                  <w:right w:val="nil"/>
                </w:tcBorders>
                <w:vAlign w:val="center"/>
              </w:tcPr>
            </w:tcPrChange>
          </w:tcPr>
          <w:p w14:paraId="1460342F" w14:textId="49BB1B6D" w:rsidR="00FF0CFC" w:rsidRPr="000E2622" w:rsidDel="00CB5C04" w:rsidRDefault="00FF0CFC" w:rsidP="001C6B1D">
            <w:pPr>
              <w:jc w:val="center"/>
              <w:rPr>
                <w:moveFrom w:id="12" w:author="Micah Freedman" w:date="2022-03-11T15:01:00Z"/>
                <w:rFonts w:ascii="Arial" w:hAnsi="Arial" w:cs="Arial"/>
                <w:b/>
                <w:bCs/>
                <w:sz w:val="20"/>
                <w:szCs w:val="20"/>
              </w:rPr>
            </w:pPr>
            <w:moveFrom w:id="13" w:author="Micah Freedman" w:date="2022-03-11T15:01:00Z">
              <w:r w:rsidRPr="000E2622" w:rsidDel="00CB5C04">
                <w:rPr>
                  <w:rFonts w:ascii="Arial" w:hAnsi="Arial" w:cs="Arial"/>
                  <w:b/>
                  <w:bCs/>
                  <w:sz w:val="20"/>
                  <w:szCs w:val="20"/>
                </w:rPr>
                <w:t>GOPH</w:t>
              </w:r>
            </w:moveFrom>
          </w:p>
        </w:tc>
        <w:tc>
          <w:tcPr>
            <w:tcW w:w="910" w:type="dxa"/>
            <w:gridSpan w:val="2"/>
            <w:tcBorders>
              <w:top w:val="single" w:sz="4" w:space="0" w:color="auto"/>
              <w:left w:val="nil"/>
              <w:bottom w:val="single" w:sz="4" w:space="0" w:color="auto"/>
              <w:right w:val="nil"/>
            </w:tcBorders>
            <w:vAlign w:val="center"/>
            <w:tcPrChange w:id="14" w:author="Micah Freedman" w:date="2022-03-20T14:15:00Z">
              <w:tcPr>
                <w:tcW w:w="952" w:type="dxa"/>
                <w:gridSpan w:val="2"/>
                <w:tcBorders>
                  <w:top w:val="single" w:sz="4" w:space="0" w:color="auto"/>
                  <w:left w:val="nil"/>
                  <w:bottom w:val="single" w:sz="4" w:space="0" w:color="auto"/>
                  <w:right w:val="nil"/>
                </w:tcBorders>
                <w:vAlign w:val="center"/>
              </w:tcPr>
            </w:tcPrChange>
          </w:tcPr>
          <w:p w14:paraId="49BE9E21" w14:textId="73B7354F" w:rsidR="00FF0CFC" w:rsidRPr="000E2622" w:rsidDel="00CB5C04" w:rsidRDefault="00FF0CFC" w:rsidP="001C6B1D">
            <w:pPr>
              <w:jc w:val="center"/>
              <w:rPr>
                <w:moveFrom w:id="15" w:author="Micah Freedman" w:date="2022-03-11T15:01:00Z"/>
                <w:rFonts w:ascii="Arial" w:hAnsi="Arial" w:cs="Arial"/>
                <w:b/>
                <w:bCs/>
                <w:sz w:val="20"/>
                <w:szCs w:val="20"/>
              </w:rPr>
            </w:pPr>
            <w:moveFrom w:id="16" w:author="Micah Freedman" w:date="2022-03-11T15:01:00Z">
              <w:r w:rsidRPr="000E2622" w:rsidDel="00CB5C04">
                <w:rPr>
                  <w:rFonts w:ascii="Arial" w:hAnsi="Arial" w:cs="Arial"/>
                  <w:b/>
                  <w:bCs/>
                  <w:sz w:val="20"/>
                  <w:szCs w:val="20"/>
                </w:rPr>
                <w:t>ASCU</w:t>
              </w:r>
            </w:moveFrom>
          </w:p>
        </w:tc>
        <w:tc>
          <w:tcPr>
            <w:tcW w:w="791" w:type="dxa"/>
            <w:gridSpan w:val="2"/>
            <w:tcBorders>
              <w:top w:val="single" w:sz="4" w:space="0" w:color="auto"/>
              <w:left w:val="nil"/>
              <w:bottom w:val="single" w:sz="4" w:space="0" w:color="auto"/>
              <w:right w:val="nil"/>
            </w:tcBorders>
            <w:vAlign w:val="center"/>
            <w:tcPrChange w:id="17" w:author="Micah Freedman" w:date="2022-03-20T14:15:00Z">
              <w:tcPr>
                <w:tcW w:w="826" w:type="dxa"/>
                <w:gridSpan w:val="2"/>
                <w:tcBorders>
                  <w:top w:val="single" w:sz="4" w:space="0" w:color="auto"/>
                  <w:left w:val="nil"/>
                  <w:bottom w:val="single" w:sz="4" w:space="0" w:color="auto"/>
                  <w:right w:val="nil"/>
                </w:tcBorders>
                <w:vAlign w:val="center"/>
              </w:tcPr>
            </w:tcPrChange>
          </w:tcPr>
          <w:p w14:paraId="30C53487" w14:textId="4771F304" w:rsidR="00FF0CFC" w:rsidRPr="000E2622" w:rsidDel="00CB5C04" w:rsidRDefault="00FF0CFC" w:rsidP="001C6B1D">
            <w:pPr>
              <w:jc w:val="center"/>
              <w:rPr>
                <w:moveFrom w:id="18" w:author="Micah Freedman" w:date="2022-03-11T15:01:00Z"/>
                <w:rFonts w:ascii="Arial" w:hAnsi="Arial" w:cs="Arial"/>
                <w:b/>
                <w:bCs/>
                <w:sz w:val="20"/>
                <w:szCs w:val="20"/>
              </w:rPr>
            </w:pPr>
            <w:moveFrom w:id="19" w:author="Micah Freedman" w:date="2022-03-11T15:01:00Z">
              <w:r w:rsidRPr="000E2622" w:rsidDel="00CB5C04">
                <w:rPr>
                  <w:rFonts w:ascii="Arial" w:hAnsi="Arial" w:cs="Arial"/>
                  <w:b/>
                  <w:bCs/>
                  <w:sz w:val="20"/>
                  <w:szCs w:val="20"/>
                </w:rPr>
                <w:t>AINC</w:t>
              </w:r>
            </w:moveFrom>
          </w:p>
        </w:tc>
        <w:tc>
          <w:tcPr>
            <w:tcW w:w="854" w:type="dxa"/>
            <w:tcBorders>
              <w:top w:val="single" w:sz="4" w:space="0" w:color="auto"/>
              <w:left w:val="nil"/>
              <w:bottom w:val="single" w:sz="4" w:space="0" w:color="auto"/>
              <w:right w:val="nil"/>
            </w:tcBorders>
            <w:vAlign w:val="center"/>
            <w:tcPrChange w:id="20" w:author="Micah Freedman" w:date="2022-03-20T14:15:00Z">
              <w:tcPr>
                <w:tcW w:w="892" w:type="dxa"/>
                <w:gridSpan w:val="2"/>
                <w:tcBorders>
                  <w:top w:val="single" w:sz="4" w:space="0" w:color="auto"/>
                  <w:left w:val="nil"/>
                  <w:bottom w:val="single" w:sz="4" w:space="0" w:color="auto"/>
                  <w:right w:val="nil"/>
                </w:tcBorders>
                <w:vAlign w:val="center"/>
              </w:tcPr>
            </w:tcPrChange>
          </w:tcPr>
          <w:p w14:paraId="187CDF09" w14:textId="721CD5BD" w:rsidR="00FF0CFC" w:rsidRPr="000E2622" w:rsidDel="00CB5C04" w:rsidRDefault="00FF0CFC" w:rsidP="001C6B1D">
            <w:pPr>
              <w:jc w:val="center"/>
              <w:rPr>
                <w:moveFrom w:id="21" w:author="Micah Freedman" w:date="2022-03-11T15:01:00Z"/>
                <w:rFonts w:ascii="Arial" w:hAnsi="Arial" w:cs="Arial"/>
                <w:b/>
                <w:bCs/>
                <w:sz w:val="20"/>
                <w:szCs w:val="20"/>
              </w:rPr>
            </w:pPr>
            <w:moveFrom w:id="22" w:author="Micah Freedman" w:date="2022-03-11T15:01:00Z">
              <w:r w:rsidRPr="000E2622" w:rsidDel="00CB5C04">
                <w:rPr>
                  <w:rFonts w:ascii="Arial" w:hAnsi="Arial" w:cs="Arial"/>
                  <w:b/>
                  <w:bCs/>
                  <w:sz w:val="20"/>
                  <w:szCs w:val="20"/>
                </w:rPr>
                <w:t>ASFA</w:t>
              </w:r>
            </w:moveFrom>
          </w:p>
        </w:tc>
        <w:tc>
          <w:tcPr>
            <w:tcW w:w="1046" w:type="dxa"/>
            <w:gridSpan w:val="3"/>
            <w:tcBorders>
              <w:top w:val="single" w:sz="4" w:space="0" w:color="auto"/>
              <w:left w:val="nil"/>
              <w:bottom w:val="single" w:sz="4" w:space="0" w:color="auto"/>
              <w:right w:val="nil"/>
            </w:tcBorders>
            <w:vAlign w:val="center"/>
            <w:tcPrChange w:id="23" w:author="Micah Freedman" w:date="2022-03-20T14:15:00Z">
              <w:tcPr>
                <w:tcW w:w="907" w:type="dxa"/>
                <w:tcBorders>
                  <w:top w:val="single" w:sz="4" w:space="0" w:color="auto"/>
                  <w:left w:val="nil"/>
                  <w:bottom w:val="single" w:sz="4" w:space="0" w:color="auto"/>
                  <w:right w:val="nil"/>
                </w:tcBorders>
                <w:vAlign w:val="center"/>
              </w:tcPr>
            </w:tcPrChange>
          </w:tcPr>
          <w:p w14:paraId="09851465" w14:textId="6424E65D" w:rsidR="00FF0CFC" w:rsidRPr="000E2622" w:rsidDel="00CB5C04" w:rsidRDefault="00FF0CFC" w:rsidP="001C6B1D">
            <w:pPr>
              <w:jc w:val="center"/>
              <w:rPr>
                <w:moveFrom w:id="24" w:author="Micah Freedman" w:date="2022-03-11T15:01:00Z"/>
                <w:rFonts w:ascii="Arial" w:hAnsi="Arial" w:cs="Arial"/>
                <w:b/>
                <w:bCs/>
                <w:sz w:val="20"/>
                <w:szCs w:val="20"/>
              </w:rPr>
            </w:pPr>
            <w:moveFrom w:id="25" w:author="Micah Freedman" w:date="2022-03-11T15:01:00Z">
              <w:r w:rsidRPr="000E2622" w:rsidDel="00CB5C04">
                <w:rPr>
                  <w:rFonts w:ascii="Arial" w:hAnsi="Arial" w:cs="Arial"/>
                  <w:b/>
                  <w:bCs/>
                  <w:sz w:val="20"/>
                  <w:szCs w:val="20"/>
                </w:rPr>
                <w:t>ASYR</w:t>
              </w:r>
            </w:moveFrom>
          </w:p>
        </w:tc>
        <w:tc>
          <w:tcPr>
            <w:tcW w:w="1076" w:type="dxa"/>
            <w:tcBorders>
              <w:top w:val="single" w:sz="4" w:space="0" w:color="auto"/>
              <w:left w:val="nil"/>
              <w:bottom w:val="single" w:sz="4" w:space="0" w:color="auto"/>
              <w:right w:val="single" w:sz="4" w:space="0" w:color="auto"/>
            </w:tcBorders>
            <w:vAlign w:val="center"/>
            <w:tcPrChange w:id="26" w:author="Micah Freedman" w:date="2022-03-20T14:15:00Z">
              <w:tcPr>
                <w:tcW w:w="1067" w:type="dxa"/>
                <w:gridSpan w:val="2"/>
                <w:tcBorders>
                  <w:top w:val="single" w:sz="4" w:space="0" w:color="auto"/>
                  <w:left w:val="nil"/>
                  <w:bottom w:val="single" w:sz="4" w:space="0" w:color="auto"/>
                  <w:right w:val="single" w:sz="4" w:space="0" w:color="auto"/>
                </w:tcBorders>
                <w:vAlign w:val="center"/>
              </w:tcPr>
            </w:tcPrChange>
          </w:tcPr>
          <w:p w14:paraId="21DFE213" w14:textId="69482698" w:rsidR="00FF0CFC" w:rsidRPr="000E2622" w:rsidDel="00CB5C04" w:rsidRDefault="00FF0CFC" w:rsidP="001C6B1D">
            <w:pPr>
              <w:jc w:val="center"/>
              <w:rPr>
                <w:moveFrom w:id="27" w:author="Micah Freedman" w:date="2022-03-11T15:01:00Z"/>
                <w:rFonts w:ascii="Arial" w:hAnsi="Arial" w:cs="Arial"/>
                <w:b/>
                <w:bCs/>
                <w:sz w:val="20"/>
                <w:szCs w:val="20"/>
              </w:rPr>
            </w:pPr>
            <w:moveFrom w:id="28" w:author="Micah Freedman" w:date="2022-03-11T15:01:00Z">
              <w:r w:rsidRPr="000E2622" w:rsidDel="00CB5C04">
                <w:rPr>
                  <w:rFonts w:ascii="Arial" w:hAnsi="Arial" w:cs="Arial"/>
                  <w:b/>
                  <w:bCs/>
                  <w:sz w:val="20"/>
                  <w:szCs w:val="20"/>
                </w:rPr>
                <w:t>ASPEC</w:t>
              </w:r>
            </w:moveFrom>
          </w:p>
        </w:tc>
        <w:tc>
          <w:tcPr>
            <w:tcW w:w="812" w:type="dxa"/>
            <w:gridSpan w:val="2"/>
            <w:tcBorders>
              <w:top w:val="single" w:sz="4" w:space="0" w:color="auto"/>
              <w:left w:val="single" w:sz="4" w:space="0" w:color="auto"/>
              <w:bottom w:val="single" w:sz="4" w:space="0" w:color="auto"/>
              <w:right w:val="single" w:sz="4" w:space="0" w:color="auto"/>
            </w:tcBorders>
            <w:vAlign w:val="center"/>
            <w:tcPrChange w:id="29" w:author="Micah Freedman" w:date="2022-03-20T14:15:00Z">
              <w:tcPr>
                <w:tcW w:w="859" w:type="dxa"/>
                <w:gridSpan w:val="2"/>
                <w:tcBorders>
                  <w:top w:val="single" w:sz="4" w:space="0" w:color="auto"/>
                  <w:left w:val="single" w:sz="4" w:space="0" w:color="auto"/>
                  <w:bottom w:val="single" w:sz="4" w:space="0" w:color="auto"/>
                  <w:right w:val="single" w:sz="4" w:space="0" w:color="auto"/>
                </w:tcBorders>
                <w:vAlign w:val="center"/>
              </w:tcPr>
            </w:tcPrChange>
          </w:tcPr>
          <w:p w14:paraId="30559B70" w14:textId="09FED417" w:rsidR="00FF0CFC" w:rsidRPr="000E2622" w:rsidDel="00CB5C04" w:rsidRDefault="008E290E" w:rsidP="001C6B1D">
            <w:pPr>
              <w:jc w:val="center"/>
              <w:rPr>
                <w:moveFrom w:id="30" w:author="Micah Freedman" w:date="2022-03-11T15:01:00Z"/>
                <w:rFonts w:ascii="Arial" w:hAnsi="Arial" w:cs="Arial"/>
                <w:b/>
                <w:bCs/>
                <w:sz w:val="20"/>
                <w:szCs w:val="20"/>
              </w:rPr>
            </w:pPr>
            <w:moveFrom w:id="31" w:author="Micah Freedman" w:date="2022-03-11T15:01:00Z">
              <w:r w:rsidRPr="000E2622" w:rsidDel="00CB5C04">
                <w:rPr>
                  <w:rFonts w:ascii="Arial" w:hAnsi="Arial" w:cs="Arial"/>
                  <w:b/>
                  <w:bCs/>
                  <w:sz w:val="20"/>
                  <w:szCs w:val="20"/>
                </w:rPr>
                <w:t>Total</w:t>
              </w:r>
            </w:moveFrom>
          </w:p>
        </w:tc>
      </w:tr>
      <w:tr w:rsidR="00CA16A4" w:rsidRPr="000E2622" w:rsidDel="00CB5C04" w14:paraId="67FF00D3" w14:textId="77777777" w:rsidTr="00CA16A4">
        <w:trPr>
          <w:trHeight w:val="77"/>
          <w:del w:id="32" w:author="Micah Freedman" w:date="2022-03-11T15:01:00Z"/>
          <w:trPrChange w:id="33" w:author="Micah Freedman" w:date="2022-03-20T14:15:00Z">
            <w:trPr>
              <w:trHeight w:val="77"/>
            </w:trPr>
          </w:trPrChange>
        </w:trPr>
        <w:tc>
          <w:tcPr>
            <w:tcW w:w="1718" w:type="dxa"/>
            <w:gridSpan w:val="2"/>
            <w:vMerge w:val="restart"/>
            <w:tcBorders>
              <w:top w:val="single" w:sz="4" w:space="0" w:color="auto"/>
              <w:left w:val="single" w:sz="4" w:space="0" w:color="auto"/>
              <w:bottom w:val="single" w:sz="4" w:space="0" w:color="auto"/>
              <w:right w:val="nil"/>
            </w:tcBorders>
            <w:vAlign w:val="center"/>
            <w:tcPrChange w:id="34" w:author="Micah Freedman" w:date="2022-03-20T14:15:00Z">
              <w:tcPr>
                <w:tcW w:w="1869" w:type="dxa"/>
                <w:gridSpan w:val="2"/>
                <w:vMerge w:val="restart"/>
                <w:tcBorders>
                  <w:top w:val="single" w:sz="4" w:space="0" w:color="auto"/>
                  <w:left w:val="single" w:sz="4" w:space="0" w:color="auto"/>
                  <w:bottom w:val="single" w:sz="4" w:space="0" w:color="auto"/>
                  <w:right w:val="nil"/>
                </w:tcBorders>
                <w:vAlign w:val="center"/>
              </w:tcPr>
            </w:tcPrChange>
          </w:tcPr>
          <w:p w14:paraId="3B7C920F" w14:textId="2D3354B3" w:rsidR="00FF0CFC" w:rsidRPr="000E2622" w:rsidDel="00CB5C04" w:rsidRDefault="00FF0CFC" w:rsidP="001C6B1D">
            <w:pPr>
              <w:jc w:val="center"/>
              <w:rPr>
                <w:moveFrom w:id="35" w:author="Micah Freedman" w:date="2022-03-11T15:01:00Z"/>
                <w:rFonts w:ascii="Arial" w:hAnsi="Arial" w:cs="Arial"/>
                <w:b/>
                <w:bCs/>
                <w:sz w:val="20"/>
                <w:szCs w:val="20"/>
              </w:rPr>
            </w:pPr>
            <w:moveFrom w:id="36" w:author="Micah Freedman" w:date="2022-03-11T15:01:00Z">
              <w:r w:rsidRPr="000E2622" w:rsidDel="00CB5C04">
                <w:rPr>
                  <w:rFonts w:ascii="Arial" w:hAnsi="Arial" w:cs="Arial"/>
                  <w:b/>
                  <w:bCs/>
                  <w:sz w:val="20"/>
                  <w:szCs w:val="20"/>
                </w:rPr>
                <w:t>Australia</w:t>
              </w:r>
            </w:moveFrom>
          </w:p>
        </w:tc>
        <w:tc>
          <w:tcPr>
            <w:tcW w:w="2174" w:type="dxa"/>
            <w:gridSpan w:val="2"/>
            <w:tcBorders>
              <w:top w:val="single" w:sz="4" w:space="0" w:color="auto"/>
              <w:left w:val="nil"/>
              <w:bottom w:val="nil"/>
              <w:right w:val="single" w:sz="4" w:space="0" w:color="auto"/>
            </w:tcBorders>
            <w:vAlign w:val="center"/>
            <w:tcPrChange w:id="37" w:author="Micah Freedman" w:date="2022-03-20T14:15:00Z">
              <w:tcPr>
                <w:tcW w:w="2237" w:type="dxa"/>
                <w:gridSpan w:val="2"/>
                <w:tcBorders>
                  <w:top w:val="single" w:sz="4" w:space="0" w:color="auto"/>
                  <w:left w:val="nil"/>
                  <w:bottom w:val="nil"/>
                  <w:right w:val="single" w:sz="4" w:space="0" w:color="auto"/>
                </w:tcBorders>
                <w:vAlign w:val="center"/>
              </w:tcPr>
            </w:tcPrChange>
          </w:tcPr>
          <w:p w14:paraId="34FC2EE7" w14:textId="6AAA03BB" w:rsidR="00FF0CFC" w:rsidRPr="000E2622" w:rsidDel="00CB5C04" w:rsidRDefault="00FF0CFC" w:rsidP="001C6B1D">
            <w:pPr>
              <w:jc w:val="center"/>
              <w:rPr>
                <w:moveFrom w:id="38" w:author="Micah Freedman" w:date="2022-03-11T15:01:00Z"/>
                <w:rFonts w:ascii="Arial" w:hAnsi="Arial" w:cs="Arial"/>
                <w:sz w:val="20"/>
                <w:szCs w:val="20"/>
              </w:rPr>
            </w:pPr>
            <w:moveFrom w:id="39" w:author="Micah Freedman" w:date="2022-03-11T15:01:00Z">
              <w:r w:rsidRPr="000E2622" w:rsidDel="00CB5C04">
                <w:rPr>
                  <w:rFonts w:ascii="Arial" w:hAnsi="Arial" w:cs="Arial"/>
                  <w:sz w:val="20"/>
                  <w:szCs w:val="20"/>
                </w:rPr>
                <w:t>AU_1_2017</w:t>
              </w:r>
            </w:moveFrom>
          </w:p>
        </w:tc>
        <w:tc>
          <w:tcPr>
            <w:tcW w:w="931" w:type="dxa"/>
            <w:gridSpan w:val="2"/>
            <w:tcBorders>
              <w:top w:val="single" w:sz="4" w:space="0" w:color="auto"/>
              <w:left w:val="single" w:sz="4" w:space="0" w:color="auto"/>
              <w:bottom w:val="nil"/>
              <w:right w:val="nil"/>
            </w:tcBorders>
            <w:vAlign w:val="center"/>
            <w:tcPrChange w:id="40" w:author="Micah Freedman" w:date="2022-03-20T14:15:00Z">
              <w:tcPr>
                <w:tcW w:w="983" w:type="dxa"/>
                <w:gridSpan w:val="2"/>
                <w:tcBorders>
                  <w:top w:val="single" w:sz="4" w:space="0" w:color="auto"/>
                  <w:left w:val="single" w:sz="4" w:space="0" w:color="auto"/>
                  <w:bottom w:val="nil"/>
                  <w:right w:val="nil"/>
                </w:tcBorders>
                <w:vAlign w:val="center"/>
              </w:tcPr>
            </w:tcPrChange>
          </w:tcPr>
          <w:p w14:paraId="49A02B82" w14:textId="0FA4E3FF" w:rsidR="00FF0CFC" w:rsidRPr="000E2622" w:rsidDel="00CB5C04" w:rsidRDefault="00FF0CFC" w:rsidP="001C6B1D">
            <w:pPr>
              <w:jc w:val="center"/>
              <w:rPr>
                <w:moveFrom w:id="41" w:author="Micah Freedman" w:date="2022-03-11T15:01:00Z"/>
                <w:rFonts w:ascii="Arial" w:hAnsi="Arial" w:cs="Arial"/>
                <w:sz w:val="20"/>
                <w:szCs w:val="20"/>
              </w:rPr>
            </w:pPr>
            <w:moveFrom w:id="42" w:author="Micah Freedman" w:date="2022-03-11T15:01:00Z">
              <w:r w:rsidRPr="000E2622" w:rsidDel="00CB5C04">
                <w:rPr>
                  <w:rFonts w:ascii="Arial" w:hAnsi="Arial" w:cs="Arial"/>
                  <w:sz w:val="20"/>
                  <w:szCs w:val="20"/>
                </w:rPr>
                <w:t>9</w:t>
              </w:r>
            </w:moveFrom>
          </w:p>
        </w:tc>
        <w:tc>
          <w:tcPr>
            <w:tcW w:w="910" w:type="dxa"/>
            <w:gridSpan w:val="2"/>
            <w:tcBorders>
              <w:top w:val="single" w:sz="4" w:space="0" w:color="auto"/>
              <w:left w:val="nil"/>
              <w:bottom w:val="nil"/>
              <w:right w:val="nil"/>
            </w:tcBorders>
            <w:vAlign w:val="center"/>
            <w:tcPrChange w:id="43" w:author="Micah Freedman" w:date="2022-03-20T14:15:00Z">
              <w:tcPr>
                <w:tcW w:w="952" w:type="dxa"/>
                <w:gridSpan w:val="2"/>
                <w:tcBorders>
                  <w:top w:val="single" w:sz="4" w:space="0" w:color="auto"/>
                  <w:left w:val="nil"/>
                  <w:bottom w:val="nil"/>
                  <w:right w:val="nil"/>
                </w:tcBorders>
                <w:vAlign w:val="center"/>
              </w:tcPr>
            </w:tcPrChange>
          </w:tcPr>
          <w:p w14:paraId="20B20108" w14:textId="6B2E74A8" w:rsidR="00FF0CFC" w:rsidRPr="000E2622" w:rsidDel="00CB5C04" w:rsidRDefault="00FF0CFC" w:rsidP="001C6B1D">
            <w:pPr>
              <w:jc w:val="center"/>
              <w:rPr>
                <w:moveFrom w:id="44" w:author="Micah Freedman" w:date="2022-03-11T15:01:00Z"/>
                <w:rFonts w:ascii="Arial" w:hAnsi="Arial" w:cs="Arial"/>
                <w:sz w:val="20"/>
                <w:szCs w:val="20"/>
              </w:rPr>
            </w:pPr>
            <w:moveFrom w:id="45" w:author="Micah Freedman" w:date="2022-03-11T15:01:00Z">
              <w:r w:rsidRPr="000E2622" w:rsidDel="00CB5C04">
                <w:rPr>
                  <w:rFonts w:ascii="Arial" w:hAnsi="Arial" w:cs="Arial"/>
                  <w:sz w:val="20"/>
                  <w:szCs w:val="20"/>
                </w:rPr>
                <w:t>3</w:t>
              </w:r>
            </w:moveFrom>
          </w:p>
        </w:tc>
        <w:tc>
          <w:tcPr>
            <w:tcW w:w="791" w:type="dxa"/>
            <w:gridSpan w:val="2"/>
            <w:tcBorders>
              <w:top w:val="single" w:sz="4" w:space="0" w:color="auto"/>
              <w:left w:val="nil"/>
              <w:bottom w:val="nil"/>
              <w:right w:val="nil"/>
            </w:tcBorders>
            <w:vAlign w:val="center"/>
            <w:tcPrChange w:id="46" w:author="Micah Freedman" w:date="2022-03-20T14:15:00Z">
              <w:tcPr>
                <w:tcW w:w="826" w:type="dxa"/>
                <w:gridSpan w:val="2"/>
                <w:tcBorders>
                  <w:top w:val="single" w:sz="4" w:space="0" w:color="auto"/>
                  <w:left w:val="nil"/>
                  <w:bottom w:val="nil"/>
                  <w:right w:val="nil"/>
                </w:tcBorders>
                <w:vAlign w:val="center"/>
              </w:tcPr>
            </w:tcPrChange>
          </w:tcPr>
          <w:p w14:paraId="67DE4B79" w14:textId="1CEB3428" w:rsidR="00FF0CFC" w:rsidRPr="000E2622" w:rsidDel="00CB5C04" w:rsidRDefault="00FF0CFC" w:rsidP="001C6B1D">
            <w:pPr>
              <w:jc w:val="center"/>
              <w:rPr>
                <w:moveFrom w:id="47" w:author="Micah Freedman" w:date="2022-03-11T15:01:00Z"/>
                <w:rFonts w:ascii="Arial" w:hAnsi="Arial" w:cs="Arial"/>
                <w:sz w:val="20"/>
                <w:szCs w:val="20"/>
              </w:rPr>
            </w:pPr>
            <w:moveFrom w:id="48" w:author="Micah Freedman" w:date="2022-03-11T15:01:00Z">
              <w:r w:rsidRPr="000E2622" w:rsidDel="00CB5C04">
                <w:rPr>
                  <w:rFonts w:ascii="Arial" w:hAnsi="Arial" w:cs="Arial"/>
                  <w:sz w:val="20"/>
                  <w:szCs w:val="20"/>
                </w:rPr>
                <w:t>0</w:t>
              </w:r>
            </w:moveFrom>
          </w:p>
        </w:tc>
        <w:tc>
          <w:tcPr>
            <w:tcW w:w="854" w:type="dxa"/>
            <w:tcBorders>
              <w:top w:val="single" w:sz="4" w:space="0" w:color="auto"/>
              <w:left w:val="nil"/>
              <w:bottom w:val="nil"/>
              <w:right w:val="nil"/>
            </w:tcBorders>
            <w:vAlign w:val="center"/>
            <w:tcPrChange w:id="49" w:author="Micah Freedman" w:date="2022-03-20T14:15:00Z">
              <w:tcPr>
                <w:tcW w:w="892" w:type="dxa"/>
                <w:gridSpan w:val="2"/>
                <w:tcBorders>
                  <w:top w:val="single" w:sz="4" w:space="0" w:color="auto"/>
                  <w:left w:val="nil"/>
                  <w:bottom w:val="nil"/>
                  <w:right w:val="nil"/>
                </w:tcBorders>
                <w:vAlign w:val="center"/>
              </w:tcPr>
            </w:tcPrChange>
          </w:tcPr>
          <w:p w14:paraId="56024A4E" w14:textId="5F6A4458" w:rsidR="00FF0CFC" w:rsidRPr="000E2622" w:rsidDel="00CB5C04" w:rsidRDefault="00FF0CFC" w:rsidP="001C6B1D">
            <w:pPr>
              <w:jc w:val="center"/>
              <w:rPr>
                <w:moveFrom w:id="50" w:author="Micah Freedman" w:date="2022-03-11T15:01:00Z"/>
                <w:rFonts w:ascii="Arial" w:hAnsi="Arial" w:cs="Arial"/>
                <w:sz w:val="20"/>
                <w:szCs w:val="20"/>
              </w:rPr>
            </w:pPr>
            <w:moveFrom w:id="51" w:author="Micah Freedman" w:date="2022-03-11T15:01:00Z">
              <w:r w:rsidRPr="000E2622" w:rsidDel="00CB5C04">
                <w:rPr>
                  <w:rFonts w:ascii="Arial" w:hAnsi="Arial" w:cs="Arial"/>
                  <w:sz w:val="20"/>
                  <w:szCs w:val="20"/>
                </w:rPr>
                <w:t>2</w:t>
              </w:r>
            </w:moveFrom>
          </w:p>
        </w:tc>
        <w:tc>
          <w:tcPr>
            <w:tcW w:w="1046" w:type="dxa"/>
            <w:gridSpan w:val="3"/>
            <w:tcBorders>
              <w:top w:val="single" w:sz="4" w:space="0" w:color="auto"/>
              <w:left w:val="nil"/>
              <w:bottom w:val="nil"/>
              <w:right w:val="nil"/>
            </w:tcBorders>
            <w:vAlign w:val="center"/>
            <w:tcPrChange w:id="52" w:author="Micah Freedman" w:date="2022-03-20T14:15:00Z">
              <w:tcPr>
                <w:tcW w:w="907" w:type="dxa"/>
                <w:tcBorders>
                  <w:top w:val="single" w:sz="4" w:space="0" w:color="auto"/>
                  <w:left w:val="nil"/>
                  <w:bottom w:val="nil"/>
                  <w:right w:val="nil"/>
                </w:tcBorders>
                <w:vAlign w:val="center"/>
              </w:tcPr>
            </w:tcPrChange>
          </w:tcPr>
          <w:p w14:paraId="30E97B03" w14:textId="6BA5FF5A" w:rsidR="00FF0CFC" w:rsidRPr="000E2622" w:rsidDel="00CB5C04" w:rsidRDefault="00FF0CFC" w:rsidP="001C6B1D">
            <w:pPr>
              <w:jc w:val="center"/>
              <w:rPr>
                <w:moveFrom w:id="53" w:author="Micah Freedman" w:date="2022-03-11T15:01:00Z"/>
                <w:rFonts w:ascii="Arial" w:hAnsi="Arial" w:cs="Arial"/>
                <w:sz w:val="20"/>
                <w:szCs w:val="20"/>
              </w:rPr>
            </w:pPr>
            <w:moveFrom w:id="54" w:author="Micah Freedman" w:date="2022-03-11T15:01:00Z">
              <w:r w:rsidRPr="000E2622" w:rsidDel="00CB5C04">
                <w:rPr>
                  <w:rFonts w:ascii="Arial" w:hAnsi="Arial" w:cs="Arial"/>
                  <w:sz w:val="20"/>
                  <w:szCs w:val="20"/>
                </w:rPr>
                <w:t>3</w:t>
              </w:r>
            </w:moveFrom>
          </w:p>
        </w:tc>
        <w:tc>
          <w:tcPr>
            <w:tcW w:w="1076" w:type="dxa"/>
            <w:tcBorders>
              <w:top w:val="single" w:sz="4" w:space="0" w:color="auto"/>
              <w:left w:val="nil"/>
              <w:bottom w:val="nil"/>
              <w:right w:val="single" w:sz="4" w:space="0" w:color="auto"/>
            </w:tcBorders>
            <w:vAlign w:val="center"/>
            <w:tcPrChange w:id="55" w:author="Micah Freedman" w:date="2022-03-20T14:15:00Z">
              <w:tcPr>
                <w:tcW w:w="1067" w:type="dxa"/>
                <w:gridSpan w:val="2"/>
                <w:tcBorders>
                  <w:top w:val="single" w:sz="4" w:space="0" w:color="auto"/>
                  <w:left w:val="nil"/>
                  <w:bottom w:val="nil"/>
                  <w:right w:val="single" w:sz="4" w:space="0" w:color="auto"/>
                </w:tcBorders>
                <w:vAlign w:val="center"/>
              </w:tcPr>
            </w:tcPrChange>
          </w:tcPr>
          <w:p w14:paraId="4361986A" w14:textId="3344E988" w:rsidR="00FF0CFC" w:rsidRPr="000E2622" w:rsidDel="00CB5C04" w:rsidRDefault="00FF0CFC" w:rsidP="001C6B1D">
            <w:pPr>
              <w:jc w:val="center"/>
              <w:rPr>
                <w:moveFrom w:id="56" w:author="Micah Freedman" w:date="2022-03-11T15:01:00Z"/>
                <w:rFonts w:ascii="Arial" w:hAnsi="Arial" w:cs="Arial"/>
                <w:sz w:val="20"/>
                <w:szCs w:val="20"/>
              </w:rPr>
            </w:pPr>
            <w:moveFrom w:id="57" w:author="Micah Freedman" w:date="2022-03-11T15:01:00Z">
              <w:r w:rsidRPr="000E2622" w:rsidDel="00CB5C04">
                <w:rPr>
                  <w:rFonts w:ascii="Arial" w:hAnsi="Arial" w:cs="Arial"/>
                  <w:sz w:val="20"/>
                  <w:szCs w:val="20"/>
                </w:rPr>
                <w:t>0</w:t>
              </w:r>
            </w:moveFrom>
          </w:p>
        </w:tc>
        <w:tc>
          <w:tcPr>
            <w:tcW w:w="812" w:type="dxa"/>
            <w:gridSpan w:val="2"/>
            <w:tcBorders>
              <w:top w:val="single" w:sz="4" w:space="0" w:color="auto"/>
              <w:left w:val="single" w:sz="4" w:space="0" w:color="auto"/>
              <w:bottom w:val="nil"/>
              <w:right w:val="single" w:sz="4" w:space="0" w:color="auto"/>
            </w:tcBorders>
            <w:vAlign w:val="center"/>
            <w:tcPrChange w:id="58" w:author="Micah Freedman" w:date="2022-03-20T14:15:00Z">
              <w:tcPr>
                <w:tcW w:w="859" w:type="dxa"/>
                <w:gridSpan w:val="2"/>
                <w:tcBorders>
                  <w:top w:val="single" w:sz="4" w:space="0" w:color="auto"/>
                  <w:left w:val="single" w:sz="4" w:space="0" w:color="auto"/>
                  <w:bottom w:val="nil"/>
                  <w:right w:val="single" w:sz="4" w:space="0" w:color="auto"/>
                </w:tcBorders>
                <w:vAlign w:val="center"/>
              </w:tcPr>
            </w:tcPrChange>
          </w:tcPr>
          <w:p w14:paraId="2399FC1E" w14:textId="59DD2728" w:rsidR="00FF0CFC" w:rsidRPr="000E2622" w:rsidDel="00CB5C04" w:rsidRDefault="00FF0CFC" w:rsidP="001C6B1D">
            <w:pPr>
              <w:jc w:val="center"/>
              <w:rPr>
                <w:moveFrom w:id="59" w:author="Micah Freedman" w:date="2022-03-11T15:01:00Z"/>
                <w:rFonts w:ascii="Arial" w:hAnsi="Arial" w:cs="Arial"/>
                <w:sz w:val="20"/>
                <w:szCs w:val="20"/>
              </w:rPr>
            </w:pPr>
            <w:moveFrom w:id="60" w:author="Micah Freedman" w:date="2022-03-11T15:01:00Z">
              <w:r w:rsidRPr="000E2622" w:rsidDel="00CB5C04">
                <w:rPr>
                  <w:rFonts w:ascii="Arial" w:hAnsi="Arial" w:cs="Arial"/>
                  <w:sz w:val="20"/>
                  <w:szCs w:val="20"/>
                </w:rPr>
                <w:t>17</w:t>
              </w:r>
            </w:moveFrom>
          </w:p>
        </w:tc>
      </w:tr>
      <w:tr w:rsidR="00CA16A4" w:rsidRPr="000E2622" w:rsidDel="00CB5C04" w14:paraId="77841B31" w14:textId="77777777" w:rsidTr="00CA16A4">
        <w:trPr>
          <w:trHeight w:val="77"/>
          <w:del w:id="61" w:author="Micah Freedman" w:date="2022-03-11T15:01:00Z"/>
          <w:trPrChange w:id="62" w:author="Micah Freedman" w:date="2022-03-20T14:15:00Z">
            <w:trPr>
              <w:trHeight w:val="77"/>
            </w:trPr>
          </w:trPrChange>
        </w:trPr>
        <w:tc>
          <w:tcPr>
            <w:tcW w:w="1718" w:type="dxa"/>
            <w:gridSpan w:val="2"/>
            <w:vMerge/>
            <w:tcBorders>
              <w:top w:val="nil"/>
              <w:left w:val="single" w:sz="4" w:space="0" w:color="auto"/>
              <w:bottom w:val="single" w:sz="4" w:space="0" w:color="auto"/>
              <w:right w:val="nil"/>
            </w:tcBorders>
            <w:vAlign w:val="center"/>
            <w:tcPrChange w:id="63" w:author="Micah Freedman" w:date="2022-03-20T14:15:00Z">
              <w:tcPr>
                <w:tcW w:w="1869" w:type="dxa"/>
                <w:gridSpan w:val="2"/>
                <w:vMerge/>
                <w:tcBorders>
                  <w:top w:val="nil"/>
                  <w:left w:val="single" w:sz="4" w:space="0" w:color="auto"/>
                  <w:bottom w:val="single" w:sz="4" w:space="0" w:color="auto"/>
                  <w:right w:val="nil"/>
                </w:tcBorders>
                <w:vAlign w:val="center"/>
              </w:tcPr>
            </w:tcPrChange>
          </w:tcPr>
          <w:p w14:paraId="73009B8E" w14:textId="2CB10B52" w:rsidR="00FF0CFC" w:rsidRPr="000E2622" w:rsidDel="00CB5C04" w:rsidRDefault="00FF0CFC" w:rsidP="001C6B1D">
            <w:pPr>
              <w:jc w:val="center"/>
              <w:rPr>
                <w:moveFrom w:id="64"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65" w:author="Micah Freedman" w:date="2022-03-20T14:15:00Z">
              <w:tcPr>
                <w:tcW w:w="2237" w:type="dxa"/>
                <w:gridSpan w:val="2"/>
                <w:tcBorders>
                  <w:top w:val="nil"/>
                  <w:left w:val="nil"/>
                  <w:bottom w:val="nil"/>
                  <w:right w:val="single" w:sz="4" w:space="0" w:color="auto"/>
                </w:tcBorders>
                <w:vAlign w:val="center"/>
              </w:tcPr>
            </w:tcPrChange>
          </w:tcPr>
          <w:p w14:paraId="795C88A0" w14:textId="2CBF2D03" w:rsidR="00FF0CFC" w:rsidRPr="000E2622" w:rsidDel="00CB5C04" w:rsidRDefault="00FF0CFC" w:rsidP="001C6B1D">
            <w:pPr>
              <w:jc w:val="center"/>
              <w:rPr>
                <w:moveFrom w:id="66" w:author="Micah Freedman" w:date="2022-03-11T15:01:00Z"/>
                <w:rFonts w:ascii="Arial" w:hAnsi="Arial" w:cs="Arial"/>
                <w:sz w:val="20"/>
                <w:szCs w:val="20"/>
              </w:rPr>
            </w:pPr>
            <w:moveFrom w:id="67" w:author="Micah Freedman" w:date="2022-03-11T15:01:00Z">
              <w:r w:rsidRPr="000E2622" w:rsidDel="00CB5C04">
                <w:rPr>
                  <w:rFonts w:ascii="Arial" w:hAnsi="Arial" w:cs="Arial"/>
                  <w:sz w:val="20"/>
                  <w:szCs w:val="20"/>
                </w:rPr>
                <w:t>AU_A1_2018</w:t>
              </w:r>
            </w:moveFrom>
          </w:p>
        </w:tc>
        <w:tc>
          <w:tcPr>
            <w:tcW w:w="931" w:type="dxa"/>
            <w:gridSpan w:val="2"/>
            <w:tcBorders>
              <w:top w:val="nil"/>
              <w:left w:val="single" w:sz="4" w:space="0" w:color="auto"/>
              <w:bottom w:val="nil"/>
              <w:right w:val="nil"/>
            </w:tcBorders>
            <w:vAlign w:val="center"/>
            <w:tcPrChange w:id="68" w:author="Micah Freedman" w:date="2022-03-20T14:15:00Z">
              <w:tcPr>
                <w:tcW w:w="983" w:type="dxa"/>
                <w:gridSpan w:val="2"/>
                <w:tcBorders>
                  <w:top w:val="nil"/>
                  <w:left w:val="single" w:sz="4" w:space="0" w:color="auto"/>
                  <w:bottom w:val="nil"/>
                  <w:right w:val="nil"/>
                </w:tcBorders>
                <w:vAlign w:val="center"/>
              </w:tcPr>
            </w:tcPrChange>
          </w:tcPr>
          <w:p w14:paraId="6DF24DA5" w14:textId="3D731D3E" w:rsidR="00FF0CFC" w:rsidRPr="000E2622" w:rsidDel="00CB5C04" w:rsidRDefault="00FF0CFC" w:rsidP="001C6B1D">
            <w:pPr>
              <w:jc w:val="center"/>
              <w:rPr>
                <w:moveFrom w:id="69" w:author="Micah Freedman" w:date="2022-03-11T15:01:00Z"/>
                <w:rFonts w:ascii="Arial" w:hAnsi="Arial" w:cs="Arial"/>
                <w:sz w:val="20"/>
                <w:szCs w:val="20"/>
              </w:rPr>
            </w:pPr>
            <w:moveFrom w:id="70" w:author="Micah Freedman" w:date="2022-03-11T15:01:00Z">
              <w:r w:rsidRPr="000E2622" w:rsidDel="00CB5C04">
                <w:rPr>
                  <w:rFonts w:ascii="Arial" w:hAnsi="Arial" w:cs="Arial"/>
                  <w:sz w:val="20"/>
                  <w:szCs w:val="20"/>
                </w:rPr>
                <w:t>3</w:t>
              </w:r>
            </w:moveFrom>
          </w:p>
        </w:tc>
        <w:tc>
          <w:tcPr>
            <w:tcW w:w="910" w:type="dxa"/>
            <w:gridSpan w:val="2"/>
            <w:tcBorders>
              <w:top w:val="nil"/>
              <w:left w:val="nil"/>
              <w:bottom w:val="nil"/>
              <w:right w:val="nil"/>
            </w:tcBorders>
            <w:vAlign w:val="center"/>
            <w:tcPrChange w:id="71" w:author="Micah Freedman" w:date="2022-03-20T14:15:00Z">
              <w:tcPr>
                <w:tcW w:w="952" w:type="dxa"/>
                <w:gridSpan w:val="2"/>
                <w:tcBorders>
                  <w:top w:val="nil"/>
                  <w:left w:val="nil"/>
                  <w:bottom w:val="nil"/>
                  <w:right w:val="nil"/>
                </w:tcBorders>
                <w:vAlign w:val="center"/>
              </w:tcPr>
            </w:tcPrChange>
          </w:tcPr>
          <w:p w14:paraId="0399A5F6" w14:textId="19FDDDD2" w:rsidR="00FF0CFC" w:rsidRPr="000E2622" w:rsidDel="00CB5C04" w:rsidRDefault="00FF0CFC" w:rsidP="001C6B1D">
            <w:pPr>
              <w:jc w:val="center"/>
              <w:rPr>
                <w:moveFrom w:id="72" w:author="Micah Freedman" w:date="2022-03-11T15:01:00Z"/>
                <w:rFonts w:ascii="Arial" w:hAnsi="Arial" w:cs="Arial"/>
                <w:sz w:val="20"/>
                <w:szCs w:val="20"/>
              </w:rPr>
            </w:pPr>
            <w:moveFrom w:id="73" w:author="Micah Freedman" w:date="2022-03-11T15:01:00Z">
              <w:r w:rsidRPr="000E2622" w:rsidDel="00CB5C04">
                <w:rPr>
                  <w:rFonts w:ascii="Arial" w:hAnsi="Arial" w:cs="Arial"/>
                  <w:sz w:val="20"/>
                  <w:szCs w:val="20"/>
                </w:rPr>
                <w:t>0</w:t>
              </w:r>
            </w:moveFrom>
          </w:p>
        </w:tc>
        <w:tc>
          <w:tcPr>
            <w:tcW w:w="791" w:type="dxa"/>
            <w:gridSpan w:val="2"/>
            <w:tcBorders>
              <w:top w:val="nil"/>
              <w:left w:val="nil"/>
              <w:bottom w:val="nil"/>
              <w:right w:val="nil"/>
            </w:tcBorders>
            <w:vAlign w:val="center"/>
            <w:tcPrChange w:id="74" w:author="Micah Freedman" w:date="2022-03-20T14:15:00Z">
              <w:tcPr>
                <w:tcW w:w="826" w:type="dxa"/>
                <w:gridSpan w:val="2"/>
                <w:tcBorders>
                  <w:top w:val="nil"/>
                  <w:left w:val="nil"/>
                  <w:bottom w:val="nil"/>
                  <w:right w:val="nil"/>
                </w:tcBorders>
                <w:vAlign w:val="center"/>
              </w:tcPr>
            </w:tcPrChange>
          </w:tcPr>
          <w:p w14:paraId="38807AF3" w14:textId="44912125" w:rsidR="00FF0CFC" w:rsidRPr="000E2622" w:rsidDel="00CB5C04" w:rsidRDefault="00FF0CFC" w:rsidP="001C6B1D">
            <w:pPr>
              <w:jc w:val="center"/>
              <w:rPr>
                <w:moveFrom w:id="75" w:author="Micah Freedman" w:date="2022-03-11T15:01:00Z"/>
                <w:rFonts w:ascii="Arial" w:hAnsi="Arial" w:cs="Arial"/>
                <w:sz w:val="20"/>
                <w:szCs w:val="20"/>
              </w:rPr>
            </w:pPr>
            <w:moveFrom w:id="76" w:author="Micah Freedman" w:date="2022-03-11T15:01:00Z">
              <w:r w:rsidRPr="000E2622" w:rsidDel="00CB5C04">
                <w:rPr>
                  <w:rFonts w:ascii="Arial" w:hAnsi="Arial" w:cs="Arial"/>
                  <w:sz w:val="20"/>
                  <w:szCs w:val="20"/>
                </w:rPr>
                <w:t>1</w:t>
              </w:r>
            </w:moveFrom>
          </w:p>
        </w:tc>
        <w:tc>
          <w:tcPr>
            <w:tcW w:w="854" w:type="dxa"/>
            <w:tcBorders>
              <w:top w:val="nil"/>
              <w:left w:val="nil"/>
              <w:bottom w:val="nil"/>
              <w:right w:val="nil"/>
            </w:tcBorders>
            <w:vAlign w:val="center"/>
            <w:tcPrChange w:id="77" w:author="Micah Freedman" w:date="2022-03-20T14:15:00Z">
              <w:tcPr>
                <w:tcW w:w="892" w:type="dxa"/>
                <w:gridSpan w:val="2"/>
                <w:tcBorders>
                  <w:top w:val="nil"/>
                  <w:left w:val="nil"/>
                  <w:bottom w:val="nil"/>
                  <w:right w:val="nil"/>
                </w:tcBorders>
                <w:vAlign w:val="center"/>
              </w:tcPr>
            </w:tcPrChange>
          </w:tcPr>
          <w:p w14:paraId="33F9990A" w14:textId="4630F489" w:rsidR="00FF0CFC" w:rsidRPr="000E2622" w:rsidDel="00CB5C04" w:rsidRDefault="00FF0CFC" w:rsidP="001C6B1D">
            <w:pPr>
              <w:jc w:val="center"/>
              <w:rPr>
                <w:moveFrom w:id="78" w:author="Micah Freedman" w:date="2022-03-11T15:01:00Z"/>
                <w:rFonts w:ascii="Arial" w:hAnsi="Arial" w:cs="Arial"/>
                <w:sz w:val="20"/>
                <w:szCs w:val="20"/>
              </w:rPr>
            </w:pPr>
            <w:moveFrom w:id="79" w:author="Micah Freedman" w:date="2022-03-11T15:01:00Z">
              <w:r w:rsidRPr="000E2622" w:rsidDel="00CB5C04">
                <w:rPr>
                  <w:rFonts w:ascii="Arial" w:hAnsi="Arial" w:cs="Arial"/>
                  <w:sz w:val="20"/>
                  <w:szCs w:val="20"/>
                </w:rPr>
                <w:t>1</w:t>
              </w:r>
            </w:moveFrom>
          </w:p>
        </w:tc>
        <w:tc>
          <w:tcPr>
            <w:tcW w:w="1046" w:type="dxa"/>
            <w:gridSpan w:val="3"/>
            <w:tcBorders>
              <w:top w:val="nil"/>
              <w:left w:val="nil"/>
              <w:bottom w:val="nil"/>
              <w:right w:val="nil"/>
            </w:tcBorders>
            <w:vAlign w:val="center"/>
            <w:tcPrChange w:id="80" w:author="Micah Freedman" w:date="2022-03-20T14:15:00Z">
              <w:tcPr>
                <w:tcW w:w="907" w:type="dxa"/>
                <w:tcBorders>
                  <w:top w:val="nil"/>
                  <w:left w:val="nil"/>
                  <w:bottom w:val="nil"/>
                  <w:right w:val="nil"/>
                </w:tcBorders>
                <w:vAlign w:val="center"/>
              </w:tcPr>
            </w:tcPrChange>
          </w:tcPr>
          <w:p w14:paraId="0970E988" w14:textId="36BF8909" w:rsidR="00FF0CFC" w:rsidRPr="000E2622" w:rsidDel="00CB5C04" w:rsidRDefault="00FF0CFC" w:rsidP="001C6B1D">
            <w:pPr>
              <w:jc w:val="center"/>
              <w:rPr>
                <w:moveFrom w:id="81" w:author="Micah Freedman" w:date="2022-03-11T15:01:00Z"/>
                <w:rFonts w:ascii="Arial" w:hAnsi="Arial" w:cs="Arial"/>
                <w:sz w:val="20"/>
                <w:szCs w:val="20"/>
              </w:rPr>
            </w:pPr>
            <w:moveFrom w:id="82" w:author="Micah Freedman" w:date="2022-03-11T15:01:00Z">
              <w:r w:rsidRPr="000E2622" w:rsidDel="00CB5C04">
                <w:rPr>
                  <w:rFonts w:ascii="Arial" w:hAnsi="Arial" w:cs="Arial"/>
                  <w:sz w:val="20"/>
                  <w:szCs w:val="20"/>
                </w:rPr>
                <w:t>1</w:t>
              </w:r>
            </w:moveFrom>
          </w:p>
        </w:tc>
        <w:tc>
          <w:tcPr>
            <w:tcW w:w="1076" w:type="dxa"/>
            <w:tcBorders>
              <w:top w:val="nil"/>
              <w:left w:val="nil"/>
              <w:bottom w:val="nil"/>
              <w:right w:val="single" w:sz="4" w:space="0" w:color="auto"/>
            </w:tcBorders>
            <w:vAlign w:val="center"/>
            <w:tcPrChange w:id="83" w:author="Micah Freedman" w:date="2022-03-20T14:15:00Z">
              <w:tcPr>
                <w:tcW w:w="1067" w:type="dxa"/>
                <w:gridSpan w:val="2"/>
                <w:tcBorders>
                  <w:top w:val="nil"/>
                  <w:left w:val="nil"/>
                  <w:bottom w:val="nil"/>
                  <w:right w:val="single" w:sz="4" w:space="0" w:color="auto"/>
                </w:tcBorders>
                <w:vAlign w:val="center"/>
              </w:tcPr>
            </w:tcPrChange>
          </w:tcPr>
          <w:p w14:paraId="1398BF89" w14:textId="24AF6EBA" w:rsidR="00FF0CFC" w:rsidRPr="000E2622" w:rsidDel="00CB5C04" w:rsidRDefault="00FF0CFC" w:rsidP="001C6B1D">
            <w:pPr>
              <w:jc w:val="center"/>
              <w:rPr>
                <w:moveFrom w:id="84" w:author="Micah Freedman" w:date="2022-03-11T15:01:00Z"/>
                <w:rFonts w:ascii="Arial" w:hAnsi="Arial" w:cs="Arial"/>
                <w:sz w:val="20"/>
                <w:szCs w:val="20"/>
              </w:rPr>
            </w:pPr>
            <w:moveFrom w:id="85" w:author="Micah Freedman" w:date="2022-03-11T15:01:00Z">
              <w:r w:rsidRPr="000E2622" w:rsidDel="00CB5C04">
                <w:rPr>
                  <w:rFonts w:ascii="Arial" w:hAnsi="Arial" w:cs="Arial"/>
                  <w:sz w:val="20"/>
                  <w:szCs w:val="20"/>
                </w:rPr>
                <w:t>2</w:t>
              </w:r>
            </w:moveFrom>
          </w:p>
        </w:tc>
        <w:tc>
          <w:tcPr>
            <w:tcW w:w="812" w:type="dxa"/>
            <w:gridSpan w:val="2"/>
            <w:tcBorders>
              <w:top w:val="nil"/>
              <w:left w:val="single" w:sz="4" w:space="0" w:color="auto"/>
              <w:bottom w:val="nil"/>
              <w:right w:val="single" w:sz="4" w:space="0" w:color="auto"/>
            </w:tcBorders>
            <w:vAlign w:val="center"/>
            <w:tcPrChange w:id="86" w:author="Micah Freedman" w:date="2022-03-20T14:15:00Z">
              <w:tcPr>
                <w:tcW w:w="859" w:type="dxa"/>
                <w:gridSpan w:val="2"/>
                <w:tcBorders>
                  <w:top w:val="nil"/>
                  <w:left w:val="single" w:sz="4" w:space="0" w:color="auto"/>
                  <w:bottom w:val="nil"/>
                  <w:right w:val="single" w:sz="4" w:space="0" w:color="auto"/>
                </w:tcBorders>
                <w:vAlign w:val="center"/>
              </w:tcPr>
            </w:tcPrChange>
          </w:tcPr>
          <w:p w14:paraId="27F5154E" w14:textId="666E368B" w:rsidR="00FF0CFC" w:rsidRPr="000E2622" w:rsidDel="00CB5C04" w:rsidRDefault="00FF0CFC" w:rsidP="001C6B1D">
            <w:pPr>
              <w:jc w:val="center"/>
              <w:rPr>
                <w:moveFrom w:id="87" w:author="Micah Freedman" w:date="2022-03-11T15:01:00Z"/>
                <w:rFonts w:ascii="Arial" w:hAnsi="Arial" w:cs="Arial"/>
                <w:sz w:val="20"/>
                <w:szCs w:val="20"/>
              </w:rPr>
            </w:pPr>
            <w:moveFrom w:id="88" w:author="Micah Freedman" w:date="2022-03-11T15:01:00Z">
              <w:r w:rsidRPr="000E2622" w:rsidDel="00CB5C04">
                <w:rPr>
                  <w:rFonts w:ascii="Arial" w:hAnsi="Arial" w:cs="Arial"/>
                  <w:sz w:val="20"/>
                  <w:szCs w:val="20"/>
                </w:rPr>
                <w:t>8</w:t>
              </w:r>
            </w:moveFrom>
          </w:p>
        </w:tc>
      </w:tr>
      <w:tr w:rsidR="00CA16A4" w:rsidRPr="000E2622" w:rsidDel="00CB5C04" w14:paraId="1DF4EC22" w14:textId="77777777" w:rsidTr="00CA16A4">
        <w:trPr>
          <w:trHeight w:val="77"/>
          <w:del w:id="89" w:author="Micah Freedman" w:date="2022-03-11T15:01:00Z"/>
          <w:trPrChange w:id="90" w:author="Micah Freedman" w:date="2022-03-20T14:15:00Z">
            <w:trPr>
              <w:trHeight w:val="77"/>
            </w:trPr>
          </w:trPrChange>
        </w:trPr>
        <w:tc>
          <w:tcPr>
            <w:tcW w:w="1718" w:type="dxa"/>
            <w:gridSpan w:val="2"/>
            <w:vMerge/>
            <w:tcBorders>
              <w:top w:val="nil"/>
              <w:left w:val="single" w:sz="4" w:space="0" w:color="auto"/>
              <w:bottom w:val="single" w:sz="4" w:space="0" w:color="auto"/>
              <w:right w:val="nil"/>
            </w:tcBorders>
            <w:vAlign w:val="center"/>
            <w:tcPrChange w:id="91" w:author="Micah Freedman" w:date="2022-03-20T14:15:00Z">
              <w:tcPr>
                <w:tcW w:w="1869" w:type="dxa"/>
                <w:gridSpan w:val="2"/>
                <w:vMerge/>
                <w:tcBorders>
                  <w:top w:val="nil"/>
                  <w:left w:val="single" w:sz="4" w:space="0" w:color="auto"/>
                  <w:bottom w:val="single" w:sz="4" w:space="0" w:color="auto"/>
                  <w:right w:val="nil"/>
                </w:tcBorders>
                <w:vAlign w:val="center"/>
              </w:tcPr>
            </w:tcPrChange>
          </w:tcPr>
          <w:p w14:paraId="7AAED217" w14:textId="0AC9CE55" w:rsidR="00FF0CFC" w:rsidRPr="000E2622" w:rsidDel="00CB5C04" w:rsidRDefault="00FF0CFC" w:rsidP="001C6B1D">
            <w:pPr>
              <w:jc w:val="center"/>
              <w:rPr>
                <w:moveFrom w:id="92"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93" w:author="Micah Freedman" w:date="2022-03-20T14:15:00Z">
              <w:tcPr>
                <w:tcW w:w="2237" w:type="dxa"/>
                <w:gridSpan w:val="2"/>
                <w:tcBorders>
                  <w:top w:val="nil"/>
                  <w:left w:val="nil"/>
                  <w:bottom w:val="nil"/>
                  <w:right w:val="single" w:sz="4" w:space="0" w:color="auto"/>
                </w:tcBorders>
                <w:vAlign w:val="center"/>
              </w:tcPr>
            </w:tcPrChange>
          </w:tcPr>
          <w:p w14:paraId="1FBEBE95" w14:textId="60952D55" w:rsidR="00FF0CFC" w:rsidRPr="000E2622" w:rsidDel="00CB5C04" w:rsidRDefault="00FF0CFC" w:rsidP="001C6B1D">
            <w:pPr>
              <w:jc w:val="center"/>
              <w:rPr>
                <w:moveFrom w:id="94" w:author="Micah Freedman" w:date="2022-03-11T15:01:00Z"/>
                <w:rFonts w:ascii="Arial" w:hAnsi="Arial" w:cs="Arial"/>
                <w:sz w:val="20"/>
                <w:szCs w:val="20"/>
              </w:rPr>
            </w:pPr>
            <w:moveFrom w:id="95" w:author="Micah Freedman" w:date="2022-03-11T15:01:00Z">
              <w:r w:rsidRPr="000E2622" w:rsidDel="00CB5C04">
                <w:rPr>
                  <w:rFonts w:ascii="Arial" w:hAnsi="Arial" w:cs="Arial"/>
                  <w:sz w:val="20"/>
                  <w:szCs w:val="20"/>
                </w:rPr>
                <w:t>AU_A10_2018</w:t>
              </w:r>
            </w:moveFrom>
          </w:p>
        </w:tc>
        <w:tc>
          <w:tcPr>
            <w:tcW w:w="931" w:type="dxa"/>
            <w:gridSpan w:val="2"/>
            <w:tcBorders>
              <w:top w:val="nil"/>
              <w:left w:val="single" w:sz="4" w:space="0" w:color="auto"/>
              <w:bottom w:val="nil"/>
              <w:right w:val="nil"/>
            </w:tcBorders>
            <w:vAlign w:val="center"/>
            <w:tcPrChange w:id="96" w:author="Micah Freedman" w:date="2022-03-20T14:15:00Z">
              <w:tcPr>
                <w:tcW w:w="983" w:type="dxa"/>
                <w:gridSpan w:val="2"/>
                <w:tcBorders>
                  <w:top w:val="nil"/>
                  <w:left w:val="single" w:sz="4" w:space="0" w:color="auto"/>
                  <w:bottom w:val="nil"/>
                  <w:right w:val="nil"/>
                </w:tcBorders>
                <w:vAlign w:val="center"/>
              </w:tcPr>
            </w:tcPrChange>
          </w:tcPr>
          <w:p w14:paraId="73A22847" w14:textId="4EA602C0" w:rsidR="00FF0CFC" w:rsidRPr="000E2622" w:rsidDel="00CB5C04" w:rsidRDefault="00FF0CFC" w:rsidP="001C6B1D">
            <w:pPr>
              <w:jc w:val="center"/>
              <w:rPr>
                <w:moveFrom w:id="97" w:author="Micah Freedman" w:date="2022-03-11T15:01:00Z"/>
                <w:rFonts w:ascii="Arial" w:hAnsi="Arial" w:cs="Arial"/>
                <w:sz w:val="20"/>
                <w:szCs w:val="20"/>
              </w:rPr>
            </w:pPr>
            <w:moveFrom w:id="98" w:author="Micah Freedman" w:date="2022-03-11T15:01:00Z">
              <w:r w:rsidRPr="000E2622" w:rsidDel="00CB5C04">
                <w:rPr>
                  <w:rFonts w:ascii="Arial" w:hAnsi="Arial" w:cs="Arial"/>
                  <w:sz w:val="20"/>
                  <w:szCs w:val="20"/>
                </w:rPr>
                <w:t>1</w:t>
              </w:r>
            </w:moveFrom>
          </w:p>
        </w:tc>
        <w:tc>
          <w:tcPr>
            <w:tcW w:w="910" w:type="dxa"/>
            <w:gridSpan w:val="2"/>
            <w:tcBorders>
              <w:top w:val="nil"/>
              <w:left w:val="nil"/>
              <w:bottom w:val="nil"/>
              <w:right w:val="nil"/>
            </w:tcBorders>
            <w:vAlign w:val="center"/>
            <w:tcPrChange w:id="99" w:author="Micah Freedman" w:date="2022-03-20T14:15:00Z">
              <w:tcPr>
                <w:tcW w:w="952" w:type="dxa"/>
                <w:gridSpan w:val="2"/>
                <w:tcBorders>
                  <w:top w:val="nil"/>
                  <w:left w:val="nil"/>
                  <w:bottom w:val="nil"/>
                  <w:right w:val="nil"/>
                </w:tcBorders>
                <w:vAlign w:val="center"/>
              </w:tcPr>
            </w:tcPrChange>
          </w:tcPr>
          <w:p w14:paraId="2EF016F1" w14:textId="75997CEB" w:rsidR="00FF0CFC" w:rsidRPr="000E2622" w:rsidDel="00CB5C04" w:rsidRDefault="00FF0CFC" w:rsidP="001C6B1D">
            <w:pPr>
              <w:jc w:val="center"/>
              <w:rPr>
                <w:moveFrom w:id="100" w:author="Micah Freedman" w:date="2022-03-11T15:01:00Z"/>
                <w:rFonts w:ascii="Arial" w:hAnsi="Arial" w:cs="Arial"/>
                <w:sz w:val="20"/>
                <w:szCs w:val="20"/>
              </w:rPr>
            </w:pPr>
            <w:moveFrom w:id="101" w:author="Micah Freedman" w:date="2022-03-11T15:01:00Z">
              <w:r w:rsidRPr="000E2622" w:rsidDel="00CB5C04">
                <w:rPr>
                  <w:rFonts w:ascii="Arial" w:hAnsi="Arial" w:cs="Arial"/>
                  <w:sz w:val="20"/>
                  <w:szCs w:val="20"/>
                </w:rPr>
                <w:t>0</w:t>
              </w:r>
            </w:moveFrom>
          </w:p>
        </w:tc>
        <w:tc>
          <w:tcPr>
            <w:tcW w:w="791" w:type="dxa"/>
            <w:gridSpan w:val="2"/>
            <w:tcBorders>
              <w:top w:val="nil"/>
              <w:left w:val="nil"/>
              <w:bottom w:val="nil"/>
              <w:right w:val="nil"/>
            </w:tcBorders>
            <w:vAlign w:val="center"/>
            <w:tcPrChange w:id="102" w:author="Micah Freedman" w:date="2022-03-20T14:15:00Z">
              <w:tcPr>
                <w:tcW w:w="826" w:type="dxa"/>
                <w:gridSpan w:val="2"/>
                <w:tcBorders>
                  <w:top w:val="nil"/>
                  <w:left w:val="nil"/>
                  <w:bottom w:val="nil"/>
                  <w:right w:val="nil"/>
                </w:tcBorders>
                <w:vAlign w:val="center"/>
              </w:tcPr>
            </w:tcPrChange>
          </w:tcPr>
          <w:p w14:paraId="4BACEBCC" w14:textId="4EE7A440" w:rsidR="00FF0CFC" w:rsidRPr="000E2622" w:rsidDel="00CB5C04" w:rsidRDefault="00FF0CFC" w:rsidP="001C6B1D">
            <w:pPr>
              <w:jc w:val="center"/>
              <w:rPr>
                <w:moveFrom w:id="103" w:author="Micah Freedman" w:date="2022-03-11T15:01:00Z"/>
                <w:rFonts w:ascii="Arial" w:hAnsi="Arial" w:cs="Arial"/>
                <w:sz w:val="20"/>
                <w:szCs w:val="20"/>
              </w:rPr>
            </w:pPr>
            <w:moveFrom w:id="104" w:author="Micah Freedman" w:date="2022-03-11T15:01:00Z">
              <w:r w:rsidRPr="000E2622" w:rsidDel="00CB5C04">
                <w:rPr>
                  <w:rFonts w:ascii="Arial" w:hAnsi="Arial" w:cs="Arial"/>
                  <w:sz w:val="20"/>
                  <w:szCs w:val="20"/>
                </w:rPr>
                <w:t>1</w:t>
              </w:r>
            </w:moveFrom>
          </w:p>
        </w:tc>
        <w:tc>
          <w:tcPr>
            <w:tcW w:w="854" w:type="dxa"/>
            <w:tcBorders>
              <w:top w:val="nil"/>
              <w:left w:val="nil"/>
              <w:bottom w:val="nil"/>
              <w:right w:val="nil"/>
            </w:tcBorders>
            <w:vAlign w:val="center"/>
            <w:tcPrChange w:id="105" w:author="Micah Freedman" w:date="2022-03-20T14:15:00Z">
              <w:tcPr>
                <w:tcW w:w="892" w:type="dxa"/>
                <w:gridSpan w:val="2"/>
                <w:tcBorders>
                  <w:top w:val="nil"/>
                  <w:left w:val="nil"/>
                  <w:bottom w:val="nil"/>
                  <w:right w:val="nil"/>
                </w:tcBorders>
                <w:vAlign w:val="center"/>
              </w:tcPr>
            </w:tcPrChange>
          </w:tcPr>
          <w:p w14:paraId="43DEDF8E" w14:textId="1C97A205" w:rsidR="00FF0CFC" w:rsidRPr="000E2622" w:rsidDel="00CB5C04" w:rsidRDefault="00FF0CFC" w:rsidP="001C6B1D">
            <w:pPr>
              <w:jc w:val="center"/>
              <w:rPr>
                <w:moveFrom w:id="106" w:author="Micah Freedman" w:date="2022-03-11T15:01:00Z"/>
                <w:rFonts w:ascii="Arial" w:hAnsi="Arial" w:cs="Arial"/>
                <w:sz w:val="20"/>
                <w:szCs w:val="20"/>
              </w:rPr>
            </w:pPr>
            <w:moveFrom w:id="107" w:author="Micah Freedman" w:date="2022-03-11T15:01:00Z">
              <w:r w:rsidRPr="000E2622" w:rsidDel="00CB5C04">
                <w:rPr>
                  <w:rFonts w:ascii="Arial" w:hAnsi="Arial" w:cs="Arial"/>
                  <w:sz w:val="20"/>
                  <w:szCs w:val="20"/>
                </w:rPr>
                <w:t>0</w:t>
              </w:r>
            </w:moveFrom>
          </w:p>
        </w:tc>
        <w:tc>
          <w:tcPr>
            <w:tcW w:w="1046" w:type="dxa"/>
            <w:gridSpan w:val="3"/>
            <w:tcBorders>
              <w:top w:val="nil"/>
              <w:left w:val="nil"/>
              <w:bottom w:val="nil"/>
              <w:right w:val="nil"/>
            </w:tcBorders>
            <w:vAlign w:val="center"/>
            <w:tcPrChange w:id="108" w:author="Micah Freedman" w:date="2022-03-20T14:15:00Z">
              <w:tcPr>
                <w:tcW w:w="907" w:type="dxa"/>
                <w:tcBorders>
                  <w:top w:val="nil"/>
                  <w:left w:val="nil"/>
                  <w:bottom w:val="nil"/>
                  <w:right w:val="nil"/>
                </w:tcBorders>
                <w:vAlign w:val="center"/>
              </w:tcPr>
            </w:tcPrChange>
          </w:tcPr>
          <w:p w14:paraId="58331A62" w14:textId="32D75ADB" w:rsidR="00FF0CFC" w:rsidRPr="000E2622" w:rsidDel="00CB5C04" w:rsidRDefault="00FF0CFC" w:rsidP="001C6B1D">
            <w:pPr>
              <w:jc w:val="center"/>
              <w:rPr>
                <w:moveFrom w:id="109" w:author="Micah Freedman" w:date="2022-03-11T15:01:00Z"/>
                <w:rFonts w:ascii="Arial" w:hAnsi="Arial" w:cs="Arial"/>
                <w:sz w:val="20"/>
                <w:szCs w:val="20"/>
              </w:rPr>
            </w:pPr>
            <w:moveFrom w:id="110" w:author="Micah Freedman" w:date="2022-03-11T15:01:00Z">
              <w:r w:rsidRPr="000E2622" w:rsidDel="00CB5C04">
                <w:rPr>
                  <w:rFonts w:ascii="Arial" w:hAnsi="Arial" w:cs="Arial"/>
                  <w:sz w:val="20"/>
                  <w:szCs w:val="20"/>
                </w:rPr>
                <w:t>1</w:t>
              </w:r>
            </w:moveFrom>
          </w:p>
        </w:tc>
        <w:tc>
          <w:tcPr>
            <w:tcW w:w="1076" w:type="dxa"/>
            <w:tcBorders>
              <w:top w:val="nil"/>
              <w:left w:val="nil"/>
              <w:bottom w:val="nil"/>
              <w:right w:val="single" w:sz="4" w:space="0" w:color="auto"/>
            </w:tcBorders>
            <w:vAlign w:val="center"/>
            <w:tcPrChange w:id="111" w:author="Micah Freedman" w:date="2022-03-20T14:15:00Z">
              <w:tcPr>
                <w:tcW w:w="1067" w:type="dxa"/>
                <w:gridSpan w:val="2"/>
                <w:tcBorders>
                  <w:top w:val="nil"/>
                  <w:left w:val="nil"/>
                  <w:bottom w:val="nil"/>
                  <w:right w:val="single" w:sz="4" w:space="0" w:color="auto"/>
                </w:tcBorders>
                <w:vAlign w:val="center"/>
              </w:tcPr>
            </w:tcPrChange>
          </w:tcPr>
          <w:p w14:paraId="0F0F3AB9" w14:textId="516908EE" w:rsidR="00FF0CFC" w:rsidRPr="000E2622" w:rsidDel="00CB5C04" w:rsidRDefault="00FF0CFC" w:rsidP="001C6B1D">
            <w:pPr>
              <w:jc w:val="center"/>
              <w:rPr>
                <w:moveFrom w:id="112" w:author="Micah Freedman" w:date="2022-03-11T15:01:00Z"/>
                <w:rFonts w:ascii="Arial" w:hAnsi="Arial" w:cs="Arial"/>
                <w:sz w:val="20"/>
                <w:szCs w:val="20"/>
              </w:rPr>
            </w:pPr>
            <w:moveFrom w:id="113" w:author="Micah Freedman" w:date="2022-03-11T15:01:00Z">
              <w:r w:rsidRPr="000E2622" w:rsidDel="00CB5C04">
                <w:rPr>
                  <w:rFonts w:ascii="Arial" w:hAnsi="Arial" w:cs="Arial"/>
                  <w:sz w:val="20"/>
                  <w:szCs w:val="20"/>
                </w:rPr>
                <w:t>0</w:t>
              </w:r>
            </w:moveFrom>
          </w:p>
        </w:tc>
        <w:tc>
          <w:tcPr>
            <w:tcW w:w="812" w:type="dxa"/>
            <w:gridSpan w:val="2"/>
            <w:tcBorders>
              <w:top w:val="nil"/>
              <w:left w:val="single" w:sz="4" w:space="0" w:color="auto"/>
              <w:bottom w:val="nil"/>
              <w:right w:val="single" w:sz="4" w:space="0" w:color="auto"/>
            </w:tcBorders>
            <w:vAlign w:val="center"/>
            <w:tcPrChange w:id="114" w:author="Micah Freedman" w:date="2022-03-20T14:15:00Z">
              <w:tcPr>
                <w:tcW w:w="859" w:type="dxa"/>
                <w:gridSpan w:val="2"/>
                <w:tcBorders>
                  <w:top w:val="nil"/>
                  <w:left w:val="single" w:sz="4" w:space="0" w:color="auto"/>
                  <w:bottom w:val="nil"/>
                  <w:right w:val="single" w:sz="4" w:space="0" w:color="auto"/>
                </w:tcBorders>
                <w:vAlign w:val="center"/>
              </w:tcPr>
            </w:tcPrChange>
          </w:tcPr>
          <w:p w14:paraId="0CF32DE0" w14:textId="1F0B6800" w:rsidR="00FF0CFC" w:rsidRPr="000E2622" w:rsidDel="00CB5C04" w:rsidRDefault="00FF0CFC" w:rsidP="001C6B1D">
            <w:pPr>
              <w:jc w:val="center"/>
              <w:rPr>
                <w:moveFrom w:id="115" w:author="Micah Freedman" w:date="2022-03-11T15:01:00Z"/>
                <w:rFonts w:ascii="Arial" w:hAnsi="Arial" w:cs="Arial"/>
                <w:sz w:val="20"/>
                <w:szCs w:val="20"/>
              </w:rPr>
            </w:pPr>
            <w:moveFrom w:id="116" w:author="Micah Freedman" w:date="2022-03-11T15:01:00Z">
              <w:r w:rsidRPr="000E2622" w:rsidDel="00CB5C04">
                <w:rPr>
                  <w:rFonts w:ascii="Arial" w:hAnsi="Arial" w:cs="Arial"/>
                  <w:sz w:val="20"/>
                  <w:szCs w:val="20"/>
                </w:rPr>
                <w:t>3</w:t>
              </w:r>
            </w:moveFrom>
          </w:p>
        </w:tc>
      </w:tr>
      <w:tr w:rsidR="00CA16A4" w:rsidRPr="000E2622" w:rsidDel="00CB5C04" w14:paraId="36CED4FB" w14:textId="77777777" w:rsidTr="00CA16A4">
        <w:trPr>
          <w:trHeight w:val="77"/>
          <w:del w:id="117" w:author="Micah Freedman" w:date="2022-03-11T15:01:00Z"/>
          <w:trPrChange w:id="118" w:author="Micah Freedman" w:date="2022-03-20T14:15:00Z">
            <w:trPr>
              <w:trHeight w:val="77"/>
            </w:trPr>
          </w:trPrChange>
        </w:trPr>
        <w:tc>
          <w:tcPr>
            <w:tcW w:w="1718" w:type="dxa"/>
            <w:gridSpan w:val="2"/>
            <w:vMerge/>
            <w:tcBorders>
              <w:top w:val="nil"/>
              <w:left w:val="single" w:sz="4" w:space="0" w:color="auto"/>
              <w:bottom w:val="single" w:sz="4" w:space="0" w:color="auto"/>
              <w:right w:val="nil"/>
            </w:tcBorders>
            <w:vAlign w:val="center"/>
            <w:tcPrChange w:id="119" w:author="Micah Freedman" w:date="2022-03-20T14:15:00Z">
              <w:tcPr>
                <w:tcW w:w="1869" w:type="dxa"/>
                <w:gridSpan w:val="2"/>
                <w:vMerge/>
                <w:tcBorders>
                  <w:top w:val="nil"/>
                  <w:left w:val="single" w:sz="4" w:space="0" w:color="auto"/>
                  <w:bottom w:val="single" w:sz="4" w:space="0" w:color="auto"/>
                  <w:right w:val="nil"/>
                </w:tcBorders>
                <w:vAlign w:val="center"/>
              </w:tcPr>
            </w:tcPrChange>
          </w:tcPr>
          <w:p w14:paraId="6D58321B" w14:textId="34FC69A4" w:rsidR="00FF0CFC" w:rsidRPr="000E2622" w:rsidDel="00CB5C04" w:rsidRDefault="00FF0CFC" w:rsidP="001C6B1D">
            <w:pPr>
              <w:jc w:val="center"/>
              <w:rPr>
                <w:moveFrom w:id="120"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121" w:author="Micah Freedman" w:date="2022-03-20T14:15:00Z">
              <w:tcPr>
                <w:tcW w:w="2237" w:type="dxa"/>
                <w:gridSpan w:val="2"/>
                <w:tcBorders>
                  <w:top w:val="nil"/>
                  <w:left w:val="nil"/>
                  <w:bottom w:val="nil"/>
                  <w:right w:val="single" w:sz="4" w:space="0" w:color="auto"/>
                </w:tcBorders>
                <w:vAlign w:val="center"/>
              </w:tcPr>
            </w:tcPrChange>
          </w:tcPr>
          <w:p w14:paraId="6B871E8E" w14:textId="4DDC63F8" w:rsidR="00FF0CFC" w:rsidRPr="000E2622" w:rsidDel="00CB5C04" w:rsidRDefault="00FF0CFC" w:rsidP="001C6B1D">
            <w:pPr>
              <w:jc w:val="center"/>
              <w:rPr>
                <w:moveFrom w:id="122" w:author="Micah Freedman" w:date="2022-03-11T15:01:00Z"/>
                <w:rFonts w:ascii="Arial" w:hAnsi="Arial" w:cs="Arial"/>
                <w:sz w:val="20"/>
                <w:szCs w:val="20"/>
              </w:rPr>
            </w:pPr>
            <w:moveFrom w:id="123" w:author="Micah Freedman" w:date="2022-03-11T15:01:00Z">
              <w:r w:rsidRPr="000E2622" w:rsidDel="00CB5C04">
                <w:rPr>
                  <w:rFonts w:ascii="Arial" w:hAnsi="Arial" w:cs="Arial"/>
                  <w:sz w:val="20"/>
                  <w:szCs w:val="20"/>
                </w:rPr>
                <w:t>AU_A11_2018</w:t>
              </w:r>
            </w:moveFrom>
          </w:p>
        </w:tc>
        <w:tc>
          <w:tcPr>
            <w:tcW w:w="931" w:type="dxa"/>
            <w:gridSpan w:val="2"/>
            <w:tcBorders>
              <w:top w:val="nil"/>
              <w:left w:val="single" w:sz="4" w:space="0" w:color="auto"/>
              <w:bottom w:val="nil"/>
              <w:right w:val="nil"/>
            </w:tcBorders>
            <w:vAlign w:val="center"/>
            <w:tcPrChange w:id="124" w:author="Micah Freedman" w:date="2022-03-20T14:15:00Z">
              <w:tcPr>
                <w:tcW w:w="983" w:type="dxa"/>
                <w:gridSpan w:val="2"/>
                <w:tcBorders>
                  <w:top w:val="nil"/>
                  <w:left w:val="single" w:sz="4" w:space="0" w:color="auto"/>
                  <w:bottom w:val="nil"/>
                  <w:right w:val="nil"/>
                </w:tcBorders>
                <w:vAlign w:val="center"/>
              </w:tcPr>
            </w:tcPrChange>
          </w:tcPr>
          <w:p w14:paraId="39AC2B64" w14:textId="1D758E6C" w:rsidR="00FF0CFC" w:rsidRPr="000E2622" w:rsidDel="00CB5C04" w:rsidRDefault="00FF0CFC" w:rsidP="001C6B1D">
            <w:pPr>
              <w:jc w:val="center"/>
              <w:rPr>
                <w:moveFrom w:id="125" w:author="Micah Freedman" w:date="2022-03-11T15:01:00Z"/>
                <w:rFonts w:ascii="Arial" w:hAnsi="Arial" w:cs="Arial"/>
                <w:sz w:val="20"/>
                <w:szCs w:val="20"/>
              </w:rPr>
            </w:pPr>
            <w:moveFrom w:id="126" w:author="Micah Freedman" w:date="2022-03-11T15:01:00Z">
              <w:r w:rsidRPr="000E2622" w:rsidDel="00CB5C04">
                <w:rPr>
                  <w:rFonts w:ascii="Arial" w:hAnsi="Arial" w:cs="Arial"/>
                  <w:sz w:val="20"/>
                  <w:szCs w:val="20"/>
                </w:rPr>
                <w:t>1</w:t>
              </w:r>
            </w:moveFrom>
          </w:p>
        </w:tc>
        <w:tc>
          <w:tcPr>
            <w:tcW w:w="910" w:type="dxa"/>
            <w:gridSpan w:val="2"/>
            <w:tcBorders>
              <w:top w:val="nil"/>
              <w:left w:val="nil"/>
              <w:bottom w:val="nil"/>
              <w:right w:val="nil"/>
            </w:tcBorders>
            <w:vAlign w:val="center"/>
            <w:tcPrChange w:id="127" w:author="Micah Freedman" w:date="2022-03-20T14:15:00Z">
              <w:tcPr>
                <w:tcW w:w="952" w:type="dxa"/>
                <w:gridSpan w:val="2"/>
                <w:tcBorders>
                  <w:top w:val="nil"/>
                  <w:left w:val="nil"/>
                  <w:bottom w:val="nil"/>
                  <w:right w:val="nil"/>
                </w:tcBorders>
                <w:vAlign w:val="center"/>
              </w:tcPr>
            </w:tcPrChange>
          </w:tcPr>
          <w:p w14:paraId="1D097445" w14:textId="1AFB93CD" w:rsidR="00FF0CFC" w:rsidRPr="000E2622" w:rsidDel="00CB5C04" w:rsidRDefault="00FF0CFC" w:rsidP="001C6B1D">
            <w:pPr>
              <w:jc w:val="center"/>
              <w:rPr>
                <w:moveFrom w:id="128" w:author="Micah Freedman" w:date="2022-03-11T15:01:00Z"/>
                <w:rFonts w:ascii="Arial" w:hAnsi="Arial" w:cs="Arial"/>
                <w:sz w:val="20"/>
                <w:szCs w:val="20"/>
              </w:rPr>
            </w:pPr>
            <w:moveFrom w:id="129" w:author="Micah Freedman" w:date="2022-03-11T15:01:00Z">
              <w:r w:rsidRPr="000E2622" w:rsidDel="00CB5C04">
                <w:rPr>
                  <w:rFonts w:ascii="Arial" w:hAnsi="Arial" w:cs="Arial"/>
                  <w:sz w:val="20"/>
                  <w:szCs w:val="20"/>
                </w:rPr>
                <w:t>0</w:t>
              </w:r>
            </w:moveFrom>
          </w:p>
        </w:tc>
        <w:tc>
          <w:tcPr>
            <w:tcW w:w="791" w:type="dxa"/>
            <w:gridSpan w:val="2"/>
            <w:tcBorders>
              <w:top w:val="nil"/>
              <w:left w:val="nil"/>
              <w:bottom w:val="nil"/>
              <w:right w:val="nil"/>
            </w:tcBorders>
            <w:vAlign w:val="center"/>
            <w:tcPrChange w:id="130" w:author="Micah Freedman" w:date="2022-03-20T14:15:00Z">
              <w:tcPr>
                <w:tcW w:w="826" w:type="dxa"/>
                <w:gridSpan w:val="2"/>
                <w:tcBorders>
                  <w:top w:val="nil"/>
                  <w:left w:val="nil"/>
                  <w:bottom w:val="nil"/>
                  <w:right w:val="nil"/>
                </w:tcBorders>
                <w:vAlign w:val="center"/>
              </w:tcPr>
            </w:tcPrChange>
          </w:tcPr>
          <w:p w14:paraId="0EBE45D9" w14:textId="05BB10DF" w:rsidR="00FF0CFC" w:rsidRPr="000E2622" w:rsidDel="00CB5C04" w:rsidRDefault="00FF0CFC" w:rsidP="001C6B1D">
            <w:pPr>
              <w:jc w:val="center"/>
              <w:rPr>
                <w:moveFrom w:id="131" w:author="Micah Freedman" w:date="2022-03-11T15:01:00Z"/>
                <w:rFonts w:ascii="Arial" w:hAnsi="Arial" w:cs="Arial"/>
                <w:sz w:val="20"/>
                <w:szCs w:val="20"/>
              </w:rPr>
            </w:pPr>
            <w:moveFrom w:id="132" w:author="Micah Freedman" w:date="2022-03-11T15:01:00Z">
              <w:r w:rsidRPr="000E2622" w:rsidDel="00CB5C04">
                <w:rPr>
                  <w:rFonts w:ascii="Arial" w:hAnsi="Arial" w:cs="Arial"/>
                  <w:sz w:val="20"/>
                  <w:szCs w:val="20"/>
                </w:rPr>
                <w:t>0</w:t>
              </w:r>
            </w:moveFrom>
          </w:p>
        </w:tc>
        <w:tc>
          <w:tcPr>
            <w:tcW w:w="854" w:type="dxa"/>
            <w:tcBorders>
              <w:top w:val="nil"/>
              <w:left w:val="nil"/>
              <w:bottom w:val="nil"/>
              <w:right w:val="nil"/>
            </w:tcBorders>
            <w:vAlign w:val="center"/>
            <w:tcPrChange w:id="133" w:author="Micah Freedman" w:date="2022-03-20T14:15:00Z">
              <w:tcPr>
                <w:tcW w:w="892" w:type="dxa"/>
                <w:gridSpan w:val="2"/>
                <w:tcBorders>
                  <w:top w:val="nil"/>
                  <w:left w:val="nil"/>
                  <w:bottom w:val="nil"/>
                  <w:right w:val="nil"/>
                </w:tcBorders>
                <w:vAlign w:val="center"/>
              </w:tcPr>
            </w:tcPrChange>
          </w:tcPr>
          <w:p w14:paraId="348A53F3" w14:textId="60C44365" w:rsidR="00FF0CFC" w:rsidRPr="000E2622" w:rsidDel="00CB5C04" w:rsidRDefault="00FF0CFC" w:rsidP="001C6B1D">
            <w:pPr>
              <w:jc w:val="center"/>
              <w:rPr>
                <w:moveFrom w:id="134" w:author="Micah Freedman" w:date="2022-03-11T15:01:00Z"/>
                <w:rFonts w:ascii="Arial" w:hAnsi="Arial" w:cs="Arial"/>
                <w:sz w:val="20"/>
                <w:szCs w:val="20"/>
              </w:rPr>
            </w:pPr>
            <w:moveFrom w:id="135" w:author="Micah Freedman" w:date="2022-03-11T15:01:00Z">
              <w:r w:rsidRPr="000E2622" w:rsidDel="00CB5C04">
                <w:rPr>
                  <w:rFonts w:ascii="Arial" w:hAnsi="Arial" w:cs="Arial"/>
                  <w:sz w:val="20"/>
                  <w:szCs w:val="20"/>
                </w:rPr>
                <w:t>0</w:t>
              </w:r>
            </w:moveFrom>
          </w:p>
        </w:tc>
        <w:tc>
          <w:tcPr>
            <w:tcW w:w="1046" w:type="dxa"/>
            <w:gridSpan w:val="3"/>
            <w:tcBorders>
              <w:top w:val="nil"/>
              <w:left w:val="nil"/>
              <w:bottom w:val="nil"/>
              <w:right w:val="nil"/>
            </w:tcBorders>
            <w:vAlign w:val="center"/>
            <w:tcPrChange w:id="136" w:author="Micah Freedman" w:date="2022-03-20T14:15:00Z">
              <w:tcPr>
                <w:tcW w:w="907" w:type="dxa"/>
                <w:tcBorders>
                  <w:top w:val="nil"/>
                  <w:left w:val="nil"/>
                  <w:bottom w:val="nil"/>
                  <w:right w:val="nil"/>
                </w:tcBorders>
                <w:vAlign w:val="center"/>
              </w:tcPr>
            </w:tcPrChange>
          </w:tcPr>
          <w:p w14:paraId="39C35B02" w14:textId="7C202D96" w:rsidR="00FF0CFC" w:rsidRPr="000E2622" w:rsidDel="00CB5C04" w:rsidRDefault="00FF0CFC" w:rsidP="001C6B1D">
            <w:pPr>
              <w:jc w:val="center"/>
              <w:rPr>
                <w:moveFrom w:id="137" w:author="Micah Freedman" w:date="2022-03-11T15:01:00Z"/>
                <w:rFonts w:ascii="Arial" w:hAnsi="Arial" w:cs="Arial"/>
                <w:sz w:val="20"/>
                <w:szCs w:val="20"/>
              </w:rPr>
            </w:pPr>
            <w:moveFrom w:id="138" w:author="Micah Freedman" w:date="2022-03-11T15:01:00Z">
              <w:r w:rsidRPr="000E2622" w:rsidDel="00CB5C04">
                <w:rPr>
                  <w:rFonts w:ascii="Arial" w:hAnsi="Arial" w:cs="Arial"/>
                  <w:sz w:val="20"/>
                  <w:szCs w:val="20"/>
                </w:rPr>
                <w:t>0</w:t>
              </w:r>
            </w:moveFrom>
          </w:p>
        </w:tc>
        <w:tc>
          <w:tcPr>
            <w:tcW w:w="1076" w:type="dxa"/>
            <w:tcBorders>
              <w:top w:val="nil"/>
              <w:left w:val="nil"/>
              <w:bottom w:val="nil"/>
              <w:right w:val="single" w:sz="4" w:space="0" w:color="auto"/>
            </w:tcBorders>
            <w:vAlign w:val="center"/>
            <w:tcPrChange w:id="139" w:author="Micah Freedman" w:date="2022-03-20T14:15:00Z">
              <w:tcPr>
                <w:tcW w:w="1067" w:type="dxa"/>
                <w:gridSpan w:val="2"/>
                <w:tcBorders>
                  <w:top w:val="nil"/>
                  <w:left w:val="nil"/>
                  <w:bottom w:val="nil"/>
                  <w:right w:val="single" w:sz="4" w:space="0" w:color="auto"/>
                </w:tcBorders>
                <w:vAlign w:val="center"/>
              </w:tcPr>
            </w:tcPrChange>
          </w:tcPr>
          <w:p w14:paraId="527C1087" w14:textId="04D6E316" w:rsidR="00FF0CFC" w:rsidRPr="000E2622" w:rsidDel="00CB5C04" w:rsidRDefault="00FF0CFC" w:rsidP="001C6B1D">
            <w:pPr>
              <w:jc w:val="center"/>
              <w:rPr>
                <w:moveFrom w:id="140" w:author="Micah Freedman" w:date="2022-03-11T15:01:00Z"/>
                <w:rFonts w:ascii="Arial" w:hAnsi="Arial" w:cs="Arial"/>
                <w:sz w:val="20"/>
                <w:szCs w:val="20"/>
              </w:rPr>
            </w:pPr>
            <w:moveFrom w:id="141" w:author="Micah Freedman" w:date="2022-03-11T15:01:00Z">
              <w:r w:rsidRPr="000E2622" w:rsidDel="00CB5C04">
                <w:rPr>
                  <w:rFonts w:ascii="Arial" w:hAnsi="Arial" w:cs="Arial"/>
                  <w:sz w:val="20"/>
                  <w:szCs w:val="20"/>
                </w:rPr>
                <w:t>0</w:t>
              </w:r>
            </w:moveFrom>
          </w:p>
        </w:tc>
        <w:tc>
          <w:tcPr>
            <w:tcW w:w="812" w:type="dxa"/>
            <w:gridSpan w:val="2"/>
            <w:tcBorders>
              <w:top w:val="nil"/>
              <w:left w:val="single" w:sz="4" w:space="0" w:color="auto"/>
              <w:bottom w:val="nil"/>
              <w:right w:val="single" w:sz="4" w:space="0" w:color="auto"/>
            </w:tcBorders>
            <w:vAlign w:val="center"/>
            <w:tcPrChange w:id="142" w:author="Micah Freedman" w:date="2022-03-20T14:15:00Z">
              <w:tcPr>
                <w:tcW w:w="859" w:type="dxa"/>
                <w:gridSpan w:val="2"/>
                <w:tcBorders>
                  <w:top w:val="nil"/>
                  <w:left w:val="single" w:sz="4" w:space="0" w:color="auto"/>
                  <w:bottom w:val="nil"/>
                  <w:right w:val="single" w:sz="4" w:space="0" w:color="auto"/>
                </w:tcBorders>
                <w:vAlign w:val="center"/>
              </w:tcPr>
            </w:tcPrChange>
          </w:tcPr>
          <w:p w14:paraId="205B0750" w14:textId="20765B7D" w:rsidR="00FF0CFC" w:rsidRPr="000E2622" w:rsidDel="00CB5C04" w:rsidRDefault="00FF0CFC" w:rsidP="001C6B1D">
            <w:pPr>
              <w:jc w:val="center"/>
              <w:rPr>
                <w:moveFrom w:id="143" w:author="Micah Freedman" w:date="2022-03-11T15:01:00Z"/>
                <w:rFonts w:ascii="Arial" w:hAnsi="Arial" w:cs="Arial"/>
                <w:sz w:val="20"/>
                <w:szCs w:val="20"/>
              </w:rPr>
            </w:pPr>
            <w:moveFrom w:id="144" w:author="Micah Freedman" w:date="2022-03-11T15:01:00Z">
              <w:r w:rsidRPr="000E2622" w:rsidDel="00CB5C04">
                <w:rPr>
                  <w:rFonts w:ascii="Arial" w:hAnsi="Arial" w:cs="Arial"/>
                  <w:sz w:val="20"/>
                  <w:szCs w:val="20"/>
                </w:rPr>
                <w:t>1</w:t>
              </w:r>
            </w:moveFrom>
          </w:p>
        </w:tc>
      </w:tr>
      <w:tr w:rsidR="00CA16A4" w:rsidRPr="000E2622" w:rsidDel="00CB5C04" w14:paraId="57F3DE34" w14:textId="77777777" w:rsidTr="00CA16A4">
        <w:trPr>
          <w:trHeight w:val="77"/>
          <w:del w:id="145" w:author="Micah Freedman" w:date="2022-03-11T15:01:00Z"/>
          <w:trPrChange w:id="146" w:author="Micah Freedman" w:date="2022-03-20T14:15:00Z">
            <w:trPr>
              <w:trHeight w:val="77"/>
            </w:trPr>
          </w:trPrChange>
        </w:trPr>
        <w:tc>
          <w:tcPr>
            <w:tcW w:w="1718" w:type="dxa"/>
            <w:gridSpan w:val="2"/>
            <w:vMerge/>
            <w:tcBorders>
              <w:top w:val="nil"/>
              <w:left w:val="single" w:sz="4" w:space="0" w:color="auto"/>
              <w:bottom w:val="single" w:sz="4" w:space="0" w:color="auto"/>
              <w:right w:val="nil"/>
            </w:tcBorders>
            <w:vAlign w:val="center"/>
            <w:tcPrChange w:id="147" w:author="Micah Freedman" w:date="2022-03-20T14:15:00Z">
              <w:tcPr>
                <w:tcW w:w="1869" w:type="dxa"/>
                <w:gridSpan w:val="2"/>
                <w:vMerge/>
                <w:tcBorders>
                  <w:top w:val="nil"/>
                  <w:left w:val="single" w:sz="4" w:space="0" w:color="auto"/>
                  <w:bottom w:val="single" w:sz="4" w:space="0" w:color="auto"/>
                  <w:right w:val="nil"/>
                </w:tcBorders>
                <w:vAlign w:val="center"/>
              </w:tcPr>
            </w:tcPrChange>
          </w:tcPr>
          <w:p w14:paraId="5A97DEEF" w14:textId="681D84AE" w:rsidR="00FF0CFC" w:rsidRPr="000E2622" w:rsidDel="00CB5C04" w:rsidRDefault="00FF0CFC" w:rsidP="001C6B1D">
            <w:pPr>
              <w:jc w:val="center"/>
              <w:rPr>
                <w:moveFrom w:id="148"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149" w:author="Micah Freedman" w:date="2022-03-20T14:15:00Z">
              <w:tcPr>
                <w:tcW w:w="2237" w:type="dxa"/>
                <w:gridSpan w:val="2"/>
                <w:tcBorders>
                  <w:top w:val="nil"/>
                  <w:left w:val="nil"/>
                  <w:bottom w:val="nil"/>
                  <w:right w:val="single" w:sz="4" w:space="0" w:color="auto"/>
                </w:tcBorders>
                <w:vAlign w:val="center"/>
              </w:tcPr>
            </w:tcPrChange>
          </w:tcPr>
          <w:p w14:paraId="0F506798" w14:textId="4785646D" w:rsidR="00FF0CFC" w:rsidRPr="000E2622" w:rsidDel="00CB5C04" w:rsidRDefault="00FF0CFC" w:rsidP="001C6B1D">
            <w:pPr>
              <w:jc w:val="center"/>
              <w:rPr>
                <w:moveFrom w:id="150" w:author="Micah Freedman" w:date="2022-03-11T15:01:00Z"/>
                <w:rFonts w:ascii="Arial" w:hAnsi="Arial" w:cs="Arial"/>
                <w:sz w:val="20"/>
                <w:szCs w:val="20"/>
              </w:rPr>
            </w:pPr>
            <w:moveFrom w:id="151" w:author="Micah Freedman" w:date="2022-03-11T15:01:00Z">
              <w:r w:rsidRPr="000E2622" w:rsidDel="00CB5C04">
                <w:rPr>
                  <w:rFonts w:ascii="Arial" w:hAnsi="Arial" w:cs="Arial"/>
                  <w:sz w:val="20"/>
                  <w:szCs w:val="20"/>
                </w:rPr>
                <w:t>AU_A12_2018</w:t>
              </w:r>
            </w:moveFrom>
          </w:p>
        </w:tc>
        <w:tc>
          <w:tcPr>
            <w:tcW w:w="931" w:type="dxa"/>
            <w:gridSpan w:val="2"/>
            <w:tcBorders>
              <w:top w:val="nil"/>
              <w:left w:val="single" w:sz="4" w:space="0" w:color="auto"/>
              <w:bottom w:val="nil"/>
              <w:right w:val="nil"/>
            </w:tcBorders>
            <w:vAlign w:val="center"/>
            <w:tcPrChange w:id="152" w:author="Micah Freedman" w:date="2022-03-20T14:15:00Z">
              <w:tcPr>
                <w:tcW w:w="983" w:type="dxa"/>
                <w:gridSpan w:val="2"/>
                <w:tcBorders>
                  <w:top w:val="nil"/>
                  <w:left w:val="single" w:sz="4" w:space="0" w:color="auto"/>
                  <w:bottom w:val="nil"/>
                  <w:right w:val="nil"/>
                </w:tcBorders>
                <w:vAlign w:val="center"/>
              </w:tcPr>
            </w:tcPrChange>
          </w:tcPr>
          <w:p w14:paraId="1AA2F3DC" w14:textId="07D3F647" w:rsidR="00FF0CFC" w:rsidRPr="000E2622" w:rsidDel="00CB5C04" w:rsidRDefault="00FF0CFC" w:rsidP="001C6B1D">
            <w:pPr>
              <w:jc w:val="center"/>
              <w:rPr>
                <w:moveFrom w:id="153" w:author="Micah Freedman" w:date="2022-03-11T15:01:00Z"/>
                <w:rFonts w:ascii="Arial" w:hAnsi="Arial" w:cs="Arial"/>
                <w:sz w:val="20"/>
                <w:szCs w:val="20"/>
              </w:rPr>
            </w:pPr>
            <w:moveFrom w:id="154" w:author="Micah Freedman" w:date="2022-03-11T15:01:00Z">
              <w:r w:rsidRPr="000E2622" w:rsidDel="00CB5C04">
                <w:rPr>
                  <w:rFonts w:ascii="Arial" w:hAnsi="Arial" w:cs="Arial"/>
                  <w:sz w:val="20"/>
                  <w:szCs w:val="20"/>
                </w:rPr>
                <w:t>2</w:t>
              </w:r>
            </w:moveFrom>
          </w:p>
        </w:tc>
        <w:tc>
          <w:tcPr>
            <w:tcW w:w="910" w:type="dxa"/>
            <w:gridSpan w:val="2"/>
            <w:tcBorders>
              <w:top w:val="nil"/>
              <w:left w:val="nil"/>
              <w:bottom w:val="nil"/>
              <w:right w:val="nil"/>
            </w:tcBorders>
            <w:vAlign w:val="center"/>
            <w:tcPrChange w:id="155" w:author="Micah Freedman" w:date="2022-03-20T14:15:00Z">
              <w:tcPr>
                <w:tcW w:w="952" w:type="dxa"/>
                <w:gridSpan w:val="2"/>
                <w:tcBorders>
                  <w:top w:val="nil"/>
                  <w:left w:val="nil"/>
                  <w:bottom w:val="nil"/>
                  <w:right w:val="nil"/>
                </w:tcBorders>
                <w:vAlign w:val="center"/>
              </w:tcPr>
            </w:tcPrChange>
          </w:tcPr>
          <w:p w14:paraId="7871F6E4" w14:textId="15ED6516" w:rsidR="00FF0CFC" w:rsidRPr="000E2622" w:rsidDel="00CB5C04" w:rsidRDefault="00FF0CFC" w:rsidP="001C6B1D">
            <w:pPr>
              <w:jc w:val="center"/>
              <w:rPr>
                <w:moveFrom w:id="156" w:author="Micah Freedman" w:date="2022-03-11T15:01:00Z"/>
                <w:rFonts w:ascii="Arial" w:hAnsi="Arial" w:cs="Arial"/>
                <w:sz w:val="20"/>
                <w:szCs w:val="20"/>
              </w:rPr>
            </w:pPr>
            <w:moveFrom w:id="157" w:author="Micah Freedman" w:date="2022-03-11T15:01:00Z">
              <w:r w:rsidRPr="000E2622" w:rsidDel="00CB5C04">
                <w:rPr>
                  <w:rFonts w:ascii="Arial" w:hAnsi="Arial" w:cs="Arial"/>
                  <w:sz w:val="20"/>
                  <w:szCs w:val="20"/>
                </w:rPr>
                <w:t>2</w:t>
              </w:r>
            </w:moveFrom>
          </w:p>
        </w:tc>
        <w:tc>
          <w:tcPr>
            <w:tcW w:w="791" w:type="dxa"/>
            <w:gridSpan w:val="2"/>
            <w:tcBorders>
              <w:top w:val="nil"/>
              <w:left w:val="nil"/>
              <w:bottom w:val="nil"/>
              <w:right w:val="nil"/>
            </w:tcBorders>
            <w:vAlign w:val="center"/>
            <w:tcPrChange w:id="158" w:author="Micah Freedman" w:date="2022-03-20T14:15:00Z">
              <w:tcPr>
                <w:tcW w:w="826" w:type="dxa"/>
                <w:gridSpan w:val="2"/>
                <w:tcBorders>
                  <w:top w:val="nil"/>
                  <w:left w:val="nil"/>
                  <w:bottom w:val="nil"/>
                  <w:right w:val="nil"/>
                </w:tcBorders>
                <w:vAlign w:val="center"/>
              </w:tcPr>
            </w:tcPrChange>
          </w:tcPr>
          <w:p w14:paraId="47197CF8" w14:textId="266FF540" w:rsidR="00FF0CFC" w:rsidRPr="000E2622" w:rsidDel="00CB5C04" w:rsidRDefault="00FF0CFC" w:rsidP="001C6B1D">
            <w:pPr>
              <w:jc w:val="center"/>
              <w:rPr>
                <w:moveFrom w:id="159" w:author="Micah Freedman" w:date="2022-03-11T15:01:00Z"/>
                <w:rFonts w:ascii="Arial" w:hAnsi="Arial" w:cs="Arial"/>
                <w:sz w:val="20"/>
                <w:szCs w:val="20"/>
              </w:rPr>
            </w:pPr>
            <w:moveFrom w:id="160" w:author="Micah Freedman" w:date="2022-03-11T15:01:00Z">
              <w:r w:rsidRPr="000E2622" w:rsidDel="00CB5C04">
                <w:rPr>
                  <w:rFonts w:ascii="Arial" w:hAnsi="Arial" w:cs="Arial"/>
                  <w:sz w:val="20"/>
                  <w:szCs w:val="20"/>
                </w:rPr>
                <w:t>1</w:t>
              </w:r>
            </w:moveFrom>
          </w:p>
        </w:tc>
        <w:tc>
          <w:tcPr>
            <w:tcW w:w="854" w:type="dxa"/>
            <w:tcBorders>
              <w:top w:val="nil"/>
              <w:left w:val="nil"/>
              <w:bottom w:val="nil"/>
              <w:right w:val="nil"/>
            </w:tcBorders>
            <w:vAlign w:val="center"/>
            <w:tcPrChange w:id="161" w:author="Micah Freedman" w:date="2022-03-20T14:15:00Z">
              <w:tcPr>
                <w:tcW w:w="892" w:type="dxa"/>
                <w:gridSpan w:val="2"/>
                <w:tcBorders>
                  <w:top w:val="nil"/>
                  <w:left w:val="nil"/>
                  <w:bottom w:val="nil"/>
                  <w:right w:val="nil"/>
                </w:tcBorders>
                <w:vAlign w:val="center"/>
              </w:tcPr>
            </w:tcPrChange>
          </w:tcPr>
          <w:p w14:paraId="37DBFE8D" w14:textId="63E8DA83" w:rsidR="00FF0CFC" w:rsidRPr="000E2622" w:rsidDel="00CB5C04" w:rsidRDefault="00FF0CFC" w:rsidP="001C6B1D">
            <w:pPr>
              <w:jc w:val="center"/>
              <w:rPr>
                <w:moveFrom w:id="162" w:author="Micah Freedman" w:date="2022-03-11T15:01:00Z"/>
                <w:rFonts w:ascii="Arial" w:hAnsi="Arial" w:cs="Arial"/>
                <w:sz w:val="20"/>
                <w:szCs w:val="20"/>
              </w:rPr>
            </w:pPr>
            <w:moveFrom w:id="163" w:author="Micah Freedman" w:date="2022-03-11T15:01:00Z">
              <w:r w:rsidRPr="000E2622" w:rsidDel="00CB5C04">
                <w:rPr>
                  <w:rFonts w:ascii="Arial" w:hAnsi="Arial" w:cs="Arial"/>
                  <w:sz w:val="20"/>
                  <w:szCs w:val="20"/>
                </w:rPr>
                <w:t>1</w:t>
              </w:r>
            </w:moveFrom>
          </w:p>
        </w:tc>
        <w:tc>
          <w:tcPr>
            <w:tcW w:w="1046" w:type="dxa"/>
            <w:gridSpan w:val="3"/>
            <w:tcBorders>
              <w:top w:val="nil"/>
              <w:left w:val="nil"/>
              <w:bottom w:val="nil"/>
              <w:right w:val="nil"/>
            </w:tcBorders>
            <w:vAlign w:val="center"/>
            <w:tcPrChange w:id="164" w:author="Micah Freedman" w:date="2022-03-20T14:15:00Z">
              <w:tcPr>
                <w:tcW w:w="907" w:type="dxa"/>
                <w:tcBorders>
                  <w:top w:val="nil"/>
                  <w:left w:val="nil"/>
                  <w:bottom w:val="nil"/>
                  <w:right w:val="nil"/>
                </w:tcBorders>
                <w:vAlign w:val="center"/>
              </w:tcPr>
            </w:tcPrChange>
          </w:tcPr>
          <w:p w14:paraId="0DC13381" w14:textId="4E5AA84C" w:rsidR="00FF0CFC" w:rsidRPr="000E2622" w:rsidDel="00CB5C04" w:rsidRDefault="00FF0CFC" w:rsidP="001C6B1D">
            <w:pPr>
              <w:jc w:val="center"/>
              <w:rPr>
                <w:moveFrom w:id="165" w:author="Micah Freedman" w:date="2022-03-11T15:01:00Z"/>
                <w:rFonts w:ascii="Arial" w:hAnsi="Arial" w:cs="Arial"/>
                <w:sz w:val="20"/>
                <w:szCs w:val="20"/>
              </w:rPr>
            </w:pPr>
            <w:moveFrom w:id="166" w:author="Micah Freedman" w:date="2022-03-11T15:01:00Z">
              <w:r w:rsidRPr="000E2622" w:rsidDel="00CB5C04">
                <w:rPr>
                  <w:rFonts w:ascii="Arial" w:hAnsi="Arial" w:cs="Arial"/>
                  <w:sz w:val="20"/>
                  <w:szCs w:val="20"/>
                </w:rPr>
                <w:t>2</w:t>
              </w:r>
            </w:moveFrom>
          </w:p>
        </w:tc>
        <w:tc>
          <w:tcPr>
            <w:tcW w:w="1076" w:type="dxa"/>
            <w:tcBorders>
              <w:top w:val="nil"/>
              <w:left w:val="nil"/>
              <w:bottom w:val="nil"/>
              <w:right w:val="single" w:sz="4" w:space="0" w:color="auto"/>
            </w:tcBorders>
            <w:vAlign w:val="center"/>
            <w:tcPrChange w:id="167" w:author="Micah Freedman" w:date="2022-03-20T14:15:00Z">
              <w:tcPr>
                <w:tcW w:w="1067" w:type="dxa"/>
                <w:gridSpan w:val="2"/>
                <w:tcBorders>
                  <w:top w:val="nil"/>
                  <w:left w:val="nil"/>
                  <w:bottom w:val="nil"/>
                  <w:right w:val="single" w:sz="4" w:space="0" w:color="auto"/>
                </w:tcBorders>
                <w:vAlign w:val="center"/>
              </w:tcPr>
            </w:tcPrChange>
          </w:tcPr>
          <w:p w14:paraId="294CB052" w14:textId="5866907B" w:rsidR="00FF0CFC" w:rsidRPr="000E2622" w:rsidDel="00CB5C04" w:rsidRDefault="00FF0CFC" w:rsidP="001C6B1D">
            <w:pPr>
              <w:jc w:val="center"/>
              <w:rPr>
                <w:moveFrom w:id="168" w:author="Micah Freedman" w:date="2022-03-11T15:01:00Z"/>
                <w:rFonts w:ascii="Arial" w:hAnsi="Arial" w:cs="Arial"/>
                <w:sz w:val="20"/>
                <w:szCs w:val="20"/>
              </w:rPr>
            </w:pPr>
            <w:moveFrom w:id="169" w:author="Micah Freedman" w:date="2022-03-11T15:01:00Z">
              <w:r w:rsidRPr="000E2622" w:rsidDel="00CB5C04">
                <w:rPr>
                  <w:rFonts w:ascii="Arial" w:hAnsi="Arial" w:cs="Arial"/>
                  <w:sz w:val="20"/>
                  <w:szCs w:val="20"/>
                </w:rPr>
                <w:t>2</w:t>
              </w:r>
            </w:moveFrom>
          </w:p>
        </w:tc>
        <w:tc>
          <w:tcPr>
            <w:tcW w:w="812" w:type="dxa"/>
            <w:gridSpan w:val="2"/>
            <w:tcBorders>
              <w:top w:val="nil"/>
              <w:left w:val="single" w:sz="4" w:space="0" w:color="auto"/>
              <w:bottom w:val="nil"/>
              <w:right w:val="single" w:sz="4" w:space="0" w:color="auto"/>
            </w:tcBorders>
            <w:vAlign w:val="center"/>
            <w:tcPrChange w:id="170" w:author="Micah Freedman" w:date="2022-03-20T14:15:00Z">
              <w:tcPr>
                <w:tcW w:w="859" w:type="dxa"/>
                <w:gridSpan w:val="2"/>
                <w:tcBorders>
                  <w:top w:val="nil"/>
                  <w:left w:val="single" w:sz="4" w:space="0" w:color="auto"/>
                  <w:bottom w:val="nil"/>
                  <w:right w:val="single" w:sz="4" w:space="0" w:color="auto"/>
                </w:tcBorders>
                <w:vAlign w:val="center"/>
              </w:tcPr>
            </w:tcPrChange>
          </w:tcPr>
          <w:p w14:paraId="76047EF3" w14:textId="2D3E44BF" w:rsidR="00FF0CFC" w:rsidRPr="000E2622" w:rsidDel="00CB5C04" w:rsidRDefault="00FF0CFC" w:rsidP="001C6B1D">
            <w:pPr>
              <w:jc w:val="center"/>
              <w:rPr>
                <w:moveFrom w:id="171" w:author="Micah Freedman" w:date="2022-03-11T15:01:00Z"/>
                <w:rFonts w:ascii="Arial" w:hAnsi="Arial" w:cs="Arial"/>
                <w:sz w:val="20"/>
                <w:szCs w:val="20"/>
              </w:rPr>
            </w:pPr>
            <w:moveFrom w:id="172" w:author="Micah Freedman" w:date="2022-03-11T15:01:00Z">
              <w:r w:rsidRPr="000E2622" w:rsidDel="00CB5C04">
                <w:rPr>
                  <w:rFonts w:ascii="Arial" w:hAnsi="Arial" w:cs="Arial"/>
                  <w:sz w:val="20"/>
                  <w:szCs w:val="20"/>
                </w:rPr>
                <w:t>10</w:t>
              </w:r>
            </w:moveFrom>
          </w:p>
        </w:tc>
      </w:tr>
      <w:tr w:rsidR="00CA16A4" w:rsidRPr="000E2622" w:rsidDel="00CB5C04" w14:paraId="6C2DBDBC" w14:textId="77777777" w:rsidTr="00CA16A4">
        <w:trPr>
          <w:trHeight w:val="77"/>
          <w:del w:id="173" w:author="Micah Freedman" w:date="2022-03-11T15:01:00Z"/>
          <w:trPrChange w:id="174" w:author="Micah Freedman" w:date="2022-03-20T14:15:00Z">
            <w:trPr>
              <w:trHeight w:val="77"/>
            </w:trPr>
          </w:trPrChange>
        </w:trPr>
        <w:tc>
          <w:tcPr>
            <w:tcW w:w="1718" w:type="dxa"/>
            <w:gridSpan w:val="2"/>
            <w:vMerge/>
            <w:tcBorders>
              <w:top w:val="nil"/>
              <w:left w:val="single" w:sz="4" w:space="0" w:color="auto"/>
              <w:bottom w:val="single" w:sz="4" w:space="0" w:color="auto"/>
              <w:right w:val="nil"/>
            </w:tcBorders>
            <w:vAlign w:val="center"/>
            <w:tcPrChange w:id="175" w:author="Micah Freedman" w:date="2022-03-20T14:15:00Z">
              <w:tcPr>
                <w:tcW w:w="1869" w:type="dxa"/>
                <w:gridSpan w:val="2"/>
                <w:vMerge/>
                <w:tcBorders>
                  <w:top w:val="nil"/>
                  <w:left w:val="single" w:sz="4" w:space="0" w:color="auto"/>
                  <w:bottom w:val="single" w:sz="4" w:space="0" w:color="auto"/>
                  <w:right w:val="nil"/>
                </w:tcBorders>
                <w:vAlign w:val="center"/>
              </w:tcPr>
            </w:tcPrChange>
          </w:tcPr>
          <w:p w14:paraId="32C0943A" w14:textId="5995EE5D" w:rsidR="00FF0CFC" w:rsidRPr="000E2622" w:rsidDel="00CB5C04" w:rsidRDefault="00FF0CFC" w:rsidP="001C6B1D">
            <w:pPr>
              <w:jc w:val="center"/>
              <w:rPr>
                <w:moveFrom w:id="176"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177" w:author="Micah Freedman" w:date="2022-03-20T14:15:00Z">
              <w:tcPr>
                <w:tcW w:w="2237" w:type="dxa"/>
                <w:gridSpan w:val="2"/>
                <w:tcBorders>
                  <w:top w:val="nil"/>
                  <w:left w:val="nil"/>
                  <w:bottom w:val="nil"/>
                  <w:right w:val="single" w:sz="4" w:space="0" w:color="auto"/>
                </w:tcBorders>
                <w:vAlign w:val="center"/>
              </w:tcPr>
            </w:tcPrChange>
          </w:tcPr>
          <w:p w14:paraId="21034C37" w14:textId="09C4508A" w:rsidR="00FF0CFC" w:rsidRPr="000E2622" w:rsidDel="00CB5C04" w:rsidRDefault="00FF0CFC" w:rsidP="001C6B1D">
            <w:pPr>
              <w:jc w:val="center"/>
              <w:rPr>
                <w:moveFrom w:id="178" w:author="Micah Freedman" w:date="2022-03-11T15:01:00Z"/>
                <w:rFonts w:ascii="Arial" w:hAnsi="Arial" w:cs="Arial"/>
                <w:sz w:val="20"/>
                <w:szCs w:val="20"/>
              </w:rPr>
            </w:pPr>
            <w:moveFrom w:id="179" w:author="Micah Freedman" w:date="2022-03-11T15:01:00Z">
              <w:r w:rsidRPr="000E2622" w:rsidDel="00CB5C04">
                <w:rPr>
                  <w:rFonts w:ascii="Arial" w:hAnsi="Arial" w:cs="Arial"/>
                  <w:sz w:val="20"/>
                  <w:szCs w:val="20"/>
                </w:rPr>
                <w:t>AU_A13_2018</w:t>
              </w:r>
            </w:moveFrom>
          </w:p>
        </w:tc>
        <w:tc>
          <w:tcPr>
            <w:tcW w:w="931" w:type="dxa"/>
            <w:gridSpan w:val="2"/>
            <w:tcBorders>
              <w:top w:val="nil"/>
              <w:left w:val="single" w:sz="4" w:space="0" w:color="auto"/>
              <w:bottom w:val="nil"/>
              <w:right w:val="nil"/>
            </w:tcBorders>
            <w:vAlign w:val="center"/>
            <w:tcPrChange w:id="180" w:author="Micah Freedman" w:date="2022-03-20T14:15:00Z">
              <w:tcPr>
                <w:tcW w:w="983" w:type="dxa"/>
                <w:gridSpan w:val="2"/>
                <w:tcBorders>
                  <w:top w:val="nil"/>
                  <w:left w:val="single" w:sz="4" w:space="0" w:color="auto"/>
                  <w:bottom w:val="nil"/>
                  <w:right w:val="nil"/>
                </w:tcBorders>
                <w:vAlign w:val="center"/>
              </w:tcPr>
            </w:tcPrChange>
          </w:tcPr>
          <w:p w14:paraId="168F96FA" w14:textId="3402C92C" w:rsidR="00FF0CFC" w:rsidRPr="000E2622" w:rsidDel="00CB5C04" w:rsidRDefault="00FF0CFC" w:rsidP="001C6B1D">
            <w:pPr>
              <w:jc w:val="center"/>
              <w:rPr>
                <w:moveFrom w:id="181" w:author="Micah Freedman" w:date="2022-03-11T15:01:00Z"/>
                <w:rFonts w:ascii="Arial" w:hAnsi="Arial" w:cs="Arial"/>
                <w:sz w:val="20"/>
                <w:szCs w:val="20"/>
              </w:rPr>
            </w:pPr>
            <w:moveFrom w:id="182" w:author="Micah Freedman" w:date="2022-03-11T15:01:00Z">
              <w:r w:rsidRPr="000E2622" w:rsidDel="00CB5C04">
                <w:rPr>
                  <w:rFonts w:ascii="Arial" w:hAnsi="Arial" w:cs="Arial"/>
                  <w:sz w:val="20"/>
                  <w:szCs w:val="20"/>
                </w:rPr>
                <w:t>1</w:t>
              </w:r>
            </w:moveFrom>
          </w:p>
        </w:tc>
        <w:tc>
          <w:tcPr>
            <w:tcW w:w="910" w:type="dxa"/>
            <w:gridSpan w:val="2"/>
            <w:tcBorders>
              <w:top w:val="nil"/>
              <w:left w:val="nil"/>
              <w:bottom w:val="nil"/>
              <w:right w:val="nil"/>
            </w:tcBorders>
            <w:vAlign w:val="center"/>
            <w:tcPrChange w:id="183" w:author="Micah Freedman" w:date="2022-03-20T14:15:00Z">
              <w:tcPr>
                <w:tcW w:w="952" w:type="dxa"/>
                <w:gridSpan w:val="2"/>
                <w:tcBorders>
                  <w:top w:val="nil"/>
                  <w:left w:val="nil"/>
                  <w:bottom w:val="nil"/>
                  <w:right w:val="nil"/>
                </w:tcBorders>
                <w:vAlign w:val="center"/>
              </w:tcPr>
            </w:tcPrChange>
          </w:tcPr>
          <w:p w14:paraId="1D9FA2C1" w14:textId="3077843D" w:rsidR="00FF0CFC" w:rsidRPr="000E2622" w:rsidDel="00CB5C04" w:rsidRDefault="00FF0CFC" w:rsidP="001C6B1D">
            <w:pPr>
              <w:jc w:val="center"/>
              <w:rPr>
                <w:moveFrom w:id="184" w:author="Micah Freedman" w:date="2022-03-11T15:01:00Z"/>
                <w:rFonts w:ascii="Arial" w:hAnsi="Arial" w:cs="Arial"/>
                <w:sz w:val="20"/>
                <w:szCs w:val="20"/>
              </w:rPr>
            </w:pPr>
            <w:moveFrom w:id="185" w:author="Micah Freedman" w:date="2022-03-11T15:01:00Z">
              <w:r w:rsidRPr="000E2622" w:rsidDel="00CB5C04">
                <w:rPr>
                  <w:rFonts w:ascii="Arial" w:hAnsi="Arial" w:cs="Arial"/>
                  <w:sz w:val="20"/>
                  <w:szCs w:val="20"/>
                </w:rPr>
                <w:t>2</w:t>
              </w:r>
            </w:moveFrom>
          </w:p>
        </w:tc>
        <w:tc>
          <w:tcPr>
            <w:tcW w:w="791" w:type="dxa"/>
            <w:gridSpan w:val="2"/>
            <w:tcBorders>
              <w:top w:val="nil"/>
              <w:left w:val="nil"/>
              <w:bottom w:val="nil"/>
              <w:right w:val="nil"/>
            </w:tcBorders>
            <w:vAlign w:val="center"/>
            <w:tcPrChange w:id="186" w:author="Micah Freedman" w:date="2022-03-20T14:15:00Z">
              <w:tcPr>
                <w:tcW w:w="826" w:type="dxa"/>
                <w:gridSpan w:val="2"/>
                <w:tcBorders>
                  <w:top w:val="nil"/>
                  <w:left w:val="nil"/>
                  <w:bottom w:val="nil"/>
                  <w:right w:val="nil"/>
                </w:tcBorders>
                <w:vAlign w:val="center"/>
              </w:tcPr>
            </w:tcPrChange>
          </w:tcPr>
          <w:p w14:paraId="103386DB" w14:textId="79C9D589" w:rsidR="00FF0CFC" w:rsidRPr="000E2622" w:rsidDel="00CB5C04" w:rsidRDefault="00FF0CFC" w:rsidP="001C6B1D">
            <w:pPr>
              <w:jc w:val="center"/>
              <w:rPr>
                <w:moveFrom w:id="187" w:author="Micah Freedman" w:date="2022-03-11T15:01:00Z"/>
                <w:rFonts w:ascii="Arial" w:hAnsi="Arial" w:cs="Arial"/>
                <w:sz w:val="20"/>
                <w:szCs w:val="20"/>
              </w:rPr>
            </w:pPr>
            <w:moveFrom w:id="188" w:author="Micah Freedman" w:date="2022-03-11T15:01:00Z">
              <w:r w:rsidRPr="000E2622" w:rsidDel="00CB5C04">
                <w:rPr>
                  <w:rFonts w:ascii="Arial" w:hAnsi="Arial" w:cs="Arial"/>
                  <w:sz w:val="20"/>
                  <w:szCs w:val="20"/>
                </w:rPr>
                <w:t>1</w:t>
              </w:r>
            </w:moveFrom>
          </w:p>
        </w:tc>
        <w:tc>
          <w:tcPr>
            <w:tcW w:w="854" w:type="dxa"/>
            <w:tcBorders>
              <w:top w:val="nil"/>
              <w:left w:val="nil"/>
              <w:bottom w:val="nil"/>
              <w:right w:val="nil"/>
            </w:tcBorders>
            <w:vAlign w:val="center"/>
            <w:tcPrChange w:id="189" w:author="Micah Freedman" w:date="2022-03-20T14:15:00Z">
              <w:tcPr>
                <w:tcW w:w="892" w:type="dxa"/>
                <w:gridSpan w:val="2"/>
                <w:tcBorders>
                  <w:top w:val="nil"/>
                  <w:left w:val="nil"/>
                  <w:bottom w:val="nil"/>
                  <w:right w:val="nil"/>
                </w:tcBorders>
                <w:vAlign w:val="center"/>
              </w:tcPr>
            </w:tcPrChange>
          </w:tcPr>
          <w:p w14:paraId="23C930A4" w14:textId="7A210CDC" w:rsidR="00FF0CFC" w:rsidRPr="000E2622" w:rsidDel="00CB5C04" w:rsidRDefault="00FF0CFC" w:rsidP="001C6B1D">
            <w:pPr>
              <w:jc w:val="center"/>
              <w:rPr>
                <w:moveFrom w:id="190" w:author="Micah Freedman" w:date="2022-03-11T15:01:00Z"/>
                <w:rFonts w:ascii="Arial" w:hAnsi="Arial" w:cs="Arial"/>
                <w:sz w:val="20"/>
                <w:szCs w:val="20"/>
              </w:rPr>
            </w:pPr>
            <w:moveFrom w:id="191" w:author="Micah Freedman" w:date="2022-03-11T15:01:00Z">
              <w:r w:rsidRPr="000E2622" w:rsidDel="00CB5C04">
                <w:rPr>
                  <w:rFonts w:ascii="Arial" w:hAnsi="Arial" w:cs="Arial"/>
                  <w:sz w:val="20"/>
                  <w:szCs w:val="20"/>
                </w:rPr>
                <w:t>0</w:t>
              </w:r>
            </w:moveFrom>
          </w:p>
        </w:tc>
        <w:tc>
          <w:tcPr>
            <w:tcW w:w="1046" w:type="dxa"/>
            <w:gridSpan w:val="3"/>
            <w:tcBorders>
              <w:top w:val="nil"/>
              <w:left w:val="nil"/>
              <w:bottom w:val="nil"/>
              <w:right w:val="nil"/>
            </w:tcBorders>
            <w:vAlign w:val="center"/>
            <w:tcPrChange w:id="192" w:author="Micah Freedman" w:date="2022-03-20T14:15:00Z">
              <w:tcPr>
                <w:tcW w:w="907" w:type="dxa"/>
                <w:tcBorders>
                  <w:top w:val="nil"/>
                  <w:left w:val="nil"/>
                  <w:bottom w:val="nil"/>
                  <w:right w:val="nil"/>
                </w:tcBorders>
                <w:vAlign w:val="center"/>
              </w:tcPr>
            </w:tcPrChange>
          </w:tcPr>
          <w:p w14:paraId="785BB614" w14:textId="0B26C42B" w:rsidR="00FF0CFC" w:rsidRPr="000E2622" w:rsidDel="00CB5C04" w:rsidRDefault="00FF0CFC" w:rsidP="001C6B1D">
            <w:pPr>
              <w:jc w:val="center"/>
              <w:rPr>
                <w:moveFrom w:id="193" w:author="Micah Freedman" w:date="2022-03-11T15:01:00Z"/>
                <w:rFonts w:ascii="Arial" w:hAnsi="Arial" w:cs="Arial"/>
                <w:sz w:val="20"/>
                <w:szCs w:val="20"/>
              </w:rPr>
            </w:pPr>
            <w:moveFrom w:id="194" w:author="Micah Freedman" w:date="2022-03-11T15:01:00Z">
              <w:r w:rsidRPr="000E2622" w:rsidDel="00CB5C04">
                <w:rPr>
                  <w:rFonts w:ascii="Arial" w:hAnsi="Arial" w:cs="Arial"/>
                  <w:sz w:val="20"/>
                  <w:szCs w:val="20"/>
                </w:rPr>
                <w:t>1</w:t>
              </w:r>
            </w:moveFrom>
          </w:p>
        </w:tc>
        <w:tc>
          <w:tcPr>
            <w:tcW w:w="1076" w:type="dxa"/>
            <w:tcBorders>
              <w:top w:val="nil"/>
              <w:left w:val="nil"/>
              <w:bottom w:val="nil"/>
              <w:right w:val="single" w:sz="4" w:space="0" w:color="auto"/>
            </w:tcBorders>
            <w:vAlign w:val="center"/>
            <w:tcPrChange w:id="195" w:author="Micah Freedman" w:date="2022-03-20T14:15:00Z">
              <w:tcPr>
                <w:tcW w:w="1067" w:type="dxa"/>
                <w:gridSpan w:val="2"/>
                <w:tcBorders>
                  <w:top w:val="nil"/>
                  <w:left w:val="nil"/>
                  <w:bottom w:val="nil"/>
                  <w:right w:val="single" w:sz="4" w:space="0" w:color="auto"/>
                </w:tcBorders>
                <w:vAlign w:val="center"/>
              </w:tcPr>
            </w:tcPrChange>
          </w:tcPr>
          <w:p w14:paraId="063AC038" w14:textId="62651FBF" w:rsidR="00FF0CFC" w:rsidRPr="000E2622" w:rsidDel="00CB5C04" w:rsidRDefault="00FF0CFC" w:rsidP="001C6B1D">
            <w:pPr>
              <w:jc w:val="center"/>
              <w:rPr>
                <w:moveFrom w:id="196" w:author="Micah Freedman" w:date="2022-03-11T15:01:00Z"/>
                <w:rFonts w:ascii="Arial" w:hAnsi="Arial" w:cs="Arial"/>
                <w:sz w:val="20"/>
                <w:szCs w:val="20"/>
              </w:rPr>
            </w:pPr>
            <w:moveFrom w:id="197" w:author="Micah Freedman" w:date="2022-03-11T15:01:00Z">
              <w:r w:rsidRPr="000E2622" w:rsidDel="00CB5C04">
                <w:rPr>
                  <w:rFonts w:ascii="Arial" w:hAnsi="Arial" w:cs="Arial"/>
                  <w:sz w:val="20"/>
                  <w:szCs w:val="20"/>
                </w:rPr>
                <w:t>2</w:t>
              </w:r>
            </w:moveFrom>
          </w:p>
        </w:tc>
        <w:tc>
          <w:tcPr>
            <w:tcW w:w="812" w:type="dxa"/>
            <w:gridSpan w:val="2"/>
            <w:tcBorders>
              <w:top w:val="nil"/>
              <w:left w:val="single" w:sz="4" w:space="0" w:color="auto"/>
              <w:bottom w:val="nil"/>
              <w:right w:val="single" w:sz="4" w:space="0" w:color="auto"/>
            </w:tcBorders>
            <w:vAlign w:val="center"/>
            <w:tcPrChange w:id="198" w:author="Micah Freedman" w:date="2022-03-20T14:15:00Z">
              <w:tcPr>
                <w:tcW w:w="859" w:type="dxa"/>
                <w:gridSpan w:val="2"/>
                <w:tcBorders>
                  <w:top w:val="nil"/>
                  <w:left w:val="single" w:sz="4" w:space="0" w:color="auto"/>
                  <w:bottom w:val="nil"/>
                  <w:right w:val="single" w:sz="4" w:space="0" w:color="auto"/>
                </w:tcBorders>
                <w:vAlign w:val="center"/>
              </w:tcPr>
            </w:tcPrChange>
          </w:tcPr>
          <w:p w14:paraId="4FC02065" w14:textId="2EBA8855" w:rsidR="00FF0CFC" w:rsidRPr="000E2622" w:rsidDel="00CB5C04" w:rsidRDefault="00FF0CFC" w:rsidP="001C6B1D">
            <w:pPr>
              <w:jc w:val="center"/>
              <w:rPr>
                <w:moveFrom w:id="199" w:author="Micah Freedman" w:date="2022-03-11T15:01:00Z"/>
                <w:rFonts w:ascii="Arial" w:hAnsi="Arial" w:cs="Arial"/>
                <w:sz w:val="20"/>
                <w:szCs w:val="20"/>
              </w:rPr>
            </w:pPr>
            <w:moveFrom w:id="200" w:author="Micah Freedman" w:date="2022-03-11T15:01:00Z">
              <w:r w:rsidRPr="000E2622" w:rsidDel="00CB5C04">
                <w:rPr>
                  <w:rFonts w:ascii="Arial" w:hAnsi="Arial" w:cs="Arial"/>
                  <w:sz w:val="20"/>
                  <w:szCs w:val="20"/>
                </w:rPr>
                <w:t>7</w:t>
              </w:r>
            </w:moveFrom>
          </w:p>
        </w:tc>
      </w:tr>
      <w:tr w:rsidR="00CA16A4" w:rsidRPr="000E2622" w:rsidDel="00CB5C04" w14:paraId="6D899183" w14:textId="77777777" w:rsidTr="00CA16A4">
        <w:trPr>
          <w:trHeight w:val="77"/>
          <w:del w:id="201" w:author="Micah Freedman" w:date="2022-03-11T15:01:00Z"/>
          <w:trPrChange w:id="202" w:author="Micah Freedman" w:date="2022-03-20T14:15:00Z">
            <w:trPr>
              <w:trHeight w:val="77"/>
            </w:trPr>
          </w:trPrChange>
        </w:trPr>
        <w:tc>
          <w:tcPr>
            <w:tcW w:w="1718" w:type="dxa"/>
            <w:gridSpan w:val="2"/>
            <w:vMerge/>
            <w:tcBorders>
              <w:top w:val="nil"/>
              <w:left w:val="single" w:sz="4" w:space="0" w:color="auto"/>
              <w:bottom w:val="single" w:sz="4" w:space="0" w:color="auto"/>
              <w:right w:val="nil"/>
            </w:tcBorders>
            <w:vAlign w:val="center"/>
            <w:tcPrChange w:id="203" w:author="Micah Freedman" w:date="2022-03-20T14:15:00Z">
              <w:tcPr>
                <w:tcW w:w="1869" w:type="dxa"/>
                <w:gridSpan w:val="2"/>
                <w:vMerge/>
                <w:tcBorders>
                  <w:top w:val="nil"/>
                  <w:left w:val="single" w:sz="4" w:space="0" w:color="auto"/>
                  <w:bottom w:val="single" w:sz="4" w:space="0" w:color="auto"/>
                  <w:right w:val="nil"/>
                </w:tcBorders>
                <w:vAlign w:val="center"/>
              </w:tcPr>
            </w:tcPrChange>
          </w:tcPr>
          <w:p w14:paraId="4BDB3C5D" w14:textId="1F1044F5" w:rsidR="00FF0CFC" w:rsidRPr="000E2622" w:rsidDel="00CB5C04" w:rsidRDefault="00FF0CFC" w:rsidP="001C6B1D">
            <w:pPr>
              <w:jc w:val="center"/>
              <w:rPr>
                <w:moveFrom w:id="204"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205" w:author="Micah Freedman" w:date="2022-03-20T14:15:00Z">
              <w:tcPr>
                <w:tcW w:w="2237" w:type="dxa"/>
                <w:gridSpan w:val="2"/>
                <w:tcBorders>
                  <w:top w:val="nil"/>
                  <w:left w:val="nil"/>
                  <w:bottom w:val="nil"/>
                  <w:right w:val="single" w:sz="4" w:space="0" w:color="auto"/>
                </w:tcBorders>
                <w:vAlign w:val="center"/>
              </w:tcPr>
            </w:tcPrChange>
          </w:tcPr>
          <w:p w14:paraId="34A78C2F" w14:textId="75E76DE9" w:rsidR="00FF0CFC" w:rsidRPr="000E2622" w:rsidDel="00CB5C04" w:rsidRDefault="00FF0CFC" w:rsidP="001C6B1D">
            <w:pPr>
              <w:jc w:val="center"/>
              <w:rPr>
                <w:moveFrom w:id="206" w:author="Micah Freedman" w:date="2022-03-11T15:01:00Z"/>
                <w:rFonts w:ascii="Arial" w:hAnsi="Arial" w:cs="Arial"/>
                <w:sz w:val="20"/>
                <w:szCs w:val="20"/>
              </w:rPr>
            </w:pPr>
            <w:moveFrom w:id="207" w:author="Micah Freedman" w:date="2022-03-11T15:01:00Z">
              <w:r w:rsidRPr="000E2622" w:rsidDel="00CB5C04">
                <w:rPr>
                  <w:rFonts w:ascii="Arial" w:hAnsi="Arial" w:cs="Arial"/>
                  <w:sz w:val="20"/>
                  <w:szCs w:val="20"/>
                </w:rPr>
                <w:t>AU_A14_2018</w:t>
              </w:r>
            </w:moveFrom>
          </w:p>
        </w:tc>
        <w:tc>
          <w:tcPr>
            <w:tcW w:w="931" w:type="dxa"/>
            <w:gridSpan w:val="2"/>
            <w:tcBorders>
              <w:top w:val="nil"/>
              <w:left w:val="single" w:sz="4" w:space="0" w:color="auto"/>
              <w:bottom w:val="nil"/>
              <w:right w:val="nil"/>
            </w:tcBorders>
            <w:vAlign w:val="center"/>
            <w:tcPrChange w:id="208" w:author="Micah Freedman" w:date="2022-03-20T14:15:00Z">
              <w:tcPr>
                <w:tcW w:w="983" w:type="dxa"/>
                <w:gridSpan w:val="2"/>
                <w:tcBorders>
                  <w:top w:val="nil"/>
                  <w:left w:val="single" w:sz="4" w:space="0" w:color="auto"/>
                  <w:bottom w:val="nil"/>
                  <w:right w:val="nil"/>
                </w:tcBorders>
                <w:vAlign w:val="center"/>
              </w:tcPr>
            </w:tcPrChange>
          </w:tcPr>
          <w:p w14:paraId="1AB9BD18" w14:textId="57B02279" w:rsidR="00FF0CFC" w:rsidRPr="000E2622" w:rsidDel="00CB5C04" w:rsidRDefault="00FF0CFC" w:rsidP="001C6B1D">
            <w:pPr>
              <w:jc w:val="center"/>
              <w:rPr>
                <w:moveFrom w:id="209" w:author="Micah Freedman" w:date="2022-03-11T15:01:00Z"/>
                <w:rFonts w:ascii="Arial" w:hAnsi="Arial" w:cs="Arial"/>
                <w:sz w:val="20"/>
                <w:szCs w:val="20"/>
              </w:rPr>
            </w:pPr>
            <w:moveFrom w:id="210" w:author="Micah Freedman" w:date="2022-03-11T15:01:00Z">
              <w:r w:rsidRPr="000E2622" w:rsidDel="00CB5C04">
                <w:rPr>
                  <w:rFonts w:ascii="Arial" w:hAnsi="Arial" w:cs="Arial"/>
                  <w:sz w:val="20"/>
                  <w:szCs w:val="20"/>
                </w:rPr>
                <w:t>1</w:t>
              </w:r>
            </w:moveFrom>
          </w:p>
        </w:tc>
        <w:tc>
          <w:tcPr>
            <w:tcW w:w="910" w:type="dxa"/>
            <w:gridSpan w:val="2"/>
            <w:tcBorders>
              <w:top w:val="nil"/>
              <w:left w:val="nil"/>
              <w:bottom w:val="nil"/>
              <w:right w:val="nil"/>
            </w:tcBorders>
            <w:vAlign w:val="center"/>
            <w:tcPrChange w:id="211" w:author="Micah Freedman" w:date="2022-03-20T14:15:00Z">
              <w:tcPr>
                <w:tcW w:w="952" w:type="dxa"/>
                <w:gridSpan w:val="2"/>
                <w:tcBorders>
                  <w:top w:val="nil"/>
                  <w:left w:val="nil"/>
                  <w:bottom w:val="nil"/>
                  <w:right w:val="nil"/>
                </w:tcBorders>
                <w:vAlign w:val="center"/>
              </w:tcPr>
            </w:tcPrChange>
          </w:tcPr>
          <w:p w14:paraId="62980946" w14:textId="52CAB9F9" w:rsidR="00FF0CFC" w:rsidRPr="000E2622" w:rsidDel="00CB5C04" w:rsidRDefault="00FF0CFC" w:rsidP="001C6B1D">
            <w:pPr>
              <w:jc w:val="center"/>
              <w:rPr>
                <w:moveFrom w:id="212" w:author="Micah Freedman" w:date="2022-03-11T15:01:00Z"/>
                <w:rFonts w:ascii="Arial" w:hAnsi="Arial" w:cs="Arial"/>
                <w:sz w:val="20"/>
                <w:szCs w:val="20"/>
              </w:rPr>
            </w:pPr>
            <w:moveFrom w:id="213" w:author="Micah Freedman" w:date="2022-03-11T15:01:00Z">
              <w:r w:rsidRPr="000E2622" w:rsidDel="00CB5C04">
                <w:rPr>
                  <w:rFonts w:ascii="Arial" w:hAnsi="Arial" w:cs="Arial"/>
                  <w:sz w:val="20"/>
                  <w:szCs w:val="20"/>
                </w:rPr>
                <w:t>0</w:t>
              </w:r>
            </w:moveFrom>
          </w:p>
        </w:tc>
        <w:tc>
          <w:tcPr>
            <w:tcW w:w="791" w:type="dxa"/>
            <w:gridSpan w:val="2"/>
            <w:tcBorders>
              <w:top w:val="nil"/>
              <w:left w:val="nil"/>
              <w:bottom w:val="nil"/>
              <w:right w:val="nil"/>
            </w:tcBorders>
            <w:vAlign w:val="center"/>
            <w:tcPrChange w:id="214" w:author="Micah Freedman" w:date="2022-03-20T14:15:00Z">
              <w:tcPr>
                <w:tcW w:w="826" w:type="dxa"/>
                <w:gridSpan w:val="2"/>
                <w:tcBorders>
                  <w:top w:val="nil"/>
                  <w:left w:val="nil"/>
                  <w:bottom w:val="nil"/>
                  <w:right w:val="nil"/>
                </w:tcBorders>
                <w:vAlign w:val="center"/>
              </w:tcPr>
            </w:tcPrChange>
          </w:tcPr>
          <w:p w14:paraId="7DA8AE2C" w14:textId="23C8FBB4" w:rsidR="00FF0CFC" w:rsidRPr="000E2622" w:rsidDel="00CB5C04" w:rsidRDefault="00FF0CFC" w:rsidP="001C6B1D">
            <w:pPr>
              <w:jc w:val="center"/>
              <w:rPr>
                <w:moveFrom w:id="215" w:author="Micah Freedman" w:date="2022-03-11T15:01:00Z"/>
                <w:rFonts w:ascii="Arial" w:hAnsi="Arial" w:cs="Arial"/>
                <w:sz w:val="20"/>
                <w:szCs w:val="20"/>
              </w:rPr>
            </w:pPr>
            <w:moveFrom w:id="216" w:author="Micah Freedman" w:date="2022-03-11T15:01:00Z">
              <w:r w:rsidRPr="000E2622" w:rsidDel="00CB5C04">
                <w:rPr>
                  <w:rFonts w:ascii="Arial" w:hAnsi="Arial" w:cs="Arial"/>
                  <w:sz w:val="20"/>
                  <w:szCs w:val="20"/>
                </w:rPr>
                <w:t>1</w:t>
              </w:r>
            </w:moveFrom>
          </w:p>
        </w:tc>
        <w:tc>
          <w:tcPr>
            <w:tcW w:w="854" w:type="dxa"/>
            <w:tcBorders>
              <w:top w:val="nil"/>
              <w:left w:val="nil"/>
              <w:bottom w:val="nil"/>
              <w:right w:val="nil"/>
            </w:tcBorders>
            <w:vAlign w:val="center"/>
            <w:tcPrChange w:id="217" w:author="Micah Freedman" w:date="2022-03-20T14:15:00Z">
              <w:tcPr>
                <w:tcW w:w="892" w:type="dxa"/>
                <w:gridSpan w:val="2"/>
                <w:tcBorders>
                  <w:top w:val="nil"/>
                  <w:left w:val="nil"/>
                  <w:bottom w:val="nil"/>
                  <w:right w:val="nil"/>
                </w:tcBorders>
                <w:vAlign w:val="center"/>
              </w:tcPr>
            </w:tcPrChange>
          </w:tcPr>
          <w:p w14:paraId="4B2ED5D4" w14:textId="1CA8B4E6" w:rsidR="00FF0CFC" w:rsidRPr="000E2622" w:rsidDel="00CB5C04" w:rsidRDefault="00FF0CFC" w:rsidP="001C6B1D">
            <w:pPr>
              <w:jc w:val="center"/>
              <w:rPr>
                <w:moveFrom w:id="218" w:author="Micah Freedman" w:date="2022-03-11T15:01:00Z"/>
                <w:rFonts w:ascii="Arial" w:hAnsi="Arial" w:cs="Arial"/>
                <w:sz w:val="20"/>
                <w:szCs w:val="20"/>
              </w:rPr>
            </w:pPr>
            <w:moveFrom w:id="219" w:author="Micah Freedman" w:date="2022-03-11T15:01:00Z">
              <w:r w:rsidRPr="000E2622" w:rsidDel="00CB5C04">
                <w:rPr>
                  <w:rFonts w:ascii="Arial" w:hAnsi="Arial" w:cs="Arial"/>
                  <w:sz w:val="20"/>
                  <w:szCs w:val="20"/>
                </w:rPr>
                <w:t>1</w:t>
              </w:r>
            </w:moveFrom>
          </w:p>
        </w:tc>
        <w:tc>
          <w:tcPr>
            <w:tcW w:w="1046" w:type="dxa"/>
            <w:gridSpan w:val="3"/>
            <w:tcBorders>
              <w:top w:val="nil"/>
              <w:left w:val="nil"/>
              <w:bottom w:val="nil"/>
              <w:right w:val="nil"/>
            </w:tcBorders>
            <w:vAlign w:val="center"/>
            <w:tcPrChange w:id="220" w:author="Micah Freedman" w:date="2022-03-20T14:15:00Z">
              <w:tcPr>
                <w:tcW w:w="907" w:type="dxa"/>
                <w:tcBorders>
                  <w:top w:val="nil"/>
                  <w:left w:val="nil"/>
                  <w:bottom w:val="nil"/>
                  <w:right w:val="nil"/>
                </w:tcBorders>
                <w:vAlign w:val="center"/>
              </w:tcPr>
            </w:tcPrChange>
          </w:tcPr>
          <w:p w14:paraId="5ECE0BFE" w14:textId="56EBA08F" w:rsidR="00FF0CFC" w:rsidRPr="000E2622" w:rsidDel="00CB5C04" w:rsidRDefault="00FF0CFC" w:rsidP="001C6B1D">
            <w:pPr>
              <w:jc w:val="center"/>
              <w:rPr>
                <w:moveFrom w:id="221" w:author="Micah Freedman" w:date="2022-03-11T15:01:00Z"/>
                <w:rFonts w:ascii="Arial" w:hAnsi="Arial" w:cs="Arial"/>
                <w:sz w:val="20"/>
                <w:szCs w:val="20"/>
              </w:rPr>
            </w:pPr>
            <w:moveFrom w:id="222" w:author="Micah Freedman" w:date="2022-03-11T15:01:00Z">
              <w:r w:rsidRPr="000E2622" w:rsidDel="00CB5C04">
                <w:rPr>
                  <w:rFonts w:ascii="Arial" w:hAnsi="Arial" w:cs="Arial"/>
                  <w:sz w:val="20"/>
                  <w:szCs w:val="20"/>
                </w:rPr>
                <w:t>0</w:t>
              </w:r>
            </w:moveFrom>
          </w:p>
        </w:tc>
        <w:tc>
          <w:tcPr>
            <w:tcW w:w="1076" w:type="dxa"/>
            <w:tcBorders>
              <w:top w:val="nil"/>
              <w:left w:val="nil"/>
              <w:bottom w:val="nil"/>
              <w:right w:val="single" w:sz="4" w:space="0" w:color="auto"/>
            </w:tcBorders>
            <w:vAlign w:val="center"/>
            <w:tcPrChange w:id="223" w:author="Micah Freedman" w:date="2022-03-20T14:15:00Z">
              <w:tcPr>
                <w:tcW w:w="1067" w:type="dxa"/>
                <w:gridSpan w:val="2"/>
                <w:tcBorders>
                  <w:top w:val="nil"/>
                  <w:left w:val="nil"/>
                  <w:bottom w:val="nil"/>
                  <w:right w:val="single" w:sz="4" w:space="0" w:color="auto"/>
                </w:tcBorders>
                <w:vAlign w:val="center"/>
              </w:tcPr>
            </w:tcPrChange>
          </w:tcPr>
          <w:p w14:paraId="1998C883" w14:textId="20860ADA" w:rsidR="00FF0CFC" w:rsidRPr="000E2622" w:rsidDel="00CB5C04" w:rsidRDefault="00FF0CFC" w:rsidP="001C6B1D">
            <w:pPr>
              <w:jc w:val="center"/>
              <w:rPr>
                <w:moveFrom w:id="224" w:author="Micah Freedman" w:date="2022-03-11T15:01:00Z"/>
                <w:rFonts w:ascii="Arial" w:hAnsi="Arial" w:cs="Arial"/>
                <w:sz w:val="20"/>
                <w:szCs w:val="20"/>
              </w:rPr>
            </w:pPr>
            <w:moveFrom w:id="225" w:author="Micah Freedman" w:date="2022-03-11T15:01:00Z">
              <w:r w:rsidRPr="000E2622" w:rsidDel="00CB5C04">
                <w:rPr>
                  <w:rFonts w:ascii="Arial" w:hAnsi="Arial" w:cs="Arial"/>
                  <w:sz w:val="20"/>
                  <w:szCs w:val="20"/>
                </w:rPr>
                <w:t>1</w:t>
              </w:r>
            </w:moveFrom>
          </w:p>
        </w:tc>
        <w:tc>
          <w:tcPr>
            <w:tcW w:w="812" w:type="dxa"/>
            <w:gridSpan w:val="2"/>
            <w:tcBorders>
              <w:top w:val="nil"/>
              <w:left w:val="single" w:sz="4" w:space="0" w:color="auto"/>
              <w:bottom w:val="nil"/>
              <w:right w:val="single" w:sz="4" w:space="0" w:color="auto"/>
            </w:tcBorders>
            <w:vAlign w:val="center"/>
            <w:tcPrChange w:id="226" w:author="Micah Freedman" w:date="2022-03-20T14:15:00Z">
              <w:tcPr>
                <w:tcW w:w="859" w:type="dxa"/>
                <w:gridSpan w:val="2"/>
                <w:tcBorders>
                  <w:top w:val="nil"/>
                  <w:left w:val="single" w:sz="4" w:space="0" w:color="auto"/>
                  <w:bottom w:val="nil"/>
                  <w:right w:val="single" w:sz="4" w:space="0" w:color="auto"/>
                </w:tcBorders>
                <w:vAlign w:val="center"/>
              </w:tcPr>
            </w:tcPrChange>
          </w:tcPr>
          <w:p w14:paraId="704F8909" w14:textId="2CE4C4C2" w:rsidR="00FF0CFC" w:rsidRPr="000E2622" w:rsidDel="00CB5C04" w:rsidRDefault="00FF0CFC" w:rsidP="001C6B1D">
            <w:pPr>
              <w:jc w:val="center"/>
              <w:rPr>
                <w:moveFrom w:id="227" w:author="Micah Freedman" w:date="2022-03-11T15:01:00Z"/>
                <w:rFonts w:ascii="Arial" w:hAnsi="Arial" w:cs="Arial"/>
                <w:sz w:val="20"/>
                <w:szCs w:val="20"/>
              </w:rPr>
            </w:pPr>
            <w:moveFrom w:id="228" w:author="Micah Freedman" w:date="2022-03-11T15:01:00Z">
              <w:r w:rsidRPr="000E2622" w:rsidDel="00CB5C04">
                <w:rPr>
                  <w:rFonts w:ascii="Arial" w:hAnsi="Arial" w:cs="Arial"/>
                  <w:sz w:val="20"/>
                  <w:szCs w:val="20"/>
                </w:rPr>
                <w:t>4</w:t>
              </w:r>
            </w:moveFrom>
          </w:p>
        </w:tc>
      </w:tr>
      <w:tr w:rsidR="00CA16A4" w:rsidRPr="000E2622" w:rsidDel="00CB5C04" w14:paraId="05B43DA2" w14:textId="77777777" w:rsidTr="00CA16A4">
        <w:trPr>
          <w:trHeight w:val="77"/>
          <w:del w:id="229" w:author="Micah Freedman" w:date="2022-03-11T15:01:00Z"/>
          <w:trPrChange w:id="230" w:author="Micah Freedman" w:date="2022-03-20T14:15:00Z">
            <w:trPr>
              <w:trHeight w:val="77"/>
            </w:trPr>
          </w:trPrChange>
        </w:trPr>
        <w:tc>
          <w:tcPr>
            <w:tcW w:w="1718" w:type="dxa"/>
            <w:gridSpan w:val="2"/>
            <w:vMerge/>
            <w:tcBorders>
              <w:top w:val="nil"/>
              <w:left w:val="single" w:sz="4" w:space="0" w:color="auto"/>
              <w:bottom w:val="single" w:sz="4" w:space="0" w:color="auto"/>
              <w:right w:val="nil"/>
            </w:tcBorders>
            <w:vAlign w:val="center"/>
            <w:tcPrChange w:id="231" w:author="Micah Freedman" w:date="2022-03-20T14:15:00Z">
              <w:tcPr>
                <w:tcW w:w="1869" w:type="dxa"/>
                <w:gridSpan w:val="2"/>
                <w:vMerge/>
                <w:tcBorders>
                  <w:top w:val="nil"/>
                  <w:left w:val="single" w:sz="4" w:space="0" w:color="auto"/>
                  <w:bottom w:val="single" w:sz="4" w:space="0" w:color="auto"/>
                  <w:right w:val="nil"/>
                </w:tcBorders>
                <w:vAlign w:val="center"/>
              </w:tcPr>
            </w:tcPrChange>
          </w:tcPr>
          <w:p w14:paraId="7BA2F69F" w14:textId="11F59D61" w:rsidR="00FF0CFC" w:rsidRPr="000E2622" w:rsidDel="00CB5C04" w:rsidRDefault="00FF0CFC" w:rsidP="001C6B1D">
            <w:pPr>
              <w:jc w:val="center"/>
              <w:rPr>
                <w:moveFrom w:id="232"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233" w:author="Micah Freedman" w:date="2022-03-20T14:15:00Z">
              <w:tcPr>
                <w:tcW w:w="2237" w:type="dxa"/>
                <w:gridSpan w:val="2"/>
                <w:tcBorders>
                  <w:top w:val="nil"/>
                  <w:left w:val="nil"/>
                  <w:bottom w:val="nil"/>
                  <w:right w:val="single" w:sz="4" w:space="0" w:color="auto"/>
                </w:tcBorders>
                <w:vAlign w:val="center"/>
              </w:tcPr>
            </w:tcPrChange>
          </w:tcPr>
          <w:p w14:paraId="35DC241A" w14:textId="0FED1835" w:rsidR="00FF0CFC" w:rsidRPr="000E2622" w:rsidDel="00CB5C04" w:rsidRDefault="00FF0CFC" w:rsidP="001C6B1D">
            <w:pPr>
              <w:jc w:val="center"/>
              <w:rPr>
                <w:moveFrom w:id="234" w:author="Micah Freedman" w:date="2022-03-11T15:01:00Z"/>
                <w:rFonts w:ascii="Arial" w:hAnsi="Arial" w:cs="Arial"/>
                <w:sz w:val="20"/>
                <w:szCs w:val="20"/>
              </w:rPr>
            </w:pPr>
            <w:moveFrom w:id="235" w:author="Micah Freedman" w:date="2022-03-11T15:01:00Z">
              <w:r w:rsidRPr="000E2622" w:rsidDel="00CB5C04">
                <w:rPr>
                  <w:rFonts w:ascii="Arial" w:hAnsi="Arial" w:cs="Arial"/>
                  <w:sz w:val="20"/>
                  <w:szCs w:val="20"/>
                </w:rPr>
                <w:t>AU_A2_2018</w:t>
              </w:r>
            </w:moveFrom>
          </w:p>
        </w:tc>
        <w:tc>
          <w:tcPr>
            <w:tcW w:w="931" w:type="dxa"/>
            <w:gridSpan w:val="2"/>
            <w:tcBorders>
              <w:top w:val="nil"/>
              <w:left w:val="single" w:sz="4" w:space="0" w:color="auto"/>
              <w:bottom w:val="nil"/>
              <w:right w:val="nil"/>
            </w:tcBorders>
            <w:vAlign w:val="center"/>
            <w:tcPrChange w:id="236" w:author="Micah Freedman" w:date="2022-03-20T14:15:00Z">
              <w:tcPr>
                <w:tcW w:w="983" w:type="dxa"/>
                <w:gridSpan w:val="2"/>
                <w:tcBorders>
                  <w:top w:val="nil"/>
                  <w:left w:val="single" w:sz="4" w:space="0" w:color="auto"/>
                  <w:bottom w:val="nil"/>
                  <w:right w:val="nil"/>
                </w:tcBorders>
                <w:vAlign w:val="center"/>
              </w:tcPr>
            </w:tcPrChange>
          </w:tcPr>
          <w:p w14:paraId="5961DA7A" w14:textId="78CBA1FA" w:rsidR="00FF0CFC" w:rsidRPr="000E2622" w:rsidDel="00CB5C04" w:rsidRDefault="00FF0CFC" w:rsidP="001C6B1D">
            <w:pPr>
              <w:jc w:val="center"/>
              <w:rPr>
                <w:moveFrom w:id="237" w:author="Micah Freedman" w:date="2022-03-11T15:01:00Z"/>
                <w:rFonts w:ascii="Arial" w:hAnsi="Arial" w:cs="Arial"/>
                <w:sz w:val="20"/>
                <w:szCs w:val="20"/>
              </w:rPr>
            </w:pPr>
            <w:moveFrom w:id="238" w:author="Micah Freedman" w:date="2022-03-11T15:01:00Z">
              <w:r w:rsidRPr="000E2622" w:rsidDel="00CB5C04">
                <w:rPr>
                  <w:rFonts w:ascii="Arial" w:hAnsi="Arial" w:cs="Arial"/>
                  <w:sz w:val="20"/>
                  <w:szCs w:val="20"/>
                </w:rPr>
                <w:t>1</w:t>
              </w:r>
            </w:moveFrom>
          </w:p>
        </w:tc>
        <w:tc>
          <w:tcPr>
            <w:tcW w:w="910" w:type="dxa"/>
            <w:gridSpan w:val="2"/>
            <w:tcBorders>
              <w:top w:val="nil"/>
              <w:left w:val="nil"/>
              <w:bottom w:val="nil"/>
              <w:right w:val="nil"/>
            </w:tcBorders>
            <w:vAlign w:val="center"/>
            <w:tcPrChange w:id="239" w:author="Micah Freedman" w:date="2022-03-20T14:15:00Z">
              <w:tcPr>
                <w:tcW w:w="952" w:type="dxa"/>
                <w:gridSpan w:val="2"/>
                <w:tcBorders>
                  <w:top w:val="nil"/>
                  <w:left w:val="nil"/>
                  <w:bottom w:val="nil"/>
                  <w:right w:val="nil"/>
                </w:tcBorders>
                <w:vAlign w:val="center"/>
              </w:tcPr>
            </w:tcPrChange>
          </w:tcPr>
          <w:p w14:paraId="1A075CC7" w14:textId="4721980C" w:rsidR="00FF0CFC" w:rsidRPr="000E2622" w:rsidDel="00CB5C04" w:rsidRDefault="00FF0CFC" w:rsidP="001C6B1D">
            <w:pPr>
              <w:jc w:val="center"/>
              <w:rPr>
                <w:moveFrom w:id="240" w:author="Micah Freedman" w:date="2022-03-11T15:01:00Z"/>
                <w:rFonts w:ascii="Arial" w:hAnsi="Arial" w:cs="Arial"/>
                <w:sz w:val="20"/>
                <w:szCs w:val="20"/>
              </w:rPr>
            </w:pPr>
            <w:moveFrom w:id="241" w:author="Micah Freedman" w:date="2022-03-11T15:01:00Z">
              <w:r w:rsidRPr="000E2622" w:rsidDel="00CB5C04">
                <w:rPr>
                  <w:rFonts w:ascii="Arial" w:hAnsi="Arial" w:cs="Arial"/>
                  <w:sz w:val="20"/>
                  <w:szCs w:val="20"/>
                </w:rPr>
                <w:t>2</w:t>
              </w:r>
            </w:moveFrom>
          </w:p>
        </w:tc>
        <w:tc>
          <w:tcPr>
            <w:tcW w:w="791" w:type="dxa"/>
            <w:gridSpan w:val="2"/>
            <w:tcBorders>
              <w:top w:val="nil"/>
              <w:left w:val="nil"/>
              <w:bottom w:val="nil"/>
              <w:right w:val="nil"/>
            </w:tcBorders>
            <w:vAlign w:val="center"/>
            <w:tcPrChange w:id="242" w:author="Micah Freedman" w:date="2022-03-20T14:15:00Z">
              <w:tcPr>
                <w:tcW w:w="826" w:type="dxa"/>
                <w:gridSpan w:val="2"/>
                <w:tcBorders>
                  <w:top w:val="nil"/>
                  <w:left w:val="nil"/>
                  <w:bottom w:val="nil"/>
                  <w:right w:val="nil"/>
                </w:tcBorders>
                <w:vAlign w:val="center"/>
              </w:tcPr>
            </w:tcPrChange>
          </w:tcPr>
          <w:p w14:paraId="277F0BB2" w14:textId="2A557FB1" w:rsidR="00FF0CFC" w:rsidRPr="000E2622" w:rsidDel="00CB5C04" w:rsidRDefault="00FF0CFC" w:rsidP="001C6B1D">
            <w:pPr>
              <w:jc w:val="center"/>
              <w:rPr>
                <w:moveFrom w:id="243" w:author="Micah Freedman" w:date="2022-03-11T15:01:00Z"/>
                <w:rFonts w:ascii="Arial" w:hAnsi="Arial" w:cs="Arial"/>
                <w:sz w:val="20"/>
                <w:szCs w:val="20"/>
              </w:rPr>
            </w:pPr>
            <w:moveFrom w:id="244" w:author="Micah Freedman" w:date="2022-03-11T15:01:00Z">
              <w:r w:rsidRPr="000E2622" w:rsidDel="00CB5C04">
                <w:rPr>
                  <w:rFonts w:ascii="Arial" w:hAnsi="Arial" w:cs="Arial"/>
                  <w:sz w:val="20"/>
                  <w:szCs w:val="20"/>
                </w:rPr>
                <w:t>2</w:t>
              </w:r>
            </w:moveFrom>
          </w:p>
        </w:tc>
        <w:tc>
          <w:tcPr>
            <w:tcW w:w="854" w:type="dxa"/>
            <w:tcBorders>
              <w:top w:val="nil"/>
              <w:left w:val="nil"/>
              <w:bottom w:val="nil"/>
              <w:right w:val="nil"/>
            </w:tcBorders>
            <w:vAlign w:val="center"/>
            <w:tcPrChange w:id="245" w:author="Micah Freedman" w:date="2022-03-20T14:15:00Z">
              <w:tcPr>
                <w:tcW w:w="892" w:type="dxa"/>
                <w:gridSpan w:val="2"/>
                <w:tcBorders>
                  <w:top w:val="nil"/>
                  <w:left w:val="nil"/>
                  <w:bottom w:val="nil"/>
                  <w:right w:val="nil"/>
                </w:tcBorders>
                <w:vAlign w:val="center"/>
              </w:tcPr>
            </w:tcPrChange>
          </w:tcPr>
          <w:p w14:paraId="4FF0777E" w14:textId="6CE2D4FD" w:rsidR="00FF0CFC" w:rsidRPr="000E2622" w:rsidDel="00CB5C04" w:rsidRDefault="00FF0CFC" w:rsidP="001C6B1D">
            <w:pPr>
              <w:jc w:val="center"/>
              <w:rPr>
                <w:moveFrom w:id="246" w:author="Micah Freedman" w:date="2022-03-11T15:01:00Z"/>
                <w:rFonts w:ascii="Arial" w:hAnsi="Arial" w:cs="Arial"/>
                <w:sz w:val="20"/>
                <w:szCs w:val="20"/>
              </w:rPr>
            </w:pPr>
            <w:moveFrom w:id="247" w:author="Micah Freedman" w:date="2022-03-11T15:01:00Z">
              <w:r w:rsidRPr="000E2622" w:rsidDel="00CB5C04">
                <w:rPr>
                  <w:rFonts w:ascii="Arial" w:hAnsi="Arial" w:cs="Arial"/>
                  <w:sz w:val="20"/>
                  <w:szCs w:val="20"/>
                </w:rPr>
                <w:t>2</w:t>
              </w:r>
            </w:moveFrom>
          </w:p>
        </w:tc>
        <w:tc>
          <w:tcPr>
            <w:tcW w:w="1046" w:type="dxa"/>
            <w:gridSpan w:val="3"/>
            <w:tcBorders>
              <w:top w:val="nil"/>
              <w:left w:val="nil"/>
              <w:bottom w:val="nil"/>
              <w:right w:val="nil"/>
            </w:tcBorders>
            <w:vAlign w:val="center"/>
            <w:tcPrChange w:id="248" w:author="Micah Freedman" w:date="2022-03-20T14:15:00Z">
              <w:tcPr>
                <w:tcW w:w="907" w:type="dxa"/>
                <w:tcBorders>
                  <w:top w:val="nil"/>
                  <w:left w:val="nil"/>
                  <w:bottom w:val="nil"/>
                  <w:right w:val="nil"/>
                </w:tcBorders>
                <w:vAlign w:val="center"/>
              </w:tcPr>
            </w:tcPrChange>
          </w:tcPr>
          <w:p w14:paraId="5724EFB8" w14:textId="2BEE6006" w:rsidR="00FF0CFC" w:rsidRPr="000E2622" w:rsidDel="00CB5C04" w:rsidRDefault="00FF0CFC" w:rsidP="001C6B1D">
            <w:pPr>
              <w:jc w:val="center"/>
              <w:rPr>
                <w:moveFrom w:id="249" w:author="Micah Freedman" w:date="2022-03-11T15:01:00Z"/>
                <w:rFonts w:ascii="Arial" w:hAnsi="Arial" w:cs="Arial"/>
                <w:sz w:val="20"/>
                <w:szCs w:val="20"/>
              </w:rPr>
            </w:pPr>
            <w:moveFrom w:id="250" w:author="Micah Freedman" w:date="2022-03-11T15:01:00Z">
              <w:r w:rsidRPr="000E2622" w:rsidDel="00CB5C04">
                <w:rPr>
                  <w:rFonts w:ascii="Arial" w:hAnsi="Arial" w:cs="Arial"/>
                  <w:sz w:val="20"/>
                  <w:szCs w:val="20"/>
                </w:rPr>
                <w:t>1</w:t>
              </w:r>
            </w:moveFrom>
          </w:p>
        </w:tc>
        <w:tc>
          <w:tcPr>
            <w:tcW w:w="1076" w:type="dxa"/>
            <w:tcBorders>
              <w:top w:val="nil"/>
              <w:left w:val="nil"/>
              <w:bottom w:val="nil"/>
              <w:right w:val="single" w:sz="4" w:space="0" w:color="auto"/>
            </w:tcBorders>
            <w:vAlign w:val="center"/>
            <w:tcPrChange w:id="251" w:author="Micah Freedman" w:date="2022-03-20T14:15:00Z">
              <w:tcPr>
                <w:tcW w:w="1067" w:type="dxa"/>
                <w:gridSpan w:val="2"/>
                <w:tcBorders>
                  <w:top w:val="nil"/>
                  <w:left w:val="nil"/>
                  <w:bottom w:val="nil"/>
                  <w:right w:val="single" w:sz="4" w:space="0" w:color="auto"/>
                </w:tcBorders>
                <w:vAlign w:val="center"/>
              </w:tcPr>
            </w:tcPrChange>
          </w:tcPr>
          <w:p w14:paraId="3F0D429B" w14:textId="14539477" w:rsidR="00FF0CFC" w:rsidRPr="000E2622" w:rsidDel="00CB5C04" w:rsidRDefault="00FF0CFC" w:rsidP="001C6B1D">
            <w:pPr>
              <w:jc w:val="center"/>
              <w:rPr>
                <w:moveFrom w:id="252" w:author="Micah Freedman" w:date="2022-03-11T15:01:00Z"/>
                <w:rFonts w:ascii="Arial" w:hAnsi="Arial" w:cs="Arial"/>
                <w:sz w:val="20"/>
                <w:szCs w:val="20"/>
              </w:rPr>
            </w:pPr>
            <w:moveFrom w:id="253" w:author="Micah Freedman" w:date="2022-03-11T15:01:00Z">
              <w:r w:rsidRPr="000E2622" w:rsidDel="00CB5C04">
                <w:rPr>
                  <w:rFonts w:ascii="Arial" w:hAnsi="Arial" w:cs="Arial"/>
                  <w:sz w:val="20"/>
                  <w:szCs w:val="20"/>
                </w:rPr>
                <w:t>1</w:t>
              </w:r>
            </w:moveFrom>
          </w:p>
        </w:tc>
        <w:tc>
          <w:tcPr>
            <w:tcW w:w="812" w:type="dxa"/>
            <w:gridSpan w:val="2"/>
            <w:tcBorders>
              <w:top w:val="nil"/>
              <w:left w:val="single" w:sz="4" w:space="0" w:color="auto"/>
              <w:bottom w:val="nil"/>
              <w:right w:val="single" w:sz="4" w:space="0" w:color="auto"/>
            </w:tcBorders>
            <w:vAlign w:val="center"/>
            <w:tcPrChange w:id="254" w:author="Micah Freedman" w:date="2022-03-20T14:15:00Z">
              <w:tcPr>
                <w:tcW w:w="859" w:type="dxa"/>
                <w:gridSpan w:val="2"/>
                <w:tcBorders>
                  <w:top w:val="nil"/>
                  <w:left w:val="single" w:sz="4" w:space="0" w:color="auto"/>
                  <w:bottom w:val="nil"/>
                  <w:right w:val="single" w:sz="4" w:space="0" w:color="auto"/>
                </w:tcBorders>
                <w:vAlign w:val="center"/>
              </w:tcPr>
            </w:tcPrChange>
          </w:tcPr>
          <w:p w14:paraId="29E16AA5" w14:textId="15F8EEE8" w:rsidR="00FF0CFC" w:rsidRPr="000E2622" w:rsidDel="00CB5C04" w:rsidRDefault="00FF0CFC" w:rsidP="001C6B1D">
            <w:pPr>
              <w:jc w:val="center"/>
              <w:rPr>
                <w:moveFrom w:id="255" w:author="Micah Freedman" w:date="2022-03-11T15:01:00Z"/>
                <w:rFonts w:ascii="Arial" w:hAnsi="Arial" w:cs="Arial"/>
                <w:sz w:val="20"/>
                <w:szCs w:val="20"/>
              </w:rPr>
            </w:pPr>
            <w:moveFrom w:id="256" w:author="Micah Freedman" w:date="2022-03-11T15:01:00Z">
              <w:r w:rsidRPr="000E2622" w:rsidDel="00CB5C04">
                <w:rPr>
                  <w:rFonts w:ascii="Arial" w:hAnsi="Arial" w:cs="Arial"/>
                  <w:sz w:val="20"/>
                  <w:szCs w:val="20"/>
                </w:rPr>
                <w:t>9</w:t>
              </w:r>
            </w:moveFrom>
          </w:p>
        </w:tc>
      </w:tr>
      <w:tr w:rsidR="00CA16A4" w:rsidRPr="000E2622" w:rsidDel="00CB5C04" w14:paraId="6363F243" w14:textId="77777777" w:rsidTr="00CA16A4">
        <w:trPr>
          <w:trHeight w:val="77"/>
          <w:del w:id="257" w:author="Micah Freedman" w:date="2022-03-11T15:01:00Z"/>
          <w:trPrChange w:id="258" w:author="Micah Freedman" w:date="2022-03-20T14:15:00Z">
            <w:trPr>
              <w:trHeight w:val="77"/>
            </w:trPr>
          </w:trPrChange>
        </w:trPr>
        <w:tc>
          <w:tcPr>
            <w:tcW w:w="1718" w:type="dxa"/>
            <w:gridSpan w:val="2"/>
            <w:vMerge/>
            <w:tcBorders>
              <w:top w:val="nil"/>
              <w:left w:val="single" w:sz="4" w:space="0" w:color="auto"/>
              <w:bottom w:val="single" w:sz="4" w:space="0" w:color="auto"/>
              <w:right w:val="nil"/>
            </w:tcBorders>
            <w:vAlign w:val="center"/>
            <w:tcPrChange w:id="259" w:author="Micah Freedman" w:date="2022-03-20T14:15:00Z">
              <w:tcPr>
                <w:tcW w:w="1869" w:type="dxa"/>
                <w:gridSpan w:val="2"/>
                <w:vMerge/>
                <w:tcBorders>
                  <w:top w:val="nil"/>
                  <w:left w:val="single" w:sz="4" w:space="0" w:color="auto"/>
                  <w:bottom w:val="single" w:sz="4" w:space="0" w:color="auto"/>
                  <w:right w:val="nil"/>
                </w:tcBorders>
                <w:vAlign w:val="center"/>
              </w:tcPr>
            </w:tcPrChange>
          </w:tcPr>
          <w:p w14:paraId="2E4015DB" w14:textId="24E412FD" w:rsidR="00FF0CFC" w:rsidRPr="000E2622" w:rsidDel="00CB5C04" w:rsidRDefault="00FF0CFC" w:rsidP="001C6B1D">
            <w:pPr>
              <w:jc w:val="center"/>
              <w:rPr>
                <w:moveFrom w:id="260"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261" w:author="Micah Freedman" w:date="2022-03-20T14:15:00Z">
              <w:tcPr>
                <w:tcW w:w="2237" w:type="dxa"/>
                <w:gridSpan w:val="2"/>
                <w:tcBorders>
                  <w:top w:val="nil"/>
                  <w:left w:val="nil"/>
                  <w:bottom w:val="nil"/>
                  <w:right w:val="single" w:sz="4" w:space="0" w:color="auto"/>
                </w:tcBorders>
                <w:vAlign w:val="center"/>
              </w:tcPr>
            </w:tcPrChange>
          </w:tcPr>
          <w:p w14:paraId="6B933804" w14:textId="4BBA927E" w:rsidR="00FF0CFC" w:rsidRPr="000E2622" w:rsidDel="00CB5C04" w:rsidRDefault="00FF0CFC" w:rsidP="001C6B1D">
            <w:pPr>
              <w:jc w:val="center"/>
              <w:rPr>
                <w:moveFrom w:id="262" w:author="Micah Freedman" w:date="2022-03-11T15:01:00Z"/>
                <w:rFonts w:ascii="Arial" w:hAnsi="Arial" w:cs="Arial"/>
                <w:sz w:val="20"/>
                <w:szCs w:val="20"/>
              </w:rPr>
            </w:pPr>
            <w:moveFrom w:id="263" w:author="Micah Freedman" w:date="2022-03-11T15:01:00Z">
              <w:r w:rsidRPr="000E2622" w:rsidDel="00CB5C04">
                <w:rPr>
                  <w:rFonts w:ascii="Arial" w:hAnsi="Arial" w:cs="Arial"/>
                  <w:sz w:val="20"/>
                  <w:szCs w:val="20"/>
                </w:rPr>
                <w:t>AU_A5_2018</w:t>
              </w:r>
            </w:moveFrom>
          </w:p>
        </w:tc>
        <w:tc>
          <w:tcPr>
            <w:tcW w:w="931" w:type="dxa"/>
            <w:gridSpan w:val="2"/>
            <w:tcBorders>
              <w:top w:val="nil"/>
              <w:left w:val="single" w:sz="4" w:space="0" w:color="auto"/>
              <w:bottom w:val="nil"/>
              <w:right w:val="nil"/>
            </w:tcBorders>
            <w:vAlign w:val="center"/>
            <w:tcPrChange w:id="264" w:author="Micah Freedman" w:date="2022-03-20T14:15:00Z">
              <w:tcPr>
                <w:tcW w:w="983" w:type="dxa"/>
                <w:gridSpan w:val="2"/>
                <w:tcBorders>
                  <w:top w:val="nil"/>
                  <w:left w:val="single" w:sz="4" w:space="0" w:color="auto"/>
                  <w:bottom w:val="nil"/>
                  <w:right w:val="nil"/>
                </w:tcBorders>
                <w:vAlign w:val="center"/>
              </w:tcPr>
            </w:tcPrChange>
          </w:tcPr>
          <w:p w14:paraId="09D8D9E8" w14:textId="4B04BD1B" w:rsidR="00FF0CFC" w:rsidRPr="000E2622" w:rsidDel="00CB5C04" w:rsidRDefault="00FF0CFC" w:rsidP="001C6B1D">
            <w:pPr>
              <w:jc w:val="center"/>
              <w:rPr>
                <w:moveFrom w:id="265" w:author="Micah Freedman" w:date="2022-03-11T15:01:00Z"/>
                <w:rFonts w:ascii="Arial" w:hAnsi="Arial" w:cs="Arial"/>
                <w:sz w:val="20"/>
                <w:szCs w:val="20"/>
              </w:rPr>
            </w:pPr>
            <w:moveFrom w:id="266" w:author="Micah Freedman" w:date="2022-03-11T15:01:00Z">
              <w:r w:rsidRPr="000E2622" w:rsidDel="00CB5C04">
                <w:rPr>
                  <w:rFonts w:ascii="Arial" w:hAnsi="Arial" w:cs="Arial"/>
                  <w:sz w:val="20"/>
                  <w:szCs w:val="20"/>
                </w:rPr>
                <w:t>2</w:t>
              </w:r>
            </w:moveFrom>
          </w:p>
        </w:tc>
        <w:tc>
          <w:tcPr>
            <w:tcW w:w="910" w:type="dxa"/>
            <w:gridSpan w:val="2"/>
            <w:tcBorders>
              <w:top w:val="nil"/>
              <w:left w:val="nil"/>
              <w:bottom w:val="nil"/>
              <w:right w:val="nil"/>
            </w:tcBorders>
            <w:vAlign w:val="center"/>
            <w:tcPrChange w:id="267" w:author="Micah Freedman" w:date="2022-03-20T14:15:00Z">
              <w:tcPr>
                <w:tcW w:w="952" w:type="dxa"/>
                <w:gridSpan w:val="2"/>
                <w:tcBorders>
                  <w:top w:val="nil"/>
                  <w:left w:val="nil"/>
                  <w:bottom w:val="nil"/>
                  <w:right w:val="nil"/>
                </w:tcBorders>
                <w:vAlign w:val="center"/>
              </w:tcPr>
            </w:tcPrChange>
          </w:tcPr>
          <w:p w14:paraId="5F2C54D9" w14:textId="5C1DC140" w:rsidR="00FF0CFC" w:rsidRPr="000E2622" w:rsidDel="00CB5C04" w:rsidRDefault="00FF0CFC" w:rsidP="001C6B1D">
            <w:pPr>
              <w:jc w:val="center"/>
              <w:rPr>
                <w:moveFrom w:id="268" w:author="Micah Freedman" w:date="2022-03-11T15:01:00Z"/>
                <w:rFonts w:ascii="Arial" w:hAnsi="Arial" w:cs="Arial"/>
                <w:sz w:val="20"/>
                <w:szCs w:val="20"/>
              </w:rPr>
            </w:pPr>
            <w:moveFrom w:id="269" w:author="Micah Freedman" w:date="2022-03-11T15:01:00Z">
              <w:r w:rsidRPr="000E2622" w:rsidDel="00CB5C04">
                <w:rPr>
                  <w:rFonts w:ascii="Arial" w:hAnsi="Arial" w:cs="Arial"/>
                  <w:sz w:val="20"/>
                  <w:szCs w:val="20"/>
                </w:rPr>
                <w:t>1</w:t>
              </w:r>
            </w:moveFrom>
          </w:p>
        </w:tc>
        <w:tc>
          <w:tcPr>
            <w:tcW w:w="791" w:type="dxa"/>
            <w:gridSpan w:val="2"/>
            <w:tcBorders>
              <w:top w:val="nil"/>
              <w:left w:val="nil"/>
              <w:bottom w:val="nil"/>
              <w:right w:val="nil"/>
            </w:tcBorders>
            <w:vAlign w:val="center"/>
            <w:tcPrChange w:id="270" w:author="Micah Freedman" w:date="2022-03-20T14:15:00Z">
              <w:tcPr>
                <w:tcW w:w="826" w:type="dxa"/>
                <w:gridSpan w:val="2"/>
                <w:tcBorders>
                  <w:top w:val="nil"/>
                  <w:left w:val="nil"/>
                  <w:bottom w:val="nil"/>
                  <w:right w:val="nil"/>
                </w:tcBorders>
                <w:vAlign w:val="center"/>
              </w:tcPr>
            </w:tcPrChange>
          </w:tcPr>
          <w:p w14:paraId="42BFF22E" w14:textId="1326FF64" w:rsidR="00FF0CFC" w:rsidRPr="000E2622" w:rsidDel="00CB5C04" w:rsidRDefault="00FF0CFC" w:rsidP="001C6B1D">
            <w:pPr>
              <w:jc w:val="center"/>
              <w:rPr>
                <w:moveFrom w:id="271" w:author="Micah Freedman" w:date="2022-03-11T15:01:00Z"/>
                <w:rFonts w:ascii="Arial" w:hAnsi="Arial" w:cs="Arial"/>
                <w:sz w:val="20"/>
                <w:szCs w:val="20"/>
              </w:rPr>
            </w:pPr>
            <w:moveFrom w:id="272" w:author="Micah Freedman" w:date="2022-03-11T15:01:00Z">
              <w:r w:rsidRPr="000E2622" w:rsidDel="00CB5C04">
                <w:rPr>
                  <w:rFonts w:ascii="Arial" w:hAnsi="Arial" w:cs="Arial"/>
                  <w:sz w:val="20"/>
                  <w:szCs w:val="20"/>
                </w:rPr>
                <w:t>1</w:t>
              </w:r>
            </w:moveFrom>
          </w:p>
        </w:tc>
        <w:tc>
          <w:tcPr>
            <w:tcW w:w="854" w:type="dxa"/>
            <w:tcBorders>
              <w:top w:val="nil"/>
              <w:left w:val="nil"/>
              <w:bottom w:val="nil"/>
              <w:right w:val="nil"/>
            </w:tcBorders>
            <w:vAlign w:val="center"/>
            <w:tcPrChange w:id="273" w:author="Micah Freedman" w:date="2022-03-20T14:15:00Z">
              <w:tcPr>
                <w:tcW w:w="892" w:type="dxa"/>
                <w:gridSpan w:val="2"/>
                <w:tcBorders>
                  <w:top w:val="nil"/>
                  <w:left w:val="nil"/>
                  <w:bottom w:val="nil"/>
                  <w:right w:val="nil"/>
                </w:tcBorders>
                <w:vAlign w:val="center"/>
              </w:tcPr>
            </w:tcPrChange>
          </w:tcPr>
          <w:p w14:paraId="58BAB762" w14:textId="244683D2" w:rsidR="00FF0CFC" w:rsidRPr="000E2622" w:rsidDel="00CB5C04" w:rsidRDefault="00FF0CFC" w:rsidP="001C6B1D">
            <w:pPr>
              <w:jc w:val="center"/>
              <w:rPr>
                <w:moveFrom w:id="274" w:author="Micah Freedman" w:date="2022-03-11T15:01:00Z"/>
                <w:rFonts w:ascii="Arial" w:hAnsi="Arial" w:cs="Arial"/>
                <w:sz w:val="20"/>
                <w:szCs w:val="20"/>
              </w:rPr>
            </w:pPr>
            <w:moveFrom w:id="275" w:author="Micah Freedman" w:date="2022-03-11T15:01:00Z">
              <w:r w:rsidRPr="000E2622" w:rsidDel="00CB5C04">
                <w:rPr>
                  <w:rFonts w:ascii="Arial" w:hAnsi="Arial" w:cs="Arial"/>
                  <w:sz w:val="20"/>
                  <w:szCs w:val="20"/>
                </w:rPr>
                <w:t>0</w:t>
              </w:r>
            </w:moveFrom>
          </w:p>
        </w:tc>
        <w:tc>
          <w:tcPr>
            <w:tcW w:w="1046" w:type="dxa"/>
            <w:gridSpan w:val="3"/>
            <w:tcBorders>
              <w:top w:val="nil"/>
              <w:left w:val="nil"/>
              <w:bottom w:val="nil"/>
              <w:right w:val="nil"/>
            </w:tcBorders>
            <w:vAlign w:val="center"/>
            <w:tcPrChange w:id="276" w:author="Micah Freedman" w:date="2022-03-20T14:15:00Z">
              <w:tcPr>
                <w:tcW w:w="907" w:type="dxa"/>
                <w:tcBorders>
                  <w:top w:val="nil"/>
                  <w:left w:val="nil"/>
                  <w:bottom w:val="nil"/>
                  <w:right w:val="nil"/>
                </w:tcBorders>
                <w:vAlign w:val="center"/>
              </w:tcPr>
            </w:tcPrChange>
          </w:tcPr>
          <w:p w14:paraId="0E1A214B" w14:textId="53D33B06" w:rsidR="00FF0CFC" w:rsidRPr="000E2622" w:rsidDel="00CB5C04" w:rsidRDefault="00FF0CFC" w:rsidP="001C6B1D">
            <w:pPr>
              <w:jc w:val="center"/>
              <w:rPr>
                <w:moveFrom w:id="277" w:author="Micah Freedman" w:date="2022-03-11T15:01:00Z"/>
                <w:rFonts w:ascii="Arial" w:hAnsi="Arial" w:cs="Arial"/>
                <w:sz w:val="20"/>
                <w:szCs w:val="20"/>
              </w:rPr>
            </w:pPr>
            <w:moveFrom w:id="278" w:author="Micah Freedman" w:date="2022-03-11T15:01:00Z">
              <w:r w:rsidRPr="000E2622" w:rsidDel="00CB5C04">
                <w:rPr>
                  <w:rFonts w:ascii="Arial" w:hAnsi="Arial" w:cs="Arial"/>
                  <w:sz w:val="20"/>
                  <w:szCs w:val="20"/>
                </w:rPr>
                <w:t>2</w:t>
              </w:r>
            </w:moveFrom>
          </w:p>
        </w:tc>
        <w:tc>
          <w:tcPr>
            <w:tcW w:w="1076" w:type="dxa"/>
            <w:tcBorders>
              <w:top w:val="nil"/>
              <w:left w:val="nil"/>
              <w:bottom w:val="nil"/>
              <w:right w:val="single" w:sz="4" w:space="0" w:color="auto"/>
            </w:tcBorders>
            <w:vAlign w:val="center"/>
            <w:tcPrChange w:id="279" w:author="Micah Freedman" w:date="2022-03-20T14:15:00Z">
              <w:tcPr>
                <w:tcW w:w="1067" w:type="dxa"/>
                <w:gridSpan w:val="2"/>
                <w:tcBorders>
                  <w:top w:val="nil"/>
                  <w:left w:val="nil"/>
                  <w:bottom w:val="nil"/>
                  <w:right w:val="single" w:sz="4" w:space="0" w:color="auto"/>
                </w:tcBorders>
                <w:vAlign w:val="center"/>
              </w:tcPr>
            </w:tcPrChange>
          </w:tcPr>
          <w:p w14:paraId="1B7BE2EF" w14:textId="43591474" w:rsidR="00FF0CFC" w:rsidRPr="000E2622" w:rsidDel="00CB5C04" w:rsidRDefault="00FF0CFC" w:rsidP="001C6B1D">
            <w:pPr>
              <w:jc w:val="center"/>
              <w:rPr>
                <w:moveFrom w:id="280" w:author="Micah Freedman" w:date="2022-03-11T15:01:00Z"/>
                <w:rFonts w:ascii="Arial" w:hAnsi="Arial" w:cs="Arial"/>
                <w:sz w:val="20"/>
                <w:szCs w:val="20"/>
              </w:rPr>
            </w:pPr>
            <w:moveFrom w:id="281" w:author="Micah Freedman" w:date="2022-03-11T15:01:00Z">
              <w:r w:rsidRPr="000E2622" w:rsidDel="00CB5C04">
                <w:rPr>
                  <w:rFonts w:ascii="Arial" w:hAnsi="Arial" w:cs="Arial"/>
                  <w:sz w:val="20"/>
                  <w:szCs w:val="20"/>
                </w:rPr>
                <w:t>0</w:t>
              </w:r>
            </w:moveFrom>
          </w:p>
        </w:tc>
        <w:tc>
          <w:tcPr>
            <w:tcW w:w="812" w:type="dxa"/>
            <w:gridSpan w:val="2"/>
            <w:tcBorders>
              <w:top w:val="nil"/>
              <w:left w:val="single" w:sz="4" w:space="0" w:color="auto"/>
              <w:bottom w:val="nil"/>
              <w:right w:val="single" w:sz="4" w:space="0" w:color="auto"/>
            </w:tcBorders>
            <w:vAlign w:val="center"/>
            <w:tcPrChange w:id="282" w:author="Micah Freedman" w:date="2022-03-20T14:15:00Z">
              <w:tcPr>
                <w:tcW w:w="859" w:type="dxa"/>
                <w:gridSpan w:val="2"/>
                <w:tcBorders>
                  <w:top w:val="nil"/>
                  <w:left w:val="single" w:sz="4" w:space="0" w:color="auto"/>
                  <w:bottom w:val="nil"/>
                  <w:right w:val="single" w:sz="4" w:space="0" w:color="auto"/>
                </w:tcBorders>
                <w:vAlign w:val="center"/>
              </w:tcPr>
            </w:tcPrChange>
          </w:tcPr>
          <w:p w14:paraId="6D299F1D" w14:textId="00BBE7D8" w:rsidR="00FF0CFC" w:rsidRPr="000E2622" w:rsidDel="00CB5C04" w:rsidRDefault="00FF0CFC" w:rsidP="001C6B1D">
            <w:pPr>
              <w:jc w:val="center"/>
              <w:rPr>
                <w:moveFrom w:id="283" w:author="Micah Freedman" w:date="2022-03-11T15:01:00Z"/>
                <w:rFonts w:ascii="Arial" w:hAnsi="Arial" w:cs="Arial"/>
                <w:sz w:val="20"/>
                <w:szCs w:val="20"/>
              </w:rPr>
            </w:pPr>
            <w:moveFrom w:id="284" w:author="Micah Freedman" w:date="2022-03-11T15:01:00Z">
              <w:r w:rsidRPr="000E2622" w:rsidDel="00CB5C04">
                <w:rPr>
                  <w:rFonts w:ascii="Arial" w:hAnsi="Arial" w:cs="Arial"/>
                  <w:sz w:val="20"/>
                  <w:szCs w:val="20"/>
                </w:rPr>
                <w:t>6</w:t>
              </w:r>
            </w:moveFrom>
          </w:p>
        </w:tc>
      </w:tr>
      <w:tr w:rsidR="00CA16A4" w:rsidRPr="000E2622" w:rsidDel="00CB5C04" w14:paraId="3AA29FD8" w14:textId="77777777" w:rsidTr="00CA16A4">
        <w:trPr>
          <w:trHeight w:val="77"/>
          <w:del w:id="285" w:author="Micah Freedman" w:date="2022-03-11T15:01:00Z"/>
          <w:trPrChange w:id="286" w:author="Micah Freedman" w:date="2022-03-20T14:15:00Z">
            <w:trPr>
              <w:trHeight w:val="77"/>
            </w:trPr>
          </w:trPrChange>
        </w:trPr>
        <w:tc>
          <w:tcPr>
            <w:tcW w:w="1718" w:type="dxa"/>
            <w:gridSpan w:val="2"/>
            <w:vMerge/>
            <w:tcBorders>
              <w:top w:val="nil"/>
              <w:left w:val="single" w:sz="4" w:space="0" w:color="auto"/>
              <w:bottom w:val="single" w:sz="4" w:space="0" w:color="auto"/>
              <w:right w:val="nil"/>
            </w:tcBorders>
            <w:vAlign w:val="center"/>
            <w:tcPrChange w:id="287" w:author="Micah Freedman" w:date="2022-03-20T14:15:00Z">
              <w:tcPr>
                <w:tcW w:w="1869" w:type="dxa"/>
                <w:gridSpan w:val="2"/>
                <w:vMerge/>
                <w:tcBorders>
                  <w:top w:val="nil"/>
                  <w:left w:val="single" w:sz="4" w:space="0" w:color="auto"/>
                  <w:bottom w:val="single" w:sz="4" w:space="0" w:color="auto"/>
                  <w:right w:val="nil"/>
                </w:tcBorders>
                <w:vAlign w:val="center"/>
              </w:tcPr>
            </w:tcPrChange>
          </w:tcPr>
          <w:p w14:paraId="682402C1" w14:textId="52999108" w:rsidR="00FF0CFC" w:rsidRPr="000E2622" w:rsidDel="00CB5C04" w:rsidRDefault="00FF0CFC" w:rsidP="001C6B1D">
            <w:pPr>
              <w:jc w:val="center"/>
              <w:rPr>
                <w:moveFrom w:id="288"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289" w:author="Micah Freedman" w:date="2022-03-20T14:15:00Z">
              <w:tcPr>
                <w:tcW w:w="2237" w:type="dxa"/>
                <w:gridSpan w:val="2"/>
                <w:tcBorders>
                  <w:top w:val="nil"/>
                  <w:left w:val="nil"/>
                  <w:bottom w:val="nil"/>
                  <w:right w:val="single" w:sz="4" w:space="0" w:color="auto"/>
                </w:tcBorders>
                <w:vAlign w:val="center"/>
              </w:tcPr>
            </w:tcPrChange>
          </w:tcPr>
          <w:p w14:paraId="488A8233" w14:textId="71C2227E" w:rsidR="00FF0CFC" w:rsidRPr="000E2622" w:rsidDel="00CB5C04" w:rsidRDefault="00FF0CFC" w:rsidP="001C6B1D">
            <w:pPr>
              <w:jc w:val="center"/>
              <w:rPr>
                <w:moveFrom w:id="290" w:author="Micah Freedman" w:date="2022-03-11T15:01:00Z"/>
                <w:rFonts w:ascii="Arial" w:hAnsi="Arial" w:cs="Arial"/>
                <w:sz w:val="20"/>
                <w:szCs w:val="20"/>
              </w:rPr>
            </w:pPr>
            <w:moveFrom w:id="291" w:author="Micah Freedman" w:date="2022-03-11T15:01:00Z">
              <w:r w:rsidRPr="000E2622" w:rsidDel="00CB5C04">
                <w:rPr>
                  <w:rFonts w:ascii="Arial" w:hAnsi="Arial" w:cs="Arial"/>
                  <w:sz w:val="20"/>
                  <w:szCs w:val="20"/>
                </w:rPr>
                <w:t>AU_A8_2018</w:t>
              </w:r>
            </w:moveFrom>
          </w:p>
        </w:tc>
        <w:tc>
          <w:tcPr>
            <w:tcW w:w="931" w:type="dxa"/>
            <w:gridSpan w:val="2"/>
            <w:tcBorders>
              <w:top w:val="nil"/>
              <w:left w:val="single" w:sz="4" w:space="0" w:color="auto"/>
              <w:bottom w:val="nil"/>
              <w:right w:val="nil"/>
            </w:tcBorders>
            <w:vAlign w:val="center"/>
            <w:tcPrChange w:id="292" w:author="Micah Freedman" w:date="2022-03-20T14:15:00Z">
              <w:tcPr>
                <w:tcW w:w="983" w:type="dxa"/>
                <w:gridSpan w:val="2"/>
                <w:tcBorders>
                  <w:top w:val="nil"/>
                  <w:left w:val="single" w:sz="4" w:space="0" w:color="auto"/>
                  <w:bottom w:val="nil"/>
                  <w:right w:val="nil"/>
                </w:tcBorders>
                <w:vAlign w:val="center"/>
              </w:tcPr>
            </w:tcPrChange>
          </w:tcPr>
          <w:p w14:paraId="04B1C170" w14:textId="30863C18" w:rsidR="00FF0CFC" w:rsidRPr="000E2622" w:rsidDel="00CB5C04" w:rsidRDefault="00FF0CFC" w:rsidP="001C6B1D">
            <w:pPr>
              <w:jc w:val="center"/>
              <w:rPr>
                <w:moveFrom w:id="293" w:author="Micah Freedman" w:date="2022-03-11T15:01:00Z"/>
                <w:rFonts w:ascii="Arial" w:hAnsi="Arial" w:cs="Arial"/>
                <w:sz w:val="20"/>
                <w:szCs w:val="20"/>
              </w:rPr>
            </w:pPr>
            <w:moveFrom w:id="294" w:author="Micah Freedman" w:date="2022-03-11T15:01:00Z">
              <w:r w:rsidRPr="000E2622" w:rsidDel="00CB5C04">
                <w:rPr>
                  <w:rFonts w:ascii="Arial" w:hAnsi="Arial" w:cs="Arial"/>
                  <w:sz w:val="20"/>
                  <w:szCs w:val="20"/>
                </w:rPr>
                <w:t>1</w:t>
              </w:r>
            </w:moveFrom>
          </w:p>
        </w:tc>
        <w:tc>
          <w:tcPr>
            <w:tcW w:w="910" w:type="dxa"/>
            <w:gridSpan w:val="2"/>
            <w:tcBorders>
              <w:top w:val="nil"/>
              <w:left w:val="nil"/>
              <w:bottom w:val="nil"/>
              <w:right w:val="nil"/>
            </w:tcBorders>
            <w:vAlign w:val="center"/>
            <w:tcPrChange w:id="295" w:author="Micah Freedman" w:date="2022-03-20T14:15:00Z">
              <w:tcPr>
                <w:tcW w:w="952" w:type="dxa"/>
                <w:gridSpan w:val="2"/>
                <w:tcBorders>
                  <w:top w:val="nil"/>
                  <w:left w:val="nil"/>
                  <w:bottom w:val="nil"/>
                  <w:right w:val="nil"/>
                </w:tcBorders>
                <w:vAlign w:val="center"/>
              </w:tcPr>
            </w:tcPrChange>
          </w:tcPr>
          <w:p w14:paraId="3256902C" w14:textId="55350E19" w:rsidR="00FF0CFC" w:rsidRPr="000E2622" w:rsidDel="00CB5C04" w:rsidRDefault="00FF0CFC" w:rsidP="001C6B1D">
            <w:pPr>
              <w:jc w:val="center"/>
              <w:rPr>
                <w:moveFrom w:id="296" w:author="Micah Freedman" w:date="2022-03-11T15:01:00Z"/>
                <w:rFonts w:ascii="Arial" w:hAnsi="Arial" w:cs="Arial"/>
                <w:sz w:val="20"/>
                <w:szCs w:val="20"/>
              </w:rPr>
            </w:pPr>
            <w:moveFrom w:id="297" w:author="Micah Freedman" w:date="2022-03-11T15:01:00Z">
              <w:r w:rsidRPr="000E2622" w:rsidDel="00CB5C04">
                <w:rPr>
                  <w:rFonts w:ascii="Arial" w:hAnsi="Arial" w:cs="Arial"/>
                  <w:sz w:val="20"/>
                  <w:szCs w:val="20"/>
                </w:rPr>
                <w:t>0</w:t>
              </w:r>
            </w:moveFrom>
          </w:p>
        </w:tc>
        <w:tc>
          <w:tcPr>
            <w:tcW w:w="791" w:type="dxa"/>
            <w:gridSpan w:val="2"/>
            <w:tcBorders>
              <w:top w:val="nil"/>
              <w:left w:val="nil"/>
              <w:bottom w:val="nil"/>
              <w:right w:val="nil"/>
            </w:tcBorders>
            <w:vAlign w:val="center"/>
            <w:tcPrChange w:id="298" w:author="Micah Freedman" w:date="2022-03-20T14:15:00Z">
              <w:tcPr>
                <w:tcW w:w="826" w:type="dxa"/>
                <w:gridSpan w:val="2"/>
                <w:tcBorders>
                  <w:top w:val="nil"/>
                  <w:left w:val="nil"/>
                  <w:bottom w:val="nil"/>
                  <w:right w:val="nil"/>
                </w:tcBorders>
                <w:vAlign w:val="center"/>
              </w:tcPr>
            </w:tcPrChange>
          </w:tcPr>
          <w:p w14:paraId="3DE5C173" w14:textId="6E491CED" w:rsidR="00FF0CFC" w:rsidRPr="000E2622" w:rsidDel="00CB5C04" w:rsidRDefault="00FF0CFC" w:rsidP="001C6B1D">
            <w:pPr>
              <w:jc w:val="center"/>
              <w:rPr>
                <w:moveFrom w:id="299" w:author="Micah Freedman" w:date="2022-03-11T15:01:00Z"/>
                <w:rFonts w:ascii="Arial" w:hAnsi="Arial" w:cs="Arial"/>
                <w:sz w:val="20"/>
                <w:szCs w:val="20"/>
              </w:rPr>
            </w:pPr>
            <w:moveFrom w:id="300" w:author="Micah Freedman" w:date="2022-03-11T15:01:00Z">
              <w:r w:rsidRPr="000E2622" w:rsidDel="00CB5C04">
                <w:rPr>
                  <w:rFonts w:ascii="Arial" w:hAnsi="Arial" w:cs="Arial"/>
                  <w:sz w:val="20"/>
                  <w:szCs w:val="20"/>
                </w:rPr>
                <w:t>1</w:t>
              </w:r>
            </w:moveFrom>
          </w:p>
        </w:tc>
        <w:tc>
          <w:tcPr>
            <w:tcW w:w="854" w:type="dxa"/>
            <w:tcBorders>
              <w:top w:val="nil"/>
              <w:left w:val="nil"/>
              <w:bottom w:val="nil"/>
              <w:right w:val="nil"/>
            </w:tcBorders>
            <w:vAlign w:val="center"/>
            <w:tcPrChange w:id="301" w:author="Micah Freedman" w:date="2022-03-20T14:15:00Z">
              <w:tcPr>
                <w:tcW w:w="892" w:type="dxa"/>
                <w:gridSpan w:val="2"/>
                <w:tcBorders>
                  <w:top w:val="nil"/>
                  <w:left w:val="nil"/>
                  <w:bottom w:val="nil"/>
                  <w:right w:val="nil"/>
                </w:tcBorders>
                <w:vAlign w:val="center"/>
              </w:tcPr>
            </w:tcPrChange>
          </w:tcPr>
          <w:p w14:paraId="323B2DF9" w14:textId="20BFF5A0" w:rsidR="00FF0CFC" w:rsidRPr="000E2622" w:rsidDel="00CB5C04" w:rsidRDefault="00FF0CFC" w:rsidP="001C6B1D">
            <w:pPr>
              <w:jc w:val="center"/>
              <w:rPr>
                <w:moveFrom w:id="302" w:author="Micah Freedman" w:date="2022-03-11T15:01:00Z"/>
                <w:rFonts w:ascii="Arial" w:hAnsi="Arial" w:cs="Arial"/>
                <w:sz w:val="20"/>
                <w:szCs w:val="20"/>
              </w:rPr>
            </w:pPr>
            <w:moveFrom w:id="303" w:author="Micah Freedman" w:date="2022-03-11T15:01:00Z">
              <w:r w:rsidRPr="000E2622" w:rsidDel="00CB5C04">
                <w:rPr>
                  <w:rFonts w:ascii="Arial" w:hAnsi="Arial" w:cs="Arial"/>
                  <w:sz w:val="20"/>
                  <w:szCs w:val="20"/>
                </w:rPr>
                <w:t>0</w:t>
              </w:r>
            </w:moveFrom>
          </w:p>
        </w:tc>
        <w:tc>
          <w:tcPr>
            <w:tcW w:w="1046" w:type="dxa"/>
            <w:gridSpan w:val="3"/>
            <w:tcBorders>
              <w:top w:val="nil"/>
              <w:left w:val="nil"/>
              <w:bottom w:val="nil"/>
              <w:right w:val="nil"/>
            </w:tcBorders>
            <w:vAlign w:val="center"/>
            <w:tcPrChange w:id="304" w:author="Micah Freedman" w:date="2022-03-20T14:15:00Z">
              <w:tcPr>
                <w:tcW w:w="907" w:type="dxa"/>
                <w:tcBorders>
                  <w:top w:val="nil"/>
                  <w:left w:val="nil"/>
                  <w:bottom w:val="nil"/>
                  <w:right w:val="nil"/>
                </w:tcBorders>
                <w:vAlign w:val="center"/>
              </w:tcPr>
            </w:tcPrChange>
          </w:tcPr>
          <w:p w14:paraId="235F7117" w14:textId="2297BD4D" w:rsidR="00FF0CFC" w:rsidRPr="000E2622" w:rsidDel="00CB5C04" w:rsidRDefault="00FF0CFC" w:rsidP="001C6B1D">
            <w:pPr>
              <w:jc w:val="center"/>
              <w:rPr>
                <w:moveFrom w:id="305" w:author="Micah Freedman" w:date="2022-03-11T15:01:00Z"/>
                <w:rFonts w:ascii="Arial" w:hAnsi="Arial" w:cs="Arial"/>
                <w:sz w:val="20"/>
                <w:szCs w:val="20"/>
              </w:rPr>
            </w:pPr>
            <w:moveFrom w:id="306" w:author="Micah Freedman" w:date="2022-03-11T15:01:00Z">
              <w:r w:rsidRPr="000E2622" w:rsidDel="00CB5C04">
                <w:rPr>
                  <w:rFonts w:ascii="Arial" w:hAnsi="Arial" w:cs="Arial"/>
                  <w:sz w:val="20"/>
                  <w:szCs w:val="20"/>
                </w:rPr>
                <w:t>1</w:t>
              </w:r>
            </w:moveFrom>
          </w:p>
        </w:tc>
        <w:tc>
          <w:tcPr>
            <w:tcW w:w="1076" w:type="dxa"/>
            <w:tcBorders>
              <w:top w:val="nil"/>
              <w:left w:val="nil"/>
              <w:bottom w:val="nil"/>
              <w:right w:val="single" w:sz="4" w:space="0" w:color="auto"/>
            </w:tcBorders>
            <w:vAlign w:val="center"/>
            <w:tcPrChange w:id="307" w:author="Micah Freedman" w:date="2022-03-20T14:15:00Z">
              <w:tcPr>
                <w:tcW w:w="1067" w:type="dxa"/>
                <w:gridSpan w:val="2"/>
                <w:tcBorders>
                  <w:top w:val="nil"/>
                  <w:left w:val="nil"/>
                  <w:bottom w:val="nil"/>
                  <w:right w:val="single" w:sz="4" w:space="0" w:color="auto"/>
                </w:tcBorders>
                <w:vAlign w:val="center"/>
              </w:tcPr>
            </w:tcPrChange>
          </w:tcPr>
          <w:p w14:paraId="1F824BB6" w14:textId="40DFC1D8" w:rsidR="00FF0CFC" w:rsidRPr="000E2622" w:rsidDel="00CB5C04" w:rsidRDefault="00FF0CFC" w:rsidP="001C6B1D">
            <w:pPr>
              <w:jc w:val="center"/>
              <w:rPr>
                <w:moveFrom w:id="308" w:author="Micah Freedman" w:date="2022-03-11T15:01:00Z"/>
                <w:rFonts w:ascii="Arial" w:hAnsi="Arial" w:cs="Arial"/>
                <w:sz w:val="20"/>
                <w:szCs w:val="20"/>
              </w:rPr>
            </w:pPr>
            <w:moveFrom w:id="309" w:author="Micah Freedman" w:date="2022-03-11T15:01:00Z">
              <w:r w:rsidRPr="000E2622" w:rsidDel="00CB5C04">
                <w:rPr>
                  <w:rFonts w:ascii="Arial" w:hAnsi="Arial" w:cs="Arial"/>
                  <w:sz w:val="20"/>
                  <w:szCs w:val="20"/>
                </w:rPr>
                <w:t>0</w:t>
              </w:r>
            </w:moveFrom>
          </w:p>
        </w:tc>
        <w:tc>
          <w:tcPr>
            <w:tcW w:w="812" w:type="dxa"/>
            <w:gridSpan w:val="2"/>
            <w:tcBorders>
              <w:top w:val="nil"/>
              <w:left w:val="single" w:sz="4" w:space="0" w:color="auto"/>
              <w:bottom w:val="nil"/>
              <w:right w:val="single" w:sz="4" w:space="0" w:color="auto"/>
            </w:tcBorders>
            <w:vAlign w:val="center"/>
            <w:tcPrChange w:id="310" w:author="Micah Freedman" w:date="2022-03-20T14:15:00Z">
              <w:tcPr>
                <w:tcW w:w="859" w:type="dxa"/>
                <w:gridSpan w:val="2"/>
                <w:tcBorders>
                  <w:top w:val="nil"/>
                  <w:left w:val="single" w:sz="4" w:space="0" w:color="auto"/>
                  <w:bottom w:val="nil"/>
                  <w:right w:val="single" w:sz="4" w:space="0" w:color="auto"/>
                </w:tcBorders>
                <w:vAlign w:val="center"/>
              </w:tcPr>
            </w:tcPrChange>
          </w:tcPr>
          <w:p w14:paraId="1146F97C" w14:textId="4F639BFE" w:rsidR="00FF0CFC" w:rsidRPr="000E2622" w:rsidDel="00CB5C04" w:rsidRDefault="00FF0CFC" w:rsidP="001C6B1D">
            <w:pPr>
              <w:jc w:val="center"/>
              <w:rPr>
                <w:moveFrom w:id="311" w:author="Micah Freedman" w:date="2022-03-11T15:01:00Z"/>
                <w:rFonts w:ascii="Arial" w:hAnsi="Arial" w:cs="Arial"/>
                <w:sz w:val="20"/>
                <w:szCs w:val="20"/>
              </w:rPr>
            </w:pPr>
            <w:moveFrom w:id="312" w:author="Micah Freedman" w:date="2022-03-11T15:01:00Z">
              <w:r w:rsidRPr="000E2622" w:rsidDel="00CB5C04">
                <w:rPr>
                  <w:rFonts w:ascii="Arial" w:hAnsi="Arial" w:cs="Arial"/>
                  <w:sz w:val="20"/>
                  <w:szCs w:val="20"/>
                </w:rPr>
                <w:t>3</w:t>
              </w:r>
            </w:moveFrom>
          </w:p>
        </w:tc>
      </w:tr>
      <w:tr w:rsidR="00CA16A4" w:rsidRPr="000E2622" w:rsidDel="00CB5C04" w14:paraId="6B366391" w14:textId="77777777" w:rsidTr="00CA16A4">
        <w:trPr>
          <w:trHeight w:val="77"/>
          <w:del w:id="313" w:author="Micah Freedman" w:date="2022-03-11T15:01:00Z"/>
          <w:trPrChange w:id="314" w:author="Micah Freedman" w:date="2022-03-20T14:15:00Z">
            <w:trPr>
              <w:trHeight w:val="77"/>
            </w:trPr>
          </w:trPrChange>
        </w:trPr>
        <w:tc>
          <w:tcPr>
            <w:tcW w:w="1718" w:type="dxa"/>
            <w:gridSpan w:val="2"/>
            <w:vMerge/>
            <w:tcBorders>
              <w:top w:val="nil"/>
              <w:left w:val="single" w:sz="4" w:space="0" w:color="auto"/>
              <w:bottom w:val="single" w:sz="4" w:space="0" w:color="auto"/>
              <w:right w:val="nil"/>
            </w:tcBorders>
            <w:vAlign w:val="center"/>
            <w:tcPrChange w:id="315" w:author="Micah Freedman" w:date="2022-03-20T14:15:00Z">
              <w:tcPr>
                <w:tcW w:w="1869" w:type="dxa"/>
                <w:gridSpan w:val="2"/>
                <w:vMerge/>
                <w:tcBorders>
                  <w:top w:val="nil"/>
                  <w:left w:val="single" w:sz="4" w:space="0" w:color="auto"/>
                  <w:bottom w:val="single" w:sz="4" w:space="0" w:color="auto"/>
                  <w:right w:val="nil"/>
                </w:tcBorders>
                <w:vAlign w:val="center"/>
              </w:tcPr>
            </w:tcPrChange>
          </w:tcPr>
          <w:p w14:paraId="7C97EFDF" w14:textId="119080F3" w:rsidR="00FF0CFC" w:rsidRPr="000E2622" w:rsidDel="00CB5C04" w:rsidRDefault="00FF0CFC" w:rsidP="001C6B1D">
            <w:pPr>
              <w:jc w:val="center"/>
              <w:rPr>
                <w:moveFrom w:id="316" w:author="Micah Freedman" w:date="2022-03-11T15:01:00Z"/>
                <w:rFonts w:ascii="Arial" w:hAnsi="Arial" w:cs="Arial"/>
                <w:sz w:val="20"/>
                <w:szCs w:val="20"/>
              </w:rPr>
            </w:pPr>
          </w:p>
        </w:tc>
        <w:tc>
          <w:tcPr>
            <w:tcW w:w="2174" w:type="dxa"/>
            <w:gridSpan w:val="2"/>
            <w:tcBorders>
              <w:top w:val="nil"/>
              <w:left w:val="nil"/>
              <w:bottom w:val="single" w:sz="4" w:space="0" w:color="auto"/>
              <w:right w:val="single" w:sz="4" w:space="0" w:color="auto"/>
            </w:tcBorders>
            <w:vAlign w:val="center"/>
            <w:tcPrChange w:id="317" w:author="Micah Freedman" w:date="2022-03-20T14:15:00Z">
              <w:tcPr>
                <w:tcW w:w="2237" w:type="dxa"/>
                <w:gridSpan w:val="2"/>
                <w:tcBorders>
                  <w:top w:val="nil"/>
                  <w:left w:val="nil"/>
                  <w:bottom w:val="single" w:sz="4" w:space="0" w:color="auto"/>
                  <w:right w:val="single" w:sz="4" w:space="0" w:color="auto"/>
                </w:tcBorders>
                <w:vAlign w:val="center"/>
              </w:tcPr>
            </w:tcPrChange>
          </w:tcPr>
          <w:p w14:paraId="6BDA3B11" w14:textId="3E69509D" w:rsidR="00FF0CFC" w:rsidRPr="000E2622" w:rsidDel="00CB5C04" w:rsidRDefault="00FF0CFC" w:rsidP="001C6B1D">
            <w:pPr>
              <w:jc w:val="center"/>
              <w:rPr>
                <w:moveFrom w:id="318" w:author="Micah Freedman" w:date="2022-03-11T15:01:00Z"/>
                <w:rFonts w:ascii="Arial" w:hAnsi="Arial" w:cs="Arial"/>
                <w:sz w:val="20"/>
                <w:szCs w:val="20"/>
              </w:rPr>
            </w:pPr>
            <w:moveFrom w:id="319" w:author="Micah Freedman" w:date="2022-03-11T15:01:00Z">
              <w:r w:rsidRPr="000E2622" w:rsidDel="00CB5C04">
                <w:rPr>
                  <w:rFonts w:ascii="Arial" w:hAnsi="Arial" w:cs="Arial"/>
                  <w:sz w:val="20"/>
                  <w:szCs w:val="20"/>
                </w:rPr>
                <w:t>AU_A9_2018</w:t>
              </w:r>
            </w:moveFrom>
          </w:p>
        </w:tc>
        <w:tc>
          <w:tcPr>
            <w:tcW w:w="931" w:type="dxa"/>
            <w:gridSpan w:val="2"/>
            <w:tcBorders>
              <w:top w:val="nil"/>
              <w:left w:val="single" w:sz="4" w:space="0" w:color="auto"/>
              <w:bottom w:val="single" w:sz="4" w:space="0" w:color="auto"/>
              <w:right w:val="nil"/>
            </w:tcBorders>
            <w:vAlign w:val="center"/>
            <w:tcPrChange w:id="320" w:author="Micah Freedman" w:date="2022-03-20T14:15:00Z">
              <w:tcPr>
                <w:tcW w:w="983" w:type="dxa"/>
                <w:gridSpan w:val="2"/>
                <w:tcBorders>
                  <w:top w:val="nil"/>
                  <w:left w:val="single" w:sz="4" w:space="0" w:color="auto"/>
                  <w:bottom w:val="single" w:sz="4" w:space="0" w:color="auto"/>
                  <w:right w:val="nil"/>
                </w:tcBorders>
                <w:vAlign w:val="center"/>
              </w:tcPr>
            </w:tcPrChange>
          </w:tcPr>
          <w:p w14:paraId="2E18DB29" w14:textId="4F4B08B3" w:rsidR="00FF0CFC" w:rsidRPr="000E2622" w:rsidDel="00CB5C04" w:rsidRDefault="00FF0CFC" w:rsidP="001C6B1D">
            <w:pPr>
              <w:jc w:val="center"/>
              <w:rPr>
                <w:moveFrom w:id="321" w:author="Micah Freedman" w:date="2022-03-11T15:01:00Z"/>
                <w:rFonts w:ascii="Arial" w:hAnsi="Arial" w:cs="Arial"/>
                <w:sz w:val="20"/>
                <w:szCs w:val="20"/>
              </w:rPr>
            </w:pPr>
            <w:moveFrom w:id="322" w:author="Micah Freedman" w:date="2022-03-11T15:01:00Z">
              <w:r w:rsidRPr="000E2622" w:rsidDel="00CB5C04">
                <w:rPr>
                  <w:rFonts w:ascii="Arial" w:hAnsi="Arial" w:cs="Arial"/>
                  <w:sz w:val="20"/>
                  <w:szCs w:val="20"/>
                </w:rPr>
                <w:t>1</w:t>
              </w:r>
            </w:moveFrom>
          </w:p>
        </w:tc>
        <w:tc>
          <w:tcPr>
            <w:tcW w:w="910" w:type="dxa"/>
            <w:gridSpan w:val="2"/>
            <w:tcBorders>
              <w:top w:val="nil"/>
              <w:left w:val="nil"/>
              <w:bottom w:val="single" w:sz="4" w:space="0" w:color="auto"/>
              <w:right w:val="nil"/>
            </w:tcBorders>
            <w:vAlign w:val="center"/>
            <w:tcPrChange w:id="323" w:author="Micah Freedman" w:date="2022-03-20T14:15:00Z">
              <w:tcPr>
                <w:tcW w:w="952" w:type="dxa"/>
                <w:gridSpan w:val="2"/>
                <w:tcBorders>
                  <w:top w:val="nil"/>
                  <w:left w:val="nil"/>
                  <w:bottom w:val="single" w:sz="4" w:space="0" w:color="auto"/>
                  <w:right w:val="nil"/>
                </w:tcBorders>
                <w:vAlign w:val="center"/>
              </w:tcPr>
            </w:tcPrChange>
          </w:tcPr>
          <w:p w14:paraId="0A9C8199" w14:textId="7D358031" w:rsidR="00FF0CFC" w:rsidRPr="000E2622" w:rsidDel="00CB5C04" w:rsidRDefault="00FF0CFC" w:rsidP="001C6B1D">
            <w:pPr>
              <w:jc w:val="center"/>
              <w:rPr>
                <w:moveFrom w:id="324" w:author="Micah Freedman" w:date="2022-03-11T15:01:00Z"/>
                <w:rFonts w:ascii="Arial" w:hAnsi="Arial" w:cs="Arial"/>
                <w:sz w:val="20"/>
                <w:szCs w:val="20"/>
              </w:rPr>
            </w:pPr>
            <w:moveFrom w:id="325" w:author="Micah Freedman" w:date="2022-03-11T15:01:00Z">
              <w:r w:rsidRPr="000E2622" w:rsidDel="00CB5C04">
                <w:rPr>
                  <w:rFonts w:ascii="Arial" w:hAnsi="Arial" w:cs="Arial"/>
                  <w:sz w:val="20"/>
                  <w:szCs w:val="20"/>
                </w:rPr>
                <w:t>1</w:t>
              </w:r>
            </w:moveFrom>
          </w:p>
        </w:tc>
        <w:tc>
          <w:tcPr>
            <w:tcW w:w="791" w:type="dxa"/>
            <w:gridSpan w:val="2"/>
            <w:tcBorders>
              <w:top w:val="nil"/>
              <w:left w:val="nil"/>
              <w:bottom w:val="single" w:sz="4" w:space="0" w:color="auto"/>
              <w:right w:val="nil"/>
            </w:tcBorders>
            <w:vAlign w:val="center"/>
            <w:tcPrChange w:id="326" w:author="Micah Freedman" w:date="2022-03-20T14:15:00Z">
              <w:tcPr>
                <w:tcW w:w="826" w:type="dxa"/>
                <w:gridSpan w:val="2"/>
                <w:tcBorders>
                  <w:top w:val="nil"/>
                  <w:left w:val="nil"/>
                  <w:bottom w:val="single" w:sz="4" w:space="0" w:color="auto"/>
                  <w:right w:val="nil"/>
                </w:tcBorders>
                <w:vAlign w:val="center"/>
              </w:tcPr>
            </w:tcPrChange>
          </w:tcPr>
          <w:p w14:paraId="31248BEC" w14:textId="46ABDCF8" w:rsidR="00FF0CFC" w:rsidRPr="000E2622" w:rsidDel="00CB5C04" w:rsidRDefault="00FF0CFC" w:rsidP="001C6B1D">
            <w:pPr>
              <w:jc w:val="center"/>
              <w:rPr>
                <w:moveFrom w:id="327" w:author="Micah Freedman" w:date="2022-03-11T15:01:00Z"/>
                <w:rFonts w:ascii="Arial" w:hAnsi="Arial" w:cs="Arial"/>
                <w:sz w:val="20"/>
                <w:szCs w:val="20"/>
              </w:rPr>
            </w:pPr>
            <w:moveFrom w:id="328" w:author="Micah Freedman" w:date="2022-03-11T15:01:00Z">
              <w:r w:rsidRPr="000E2622" w:rsidDel="00CB5C04">
                <w:rPr>
                  <w:rFonts w:ascii="Arial" w:hAnsi="Arial" w:cs="Arial"/>
                  <w:sz w:val="20"/>
                  <w:szCs w:val="20"/>
                </w:rPr>
                <w:t>0</w:t>
              </w:r>
            </w:moveFrom>
          </w:p>
        </w:tc>
        <w:tc>
          <w:tcPr>
            <w:tcW w:w="854" w:type="dxa"/>
            <w:tcBorders>
              <w:top w:val="nil"/>
              <w:left w:val="nil"/>
              <w:bottom w:val="single" w:sz="4" w:space="0" w:color="auto"/>
              <w:right w:val="nil"/>
            </w:tcBorders>
            <w:vAlign w:val="center"/>
            <w:tcPrChange w:id="329" w:author="Micah Freedman" w:date="2022-03-20T14:15:00Z">
              <w:tcPr>
                <w:tcW w:w="892" w:type="dxa"/>
                <w:gridSpan w:val="2"/>
                <w:tcBorders>
                  <w:top w:val="nil"/>
                  <w:left w:val="nil"/>
                  <w:bottom w:val="single" w:sz="4" w:space="0" w:color="auto"/>
                  <w:right w:val="nil"/>
                </w:tcBorders>
                <w:vAlign w:val="center"/>
              </w:tcPr>
            </w:tcPrChange>
          </w:tcPr>
          <w:p w14:paraId="62189F32" w14:textId="6CB90384" w:rsidR="00FF0CFC" w:rsidRPr="000E2622" w:rsidDel="00CB5C04" w:rsidRDefault="00FF0CFC" w:rsidP="001C6B1D">
            <w:pPr>
              <w:jc w:val="center"/>
              <w:rPr>
                <w:moveFrom w:id="330" w:author="Micah Freedman" w:date="2022-03-11T15:01:00Z"/>
                <w:rFonts w:ascii="Arial" w:hAnsi="Arial" w:cs="Arial"/>
                <w:sz w:val="20"/>
                <w:szCs w:val="20"/>
              </w:rPr>
            </w:pPr>
            <w:moveFrom w:id="331" w:author="Micah Freedman" w:date="2022-03-11T15:01:00Z">
              <w:r w:rsidRPr="000E2622" w:rsidDel="00CB5C04">
                <w:rPr>
                  <w:rFonts w:ascii="Arial" w:hAnsi="Arial" w:cs="Arial"/>
                  <w:sz w:val="20"/>
                  <w:szCs w:val="20"/>
                </w:rPr>
                <w:t>1</w:t>
              </w:r>
            </w:moveFrom>
          </w:p>
        </w:tc>
        <w:tc>
          <w:tcPr>
            <w:tcW w:w="1046" w:type="dxa"/>
            <w:gridSpan w:val="3"/>
            <w:tcBorders>
              <w:top w:val="nil"/>
              <w:left w:val="nil"/>
              <w:bottom w:val="single" w:sz="4" w:space="0" w:color="auto"/>
              <w:right w:val="nil"/>
            </w:tcBorders>
            <w:vAlign w:val="center"/>
            <w:tcPrChange w:id="332" w:author="Micah Freedman" w:date="2022-03-20T14:15:00Z">
              <w:tcPr>
                <w:tcW w:w="907" w:type="dxa"/>
                <w:tcBorders>
                  <w:top w:val="nil"/>
                  <w:left w:val="nil"/>
                  <w:bottom w:val="single" w:sz="4" w:space="0" w:color="auto"/>
                  <w:right w:val="nil"/>
                </w:tcBorders>
                <w:vAlign w:val="center"/>
              </w:tcPr>
            </w:tcPrChange>
          </w:tcPr>
          <w:p w14:paraId="65A01F6C" w14:textId="05792F75" w:rsidR="00FF0CFC" w:rsidRPr="000E2622" w:rsidDel="00CB5C04" w:rsidRDefault="00FF0CFC" w:rsidP="001C6B1D">
            <w:pPr>
              <w:jc w:val="center"/>
              <w:rPr>
                <w:moveFrom w:id="333" w:author="Micah Freedman" w:date="2022-03-11T15:01:00Z"/>
                <w:rFonts w:ascii="Arial" w:hAnsi="Arial" w:cs="Arial"/>
                <w:sz w:val="20"/>
                <w:szCs w:val="20"/>
              </w:rPr>
            </w:pPr>
            <w:moveFrom w:id="334" w:author="Micah Freedman" w:date="2022-03-11T15:01:00Z">
              <w:r w:rsidRPr="000E2622" w:rsidDel="00CB5C04">
                <w:rPr>
                  <w:rFonts w:ascii="Arial" w:hAnsi="Arial" w:cs="Arial"/>
                  <w:sz w:val="20"/>
                  <w:szCs w:val="20"/>
                </w:rPr>
                <w:t>1</w:t>
              </w:r>
            </w:moveFrom>
          </w:p>
        </w:tc>
        <w:tc>
          <w:tcPr>
            <w:tcW w:w="1076" w:type="dxa"/>
            <w:tcBorders>
              <w:top w:val="nil"/>
              <w:left w:val="nil"/>
              <w:bottom w:val="single" w:sz="4" w:space="0" w:color="auto"/>
              <w:right w:val="single" w:sz="4" w:space="0" w:color="auto"/>
            </w:tcBorders>
            <w:vAlign w:val="center"/>
            <w:tcPrChange w:id="335" w:author="Micah Freedman" w:date="2022-03-20T14:15:00Z">
              <w:tcPr>
                <w:tcW w:w="1067" w:type="dxa"/>
                <w:gridSpan w:val="2"/>
                <w:tcBorders>
                  <w:top w:val="nil"/>
                  <w:left w:val="nil"/>
                  <w:bottom w:val="single" w:sz="4" w:space="0" w:color="auto"/>
                  <w:right w:val="single" w:sz="4" w:space="0" w:color="auto"/>
                </w:tcBorders>
                <w:vAlign w:val="center"/>
              </w:tcPr>
            </w:tcPrChange>
          </w:tcPr>
          <w:p w14:paraId="4AE25F68" w14:textId="460DED43" w:rsidR="00FF0CFC" w:rsidRPr="000E2622" w:rsidDel="00CB5C04" w:rsidRDefault="00FF0CFC" w:rsidP="001C6B1D">
            <w:pPr>
              <w:jc w:val="center"/>
              <w:rPr>
                <w:moveFrom w:id="336" w:author="Micah Freedman" w:date="2022-03-11T15:01:00Z"/>
                <w:rFonts w:ascii="Arial" w:hAnsi="Arial" w:cs="Arial"/>
                <w:sz w:val="20"/>
                <w:szCs w:val="20"/>
              </w:rPr>
            </w:pPr>
            <w:moveFrom w:id="337" w:author="Micah Freedman" w:date="2022-03-11T15:01:00Z">
              <w:r w:rsidRPr="000E2622" w:rsidDel="00CB5C04">
                <w:rPr>
                  <w:rFonts w:ascii="Arial" w:hAnsi="Arial" w:cs="Arial"/>
                  <w:sz w:val="20"/>
                  <w:szCs w:val="20"/>
                </w:rPr>
                <w:t>0</w:t>
              </w:r>
            </w:moveFrom>
          </w:p>
        </w:tc>
        <w:tc>
          <w:tcPr>
            <w:tcW w:w="812" w:type="dxa"/>
            <w:gridSpan w:val="2"/>
            <w:tcBorders>
              <w:top w:val="nil"/>
              <w:left w:val="single" w:sz="4" w:space="0" w:color="auto"/>
              <w:bottom w:val="single" w:sz="4" w:space="0" w:color="auto"/>
              <w:right w:val="single" w:sz="4" w:space="0" w:color="auto"/>
            </w:tcBorders>
            <w:vAlign w:val="center"/>
            <w:tcPrChange w:id="338" w:author="Micah Freedman" w:date="2022-03-20T14:15:00Z">
              <w:tcPr>
                <w:tcW w:w="859" w:type="dxa"/>
                <w:gridSpan w:val="2"/>
                <w:tcBorders>
                  <w:top w:val="nil"/>
                  <w:left w:val="single" w:sz="4" w:space="0" w:color="auto"/>
                  <w:bottom w:val="single" w:sz="4" w:space="0" w:color="auto"/>
                  <w:right w:val="single" w:sz="4" w:space="0" w:color="auto"/>
                </w:tcBorders>
                <w:vAlign w:val="center"/>
              </w:tcPr>
            </w:tcPrChange>
          </w:tcPr>
          <w:p w14:paraId="5BA4E258" w14:textId="73F98152" w:rsidR="00FF0CFC" w:rsidRPr="000E2622" w:rsidDel="00CB5C04" w:rsidRDefault="00FF0CFC" w:rsidP="001C6B1D">
            <w:pPr>
              <w:jc w:val="center"/>
              <w:rPr>
                <w:moveFrom w:id="339" w:author="Micah Freedman" w:date="2022-03-11T15:01:00Z"/>
                <w:rFonts w:ascii="Arial" w:hAnsi="Arial" w:cs="Arial"/>
                <w:sz w:val="20"/>
                <w:szCs w:val="20"/>
              </w:rPr>
            </w:pPr>
            <w:moveFrom w:id="340" w:author="Micah Freedman" w:date="2022-03-11T15:01:00Z">
              <w:r w:rsidRPr="000E2622" w:rsidDel="00CB5C04">
                <w:rPr>
                  <w:rFonts w:ascii="Arial" w:hAnsi="Arial" w:cs="Arial"/>
                  <w:sz w:val="20"/>
                  <w:szCs w:val="20"/>
                </w:rPr>
                <w:t>4</w:t>
              </w:r>
            </w:moveFrom>
          </w:p>
        </w:tc>
      </w:tr>
      <w:tr w:rsidR="00CA16A4" w:rsidRPr="000E2622" w:rsidDel="00CB5C04" w14:paraId="40590062" w14:textId="77777777" w:rsidTr="00CA16A4">
        <w:trPr>
          <w:trHeight w:val="77"/>
          <w:del w:id="341" w:author="Micah Freedman" w:date="2022-03-11T15:01:00Z"/>
          <w:trPrChange w:id="342" w:author="Micah Freedman" w:date="2022-03-20T14:15:00Z">
            <w:trPr>
              <w:trHeight w:val="77"/>
            </w:trPr>
          </w:trPrChange>
        </w:trPr>
        <w:tc>
          <w:tcPr>
            <w:tcW w:w="3892" w:type="dxa"/>
            <w:gridSpan w:val="4"/>
            <w:tcBorders>
              <w:top w:val="single" w:sz="4" w:space="0" w:color="auto"/>
              <w:left w:val="single" w:sz="4" w:space="0" w:color="auto"/>
              <w:bottom w:val="nil"/>
              <w:right w:val="nil"/>
            </w:tcBorders>
            <w:vAlign w:val="center"/>
            <w:tcPrChange w:id="343" w:author="Micah Freedman" w:date="2022-03-20T14:15:00Z">
              <w:tcPr>
                <w:tcW w:w="4106" w:type="dxa"/>
                <w:gridSpan w:val="4"/>
                <w:tcBorders>
                  <w:top w:val="single" w:sz="4" w:space="0" w:color="auto"/>
                  <w:left w:val="single" w:sz="4" w:space="0" w:color="auto"/>
                  <w:bottom w:val="nil"/>
                  <w:right w:val="nil"/>
                </w:tcBorders>
                <w:vAlign w:val="center"/>
              </w:tcPr>
            </w:tcPrChange>
          </w:tcPr>
          <w:p w14:paraId="446E9919" w14:textId="340E6A9C" w:rsidR="00FF0CFC" w:rsidRPr="000E2622" w:rsidDel="00CB5C04" w:rsidRDefault="00FF0CFC" w:rsidP="001C6B1D">
            <w:pPr>
              <w:jc w:val="center"/>
              <w:rPr>
                <w:moveFrom w:id="344" w:author="Micah Freedman" w:date="2022-03-11T15:01:00Z"/>
                <w:rFonts w:ascii="Arial" w:hAnsi="Arial" w:cs="Arial"/>
                <w:b/>
                <w:bCs/>
                <w:sz w:val="20"/>
                <w:szCs w:val="20"/>
              </w:rPr>
            </w:pPr>
          </w:p>
        </w:tc>
        <w:tc>
          <w:tcPr>
            <w:tcW w:w="931" w:type="dxa"/>
            <w:gridSpan w:val="2"/>
            <w:tcBorders>
              <w:top w:val="single" w:sz="4" w:space="0" w:color="auto"/>
              <w:left w:val="nil"/>
              <w:bottom w:val="nil"/>
              <w:right w:val="nil"/>
            </w:tcBorders>
            <w:vAlign w:val="center"/>
            <w:tcPrChange w:id="345" w:author="Micah Freedman" w:date="2022-03-20T14:15:00Z">
              <w:tcPr>
                <w:tcW w:w="983" w:type="dxa"/>
                <w:gridSpan w:val="2"/>
                <w:tcBorders>
                  <w:top w:val="single" w:sz="4" w:space="0" w:color="auto"/>
                  <w:left w:val="nil"/>
                  <w:bottom w:val="nil"/>
                  <w:right w:val="nil"/>
                </w:tcBorders>
                <w:vAlign w:val="center"/>
              </w:tcPr>
            </w:tcPrChange>
          </w:tcPr>
          <w:p w14:paraId="61F437F6" w14:textId="6DDE08C6" w:rsidR="00FF0CFC" w:rsidRPr="000E2622" w:rsidDel="00CB5C04" w:rsidRDefault="00FF0CFC" w:rsidP="001C6B1D">
            <w:pPr>
              <w:jc w:val="center"/>
              <w:rPr>
                <w:moveFrom w:id="346" w:author="Micah Freedman" w:date="2022-03-11T15:01:00Z"/>
                <w:rFonts w:ascii="Arial" w:hAnsi="Arial" w:cs="Arial"/>
                <w:b/>
                <w:bCs/>
                <w:sz w:val="20"/>
                <w:szCs w:val="20"/>
              </w:rPr>
            </w:pPr>
            <w:moveFrom w:id="347" w:author="Micah Freedman" w:date="2022-03-11T15:01:00Z">
              <w:r w:rsidRPr="000E2622" w:rsidDel="00CB5C04">
                <w:rPr>
                  <w:rFonts w:ascii="Arial" w:hAnsi="Arial" w:cs="Arial"/>
                  <w:b/>
                  <w:bCs/>
                  <w:sz w:val="20"/>
                  <w:szCs w:val="20"/>
                </w:rPr>
                <w:t>23</w:t>
              </w:r>
            </w:moveFrom>
          </w:p>
        </w:tc>
        <w:tc>
          <w:tcPr>
            <w:tcW w:w="910" w:type="dxa"/>
            <w:gridSpan w:val="2"/>
            <w:tcBorders>
              <w:top w:val="single" w:sz="4" w:space="0" w:color="auto"/>
              <w:left w:val="nil"/>
              <w:bottom w:val="nil"/>
              <w:right w:val="nil"/>
            </w:tcBorders>
            <w:vAlign w:val="center"/>
            <w:tcPrChange w:id="348" w:author="Micah Freedman" w:date="2022-03-20T14:15:00Z">
              <w:tcPr>
                <w:tcW w:w="952" w:type="dxa"/>
                <w:gridSpan w:val="2"/>
                <w:tcBorders>
                  <w:top w:val="single" w:sz="4" w:space="0" w:color="auto"/>
                  <w:left w:val="nil"/>
                  <w:bottom w:val="nil"/>
                  <w:right w:val="nil"/>
                </w:tcBorders>
                <w:vAlign w:val="center"/>
              </w:tcPr>
            </w:tcPrChange>
          </w:tcPr>
          <w:p w14:paraId="7113B713" w14:textId="734BB111" w:rsidR="00FF0CFC" w:rsidRPr="000E2622" w:rsidDel="00CB5C04" w:rsidRDefault="00FF0CFC" w:rsidP="001C6B1D">
            <w:pPr>
              <w:jc w:val="center"/>
              <w:rPr>
                <w:moveFrom w:id="349" w:author="Micah Freedman" w:date="2022-03-11T15:01:00Z"/>
                <w:rFonts w:ascii="Arial" w:hAnsi="Arial" w:cs="Arial"/>
                <w:b/>
                <w:bCs/>
                <w:sz w:val="20"/>
                <w:szCs w:val="20"/>
              </w:rPr>
            </w:pPr>
            <w:moveFrom w:id="350" w:author="Micah Freedman" w:date="2022-03-11T15:01:00Z">
              <w:r w:rsidRPr="000E2622" w:rsidDel="00CB5C04">
                <w:rPr>
                  <w:rFonts w:ascii="Arial" w:hAnsi="Arial" w:cs="Arial"/>
                  <w:b/>
                  <w:bCs/>
                  <w:sz w:val="20"/>
                  <w:szCs w:val="20"/>
                </w:rPr>
                <w:t>11</w:t>
              </w:r>
            </w:moveFrom>
          </w:p>
        </w:tc>
        <w:tc>
          <w:tcPr>
            <w:tcW w:w="791" w:type="dxa"/>
            <w:gridSpan w:val="2"/>
            <w:tcBorders>
              <w:top w:val="single" w:sz="4" w:space="0" w:color="auto"/>
              <w:left w:val="nil"/>
              <w:bottom w:val="nil"/>
              <w:right w:val="nil"/>
            </w:tcBorders>
            <w:vAlign w:val="center"/>
            <w:tcPrChange w:id="351" w:author="Micah Freedman" w:date="2022-03-20T14:15:00Z">
              <w:tcPr>
                <w:tcW w:w="826" w:type="dxa"/>
                <w:gridSpan w:val="2"/>
                <w:tcBorders>
                  <w:top w:val="single" w:sz="4" w:space="0" w:color="auto"/>
                  <w:left w:val="nil"/>
                  <w:bottom w:val="nil"/>
                  <w:right w:val="nil"/>
                </w:tcBorders>
                <w:vAlign w:val="center"/>
              </w:tcPr>
            </w:tcPrChange>
          </w:tcPr>
          <w:p w14:paraId="1C634486" w14:textId="3639A943" w:rsidR="00FF0CFC" w:rsidRPr="000E2622" w:rsidDel="00CB5C04" w:rsidRDefault="00FF0CFC" w:rsidP="001C6B1D">
            <w:pPr>
              <w:jc w:val="center"/>
              <w:rPr>
                <w:moveFrom w:id="352" w:author="Micah Freedman" w:date="2022-03-11T15:01:00Z"/>
                <w:rFonts w:ascii="Arial" w:hAnsi="Arial" w:cs="Arial"/>
                <w:b/>
                <w:bCs/>
                <w:sz w:val="20"/>
                <w:szCs w:val="20"/>
              </w:rPr>
            </w:pPr>
            <w:moveFrom w:id="353" w:author="Micah Freedman" w:date="2022-03-11T15:01:00Z">
              <w:r w:rsidRPr="000E2622" w:rsidDel="00CB5C04">
                <w:rPr>
                  <w:rFonts w:ascii="Arial" w:hAnsi="Arial" w:cs="Arial"/>
                  <w:b/>
                  <w:bCs/>
                  <w:sz w:val="20"/>
                  <w:szCs w:val="20"/>
                </w:rPr>
                <w:t>9</w:t>
              </w:r>
            </w:moveFrom>
          </w:p>
        </w:tc>
        <w:tc>
          <w:tcPr>
            <w:tcW w:w="854" w:type="dxa"/>
            <w:tcBorders>
              <w:top w:val="single" w:sz="4" w:space="0" w:color="auto"/>
              <w:left w:val="nil"/>
              <w:bottom w:val="nil"/>
              <w:right w:val="nil"/>
            </w:tcBorders>
            <w:vAlign w:val="center"/>
            <w:tcPrChange w:id="354" w:author="Micah Freedman" w:date="2022-03-20T14:15:00Z">
              <w:tcPr>
                <w:tcW w:w="892" w:type="dxa"/>
                <w:gridSpan w:val="2"/>
                <w:tcBorders>
                  <w:top w:val="single" w:sz="4" w:space="0" w:color="auto"/>
                  <w:left w:val="nil"/>
                  <w:bottom w:val="nil"/>
                  <w:right w:val="nil"/>
                </w:tcBorders>
                <w:vAlign w:val="center"/>
              </w:tcPr>
            </w:tcPrChange>
          </w:tcPr>
          <w:p w14:paraId="27487C75" w14:textId="11E2F6EF" w:rsidR="00FF0CFC" w:rsidRPr="000E2622" w:rsidDel="00CB5C04" w:rsidRDefault="00FF0CFC" w:rsidP="001C6B1D">
            <w:pPr>
              <w:jc w:val="center"/>
              <w:rPr>
                <w:moveFrom w:id="355" w:author="Micah Freedman" w:date="2022-03-11T15:01:00Z"/>
                <w:rFonts w:ascii="Arial" w:hAnsi="Arial" w:cs="Arial"/>
                <w:b/>
                <w:bCs/>
                <w:sz w:val="20"/>
                <w:szCs w:val="20"/>
              </w:rPr>
            </w:pPr>
            <w:moveFrom w:id="356" w:author="Micah Freedman" w:date="2022-03-11T15:01:00Z">
              <w:r w:rsidRPr="000E2622" w:rsidDel="00CB5C04">
                <w:rPr>
                  <w:rFonts w:ascii="Arial" w:hAnsi="Arial" w:cs="Arial"/>
                  <w:b/>
                  <w:bCs/>
                  <w:sz w:val="20"/>
                  <w:szCs w:val="20"/>
                </w:rPr>
                <w:t>8</w:t>
              </w:r>
            </w:moveFrom>
          </w:p>
        </w:tc>
        <w:tc>
          <w:tcPr>
            <w:tcW w:w="1046" w:type="dxa"/>
            <w:gridSpan w:val="3"/>
            <w:tcBorders>
              <w:top w:val="single" w:sz="4" w:space="0" w:color="auto"/>
              <w:left w:val="nil"/>
              <w:bottom w:val="nil"/>
              <w:right w:val="nil"/>
            </w:tcBorders>
            <w:vAlign w:val="center"/>
            <w:tcPrChange w:id="357" w:author="Micah Freedman" w:date="2022-03-20T14:15:00Z">
              <w:tcPr>
                <w:tcW w:w="907" w:type="dxa"/>
                <w:tcBorders>
                  <w:top w:val="single" w:sz="4" w:space="0" w:color="auto"/>
                  <w:left w:val="nil"/>
                  <w:bottom w:val="nil"/>
                  <w:right w:val="nil"/>
                </w:tcBorders>
                <w:vAlign w:val="center"/>
              </w:tcPr>
            </w:tcPrChange>
          </w:tcPr>
          <w:p w14:paraId="22DB5BB0" w14:textId="5360DE4F" w:rsidR="00FF0CFC" w:rsidRPr="000E2622" w:rsidDel="00CB5C04" w:rsidRDefault="00FF0CFC" w:rsidP="001C6B1D">
            <w:pPr>
              <w:jc w:val="center"/>
              <w:rPr>
                <w:moveFrom w:id="358" w:author="Micah Freedman" w:date="2022-03-11T15:01:00Z"/>
                <w:rFonts w:ascii="Arial" w:hAnsi="Arial" w:cs="Arial"/>
                <w:b/>
                <w:bCs/>
                <w:sz w:val="20"/>
                <w:szCs w:val="20"/>
              </w:rPr>
            </w:pPr>
            <w:moveFrom w:id="359" w:author="Micah Freedman" w:date="2022-03-11T15:01:00Z">
              <w:r w:rsidRPr="000E2622" w:rsidDel="00CB5C04">
                <w:rPr>
                  <w:rFonts w:ascii="Arial" w:hAnsi="Arial" w:cs="Arial"/>
                  <w:b/>
                  <w:bCs/>
                  <w:sz w:val="20"/>
                  <w:szCs w:val="20"/>
                </w:rPr>
                <w:t>13</w:t>
              </w:r>
            </w:moveFrom>
          </w:p>
        </w:tc>
        <w:tc>
          <w:tcPr>
            <w:tcW w:w="1076" w:type="dxa"/>
            <w:tcBorders>
              <w:top w:val="single" w:sz="4" w:space="0" w:color="auto"/>
              <w:left w:val="nil"/>
              <w:bottom w:val="nil"/>
              <w:right w:val="single" w:sz="4" w:space="0" w:color="auto"/>
            </w:tcBorders>
            <w:vAlign w:val="center"/>
            <w:tcPrChange w:id="360" w:author="Micah Freedman" w:date="2022-03-20T14:15:00Z">
              <w:tcPr>
                <w:tcW w:w="1067" w:type="dxa"/>
                <w:gridSpan w:val="2"/>
                <w:tcBorders>
                  <w:top w:val="single" w:sz="4" w:space="0" w:color="auto"/>
                  <w:left w:val="nil"/>
                  <w:bottom w:val="nil"/>
                  <w:right w:val="single" w:sz="4" w:space="0" w:color="auto"/>
                </w:tcBorders>
                <w:vAlign w:val="center"/>
              </w:tcPr>
            </w:tcPrChange>
          </w:tcPr>
          <w:p w14:paraId="545937D8" w14:textId="3B3ED185" w:rsidR="00FF0CFC" w:rsidRPr="000E2622" w:rsidDel="00CB5C04" w:rsidRDefault="00FF0CFC" w:rsidP="001C6B1D">
            <w:pPr>
              <w:jc w:val="center"/>
              <w:rPr>
                <w:moveFrom w:id="361" w:author="Micah Freedman" w:date="2022-03-11T15:01:00Z"/>
                <w:rFonts w:ascii="Arial" w:hAnsi="Arial" w:cs="Arial"/>
                <w:b/>
                <w:bCs/>
                <w:sz w:val="20"/>
                <w:szCs w:val="20"/>
              </w:rPr>
            </w:pPr>
            <w:moveFrom w:id="362" w:author="Micah Freedman" w:date="2022-03-11T15:01:00Z">
              <w:r w:rsidRPr="000E2622" w:rsidDel="00CB5C04">
                <w:rPr>
                  <w:rFonts w:ascii="Arial" w:hAnsi="Arial" w:cs="Arial"/>
                  <w:b/>
                  <w:bCs/>
                  <w:sz w:val="20"/>
                  <w:szCs w:val="20"/>
                </w:rPr>
                <w:t>8</w:t>
              </w:r>
            </w:moveFrom>
          </w:p>
        </w:tc>
        <w:tc>
          <w:tcPr>
            <w:tcW w:w="812" w:type="dxa"/>
            <w:gridSpan w:val="2"/>
            <w:tcBorders>
              <w:top w:val="single" w:sz="4" w:space="0" w:color="auto"/>
              <w:left w:val="single" w:sz="4" w:space="0" w:color="auto"/>
              <w:bottom w:val="nil"/>
              <w:right w:val="single" w:sz="4" w:space="0" w:color="auto"/>
            </w:tcBorders>
            <w:vAlign w:val="center"/>
            <w:tcPrChange w:id="363" w:author="Micah Freedman" w:date="2022-03-20T14:15:00Z">
              <w:tcPr>
                <w:tcW w:w="859" w:type="dxa"/>
                <w:gridSpan w:val="2"/>
                <w:tcBorders>
                  <w:top w:val="single" w:sz="4" w:space="0" w:color="auto"/>
                  <w:left w:val="single" w:sz="4" w:space="0" w:color="auto"/>
                  <w:bottom w:val="nil"/>
                  <w:right w:val="single" w:sz="4" w:space="0" w:color="auto"/>
                </w:tcBorders>
                <w:vAlign w:val="center"/>
              </w:tcPr>
            </w:tcPrChange>
          </w:tcPr>
          <w:p w14:paraId="21C76586" w14:textId="260B7F8F" w:rsidR="00FF0CFC" w:rsidRPr="000E2622" w:rsidDel="00CB5C04" w:rsidRDefault="00FF0CFC" w:rsidP="001C6B1D">
            <w:pPr>
              <w:jc w:val="center"/>
              <w:rPr>
                <w:moveFrom w:id="364" w:author="Micah Freedman" w:date="2022-03-11T15:01:00Z"/>
                <w:rFonts w:ascii="Arial" w:hAnsi="Arial" w:cs="Arial"/>
                <w:b/>
                <w:bCs/>
                <w:sz w:val="20"/>
                <w:szCs w:val="20"/>
              </w:rPr>
            </w:pPr>
            <w:moveFrom w:id="365" w:author="Micah Freedman" w:date="2022-03-11T15:01:00Z">
              <w:r w:rsidRPr="000E2622" w:rsidDel="00CB5C04">
                <w:rPr>
                  <w:rFonts w:ascii="Arial" w:hAnsi="Arial" w:cs="Arial"/>
                  <w:b/>
                  <w:bCs/>
                  <w:sz w:val="20"/>
                  <w:szCs w:val="20"/>
                </w:rPr>
                <w:t>72</w:t>
              </w:r>
            </w:moveFrom>
          </w:p>
        </w:tc>
      </w:tr>
      <w:tr w:rsidR="00CA16A4" w:rsidRPr="000E2622" w:rsidDel="00CB5C04" w14:paraId="1FE598DC" w14:textId="77777777" w:rsidTr="00CA16A4">
        <w:trPr>
          <w:trHeight w:val="77"/>
          <w:del w:id="366" w:author="Micah Freedman" w:date="2022-03-11T15:01:00Z"/>
          <w:trPrChange w:id="367" w:author="Micah Freedman" w:date="2022-03-20T14:15:00Z">
            <w:trPr>
              <w:trHeight w:val="77"/>
            </w:trPr>
          </w:trPrChange>
        </w:trPr>
        <w:tc>
          <w:tcPr>
            <w:tcW w:w="3892" w:type="dxa"/>
            <w:gridSpan w:val="4"/>
            <w:tcBorders>
              <w:top w:val="nil"/>
              <w:left w:val="single" w:sz="4" w:space="0" w:color="auto"/>
              <w:bottom w:val="single" w:sz="4" w:space="0" w:color="auto"/>
              <w:right w:val="nil"/>
            </w:tcBorders>
            <w:vAlign w:val="center"/>
            <w:tcPrChange w:id="368" w:author="Micah Freedman" w:date="2022-03-20T14:15:00Z">
              <w:tcPr>
                <w:tcW w:w="4106" w:type="dxa"/>
                <w:gridSpan w:val="4"/>
                <w:tcBorders>
                  <w:top w:val="nil"/>
                  <w:left w:val="single" w:sz="4" w:space="0" w:color="auto"/>
                  <w:bottom w:val="single" w:sz="4" w:space="0" w:color="auto"/>
                  <w:right w:val="nil"/>
                </w:tcBorders>
                <w:vAlign w:val="center"/>
              </w:tcPr>
            </w:tcPrChange>
          </w:tcPr>
          <w:p w14:paraId="4D8C7A4C" w14:textId="29741EBF" w:rsidR="00234351" w:rsidRPr="000E2622" w:rsidDel="00CB5C04" w:rsidRDefault="00234351" w:rsidP="001C6B1D">
            <w:pPr>
              <w:jc w:val="center"/>
              <w:rPr>
                <w:moveFrom w:id="369" w:author="Micah Freedman" w:date="2022-03-11T15:01:00Z"/>
                <w:rFonts w:ascii="Arial" w:hAnsi="Arial" w:cs="Arial"/>
                <w:b/>
                <w:bCs/>
                <w:sz w:val="20"/>
                <w:szCs w:val="20"/>
              </w:rPr>
            </w:pPr>
          </w:p>
        </w:tc>
        <w:tc>
          <w:tcPr>
            <w:tcW w:w="931" w:type="dxa"/>
            <w:gridSpan w:val="2"/>
            <w:tcBorders>
              <w:top w:val="nil"/>
              <w:left w:val="nil"/>
              <w:bottom w:val="single" w:sz="4" w:space="0" w:color="auto"/>
              <w:right w:val="nil"/>
            </w:tcBorders>
            <w:vAlign w:val="center"/>
            <w:tcPrChange w:id="370" w:author="Micah Freedman" w:date="2022-03-20T14:15:00Z">
              <w:tcPr>
                <w:tcW w:w="983" w:type="dxa"/>
                <w:gridSpan w:val="2"/>
                <w:tcBorders>
                  <w:top w:val="nil"/>
                  <w:left w:val="nil"/>
                  <w:bottom w:val="single" w:sz="4" w:space="0" w:color="auto"/>
                  <w:right w:val="nil"/>
                </w:tcBorders>
                <w:vAlign w:val="center"/>
              </w:tcPr>
            </w:tcPrChange>
          </w:tcPr>
          <w:p w14:paraId="213C9FC9" w14:textId="66CC5449" w:rsidR="00234351" w:rsidRPr="000E2622" w:rsidDel="00CB5C04" w:rsidRDefault="00234351" w:rsidP="001C6B1D">
            <w:pPr>
              <w:jc w:val="center"/>
              <w:rPr>
                <w:moveFrom w:id="371" w:author="Micah Freedman" w:date="2022-03-11T15:01:00Z"/>
                <w:rFonts w:ascii="Arial" w:hAnsi="Arial" w:cs="Arial"/>
                <w:b/>
                <w:bCs/>
                <w:sz w:val="20"/>
                <w:szCs w:val="20"/>
              </w:rPr>
            </w:pPr>
          </w:p>
        </w:tc>
        <w:tc>
          <w:tcPr>
            <w:tcW w:w="910" w:type="dxa"/>
            <w:gridSpan w:val="2"/>
            <w:tcBorders>
              <w:top w:val="nil"/>
              <w:left w:val="nil"/>
              <w:bottom w:val="single" w:sz="4" w:space="0" w:color="auto"/>
              <w:right w:val="nil"/>
            </w:tcBorders>
            <w:vAlign w:val="center"/>
            <w:tcPrChange w:id="372" w:author="Micah Freedman" w:date="2022-03-20T14:15:00Z">
              <w:tcPr>
                <w:tcW w:w="952" w:type="dxa"/>
                <w:gridSpan w:val="2"/>
                <w:tcBorders>
                  <w:top w:val="nil"/>
                  <w:left w:val="nil"/>
                  <w:bottom w:val="single" w:sz="4" w:space="0" w:color="auto"/>
                  <w:right w:val="nil"/>
                </w:tcBorders>
                <w:vAlign w:val="center"/>
              </w:tcPr>
            </w:tcPrChange>
          </w:tcPr>
          <w:p w14:paraId="2DCAA442" w14:textId="47CA58A0" w:rsidR="00234351" w:rsidRPr="000E2622" w:rsidDel="00CB5C04" w:rsidRDefault="00234351" w:rsidP="001C6B1D">
            <w:pPr>
              <w:jc w:val="center"/>
              <w:rPr>
                <w:moveFrom w:id="373" w:author="Micah Freedman" w:date="2022-03-11T15:01:00Z"/>
                <w:rFonts w:ascii="Arial" w:hAnsi="Arial" w:cs="Arial"/>
                <w:b/>
                <w:bCs/>
                <w:sz w:val="20"/>
                <w:szCs w:val="20"/>
              </w:rPr>
            </w:pPr>
          </w:p>
        </w:tc>
        <w:tc>
          <w:tcPr>
            <w:tcW w:w="791" w:type="dxa"/>
            <w:gridSpan w:val="2"/>
            <w:tcBorders>
              <w:top w:val="nil"/>
              <w:left w:val="nil"/>
              <w:bottom w:val="single" w:sz="4" w:space="0" w:color="auto"/>
              <w:right w:val="nil"/>
            </w:tcBorders>
            <w:vAlign w:val="center"/>
            <w:tcPrChange w:id="374" w:author="Micah Freedman" w:date="2022-03-20T14:15:00Z">
              <w:tcPr>
                <w:tcW w:w="826" w:type="dxa"/>
                <w:gridSpan w:val="2"/>
                <w:tcBorders>
                  <w:top w:val="nil"/>
                  <w:left w:val="nil"/>
                  <w:bottom w:val="single" w:sz="4" w:space="0" w:color="auto"/>
                  <w:right w:val="nil"/>
                </w:tcBorders>
                <w:vAlign w:val="center"/>
              </w:tcPr>
            </w:tcPrChange>
          </w:tcPr>
          <w:p w14:paraId="520C4155" w14:textId="38B6BF60" w:rsidR="00234351" w:rsidRPr="000E2622" w:rsidDel="00CB5C04" w:rsidRDefault="00234351" w:rsidP="001C6B1D">
            <w:pPr>
              <w:jc w:val="center"/>
              <w:rPr>
                <w:moveFrom w:id="375" w:author="Micah Freedman" w:date="2022-03-11T15:01:00Z"/>
                <w:rFonts w:ascii="Arial" w:hAnsi="Arial" w:cs="Arial"/>
                <w:b/>
                <w:bCs/>
                <w:sz w:val="20"/>
                <w:szCs w:val="20"/>
              </w:rPr>
            </w:pPr>
          </w:p>
        </w:tc>
        <w:tc>
          <w:tcPr>
            <w:tcW w:w="854" w:type="dxa"/>
            <w:tcBorders>
              <w:top w:val="nil"/>
              <w:left w:val="nil"/>
              <w:bottom w:val="single" w:sz="4" w:space="0" w:color="auto"/>
              <w:right w:val="nil"/>
            </w:tcBorders>
            <w:vAlign w:val="center"/>
            <w:tcPrChange w:id="376" w:author="Micah Freedman" w:date="2022-03-20T14:15:00Z">
              <w:tcPr>
                <w:tcW w:w="892" w:type="dxa"/>
                <w:gridSpan w:val="2"/>
                <w:tcBorders>
                  <w:top w:val="nil"/>
                  <w:left w:val="nil"/>
                  <w:bottom w:val="single" w:sz="4" w:space="0" w:color="auto"/>
                  <w:right w:val="nil"/>
                </w:tcBorders>
                <w:vAlign w:val="center"/>
              </w:tcPr>
            </w:tcPrChange>
          </w:tcPr>
          <w:p w14:paraId="3B332D0D" w14:textId="55D8AA21" w:rsidR="00234351" w:rsidRPr="000E2622" w:rsidDel="00CB5C04" w:rsidRDefault="00234351" w:rsidP="001C6B1D">
            <w:pPr>
              <w:jc w:val="center"/>
              <w:rPr>
                <w:moveFrom w:id="377" w:author="Micah Freedman" w:date="2022-03-11T15:01:00Z"/>
                <w:rFonts w:ascii="Arial" w:hAnsi="Arial" w:cs="Arial"/>
                <w:b/>
                <w:bCs/>
                <w:sz w:val="20"/>
                <w:szCs w:val="20"/>
              </w:rPr>
            </w:pPr>
          </w:p>
        </w:tc>
        <w:tc>
          <w:tcPr>
            <w:tcW w:w="1046" w:type="dxa"/>
            <w:gridSpan w:val="3"/>
            <w:tcBorders>
              <w:top w:val="nil"/>
              <w:left w:val="nil"/>
              <w:bottom w:val="single" w:sz="4" w:space="0" w:color="auto"/>
              <w:right w:val="nil"/>
            </w:tcBorders>
            <w:vAlign w:val="center"/>
            <w:tcPrChange w:id="378" w:author="Micah Freedman" w:date="2022-03-20T14:15:00Z">
              <w:tcPr>
                <w:tcW w:w="907" w:type="dxa"/>
                <w:tcBorders>
                  <w:top w:val="nil"/>
                  <w:left w:val="nil"/>
                  <w:bottom w:val="single" w:sz="4" w:space="0" w:color="auto"/>
                  <w:right w:val="nil"/>
                </w:tcBorders>
                <w:vAlign w:val="center"/>
              </w:tcPr>
            </w:tcPrChange>
          </w:tcPr>
          <w:p w14:paraId="35541707" w14:textId="74038F2C" w:rsidR="00234351" w:rsidRPr="000E2622" w:rsidDel="00CB5C04" w:rsidRDefault="00234351" w:rsidP="001C6B1D">
            <w:pPr>
              <w:jc w:val="center"/>
              <w:rPr>
                <w:moveFrom w:id="379" w:author="Micah Freedman" w:date="2022-03-11T15:01:00Z"/>
                <w:rFonts w:ascii="Arial" w:hAnsi="Arial" w:cs="Arial"/>
                <w:b/>
                <w:bCs/>
                <w:sz w:val="20"/>
                <w:szCs w:val="20"/>
              </w:rPr>
            </w:pPr>
          </w:p>
        </w:tc>
        <w:tc>
          <w:tcPr>
            <w:tcW w:w="1076" w:type="dxa"/>
            <w:tcBorders>
              <w:top w:val="nil"/>
              <w:left w:val="nil"/>
              <w:bottom w:val="single" w:sz="4" w:space="0" w:color="auto"/>
              <w:right w:val="single" w:sz="4" w:space="0" w:color="auto"/>
            </w:tcBorders>
            <w:vAlign w:val="center"/>
            <w:tcPrChange w:id="380" w:author="Micah Freedman" w:date="2022-03-20T14:15:00Z">
              <w:tcPr>
                <w:tcW w:w="1067" w:type="dxa"/>
                <w:gridSpan w:val="2"/>
                <w:tcBorders>
                  <w:top w:val="nil"/>
                  <w:left w:val="nil"/>
                  <w:bottom w:val="single" w:sz="4" w:space="0" w:color="auto"/>
                  <w:right w:val="single" w:sz="4" w:space="0" w:color="auto"/>
                </w:tcBorders>
                <w:vAlign w:val="center"/>
              </w:tcPr>
            </w:tcPrChange>
          </w:tcPr>
          <w:p w14:paraId="76043012" w14:textId="47988D5C" w:rsidR="00234351" w:rsidRPr="000E2622" w:rsidDel="00CB5C04" w:rsidRDefault="00234351" w:rsidP="001C6B1D">
            <w:pPr>
              <w:jc w:val="center"/>
              <w:rPr>
                <w:moveFrom w:id="381" w:author="Micah Freedman" w:date="2022-03-11T15:01:00Z"/>
                <w:rFonts w:ascii="Arial" w:hAnsi="Arial" w:cs="Arial"/>
                <w:b/>
                <w:bCs/>
                <w:sz w:val="20"/>
                <w:szCs w:val="20"/>
              </w:rPr>
            </w:pPr>
          </w:p>
        </w:tc>
        <w:tc>
          <w:tcPr>
            <w:tcW w:w="812" w:type="dxa"/>
            <w:gridSpan w:val="2"/>
            <w:tcBorders>
              <w:top w:val="nil"/>
              <w:left w:val="single" w:sz="4" w:space="0" w:color="auto"/>
              <w:bottom w:val="single" w:sz="4" w:space="0" w:color="auto"/>
              <w:right w:val="single" w:sz="4" w:space="0" w:color="auto"/>
            </w:tcBorders>
            <w:vAlign w:val="center"/>
            <w:tcPrChange w:id="382" w:author="Micah Freedman" w:date="2022-03-20T14:15:00Z">
              <w:tcPr>
                <w:tcW w:w="859" w:type="dxa"/>
                <w:gridSpan w:val="2"/>
                <w:tcBorders>
                  <w:top w:val="nil"/>
                  <w:left w:val="single" w:sz="4" w:space="0" w:color="auto"/>
                  <w:bottom w:val="single" w:sz="4" w:space="0" w:color="auto"/>
                  <w:right w:val="single" w:sz="4" w:space="0" w:color="auto"/>
                </w:tcBorders>
                <w:vAlign w:val="center"/>
              </w:tcPr>
            </w:tcPrChange>
          </w:tcPr>
          <w:p w14:paraId="19B51C26" w14:textId="4273DE5C" w:rsidR="00234351" w:rsidRPr="000E2622" w:rsidDel="00CB5C04" w:rsidRDefault="00234351" w:rsidP="001C6B1D">
            <w:pPr>
              <w:jc w:val="center"/>
              <w:rPr>
                <w:moveFrom w:id="383" w:author="Micah Freedman" w:date="2022-03-11T15:01:00Z"/>
                <w:rFonts w:ascii="Arial" w:hAnsi="Arial" w:cs="Arial"/>
                <w:b/>
                <w:bCs/>
                <w:sz w:val="20"/>
                <w:szCs w:val="20"/>
              </w:rPr>
            </w:pPr>
          </w:p>
        </w:tc>
      </w:tr>
      <w:tr w:rsidR="00CA16A4" w:rsidRPr="000E2622" w:rsidDel="00CB5C04" w14:paraId="068FE500" w14:textId="77777777" w:rsidTr="00CA16A4">
        <w:trPr>
          <w:trHeight w:val="77"/>
          <w:del w:id="384" w:author="Micah Freedman" w:date="2022-03-11T15:01:00Z"/>
          <w:trPrChange w:id="385" w:author="Micah Freedman" w:date="2022-03-20T14:15:00Z">
            <w:trPr>
              <w:trHeight w:val="77"/>
            </w:trPr>
          </w:trPrChange>
        </w:trPr>
        <w:tc>
          <w:tcPr>
            <w:tcW w:w="1718" w:type="dxa"/>
            <w:gridSpan w:val="2"/>
            <w:tcBorders>
              <w:top w:val="single" w:sz="4" w:space="0" w:color="auto"/>
              <w:left w:val="single" w:sz="4" w:space="0" w:color="auto"/>
              <w:bottom w:val="single" w:sz="4" w:space="0" w:color="auto"/>
              <w:right w:val="nil"/>
            </w:tcBorders>
            <w:vAlign w:val="center"/>
            <w:tcPrChange w:id="386" w:author="Micah Freedman" w:date="2022-03-20T14:15:00Z">
              <w:tcPr>
                <w:tcW w:w="1869" w:type="dxa"/>
                <w:gridSpan w:val="2"/>
                <w:tcBorders>
                  <w:top w:val="single" w:sz="4" w:space="0" w:color="auto"/>
                  <w:left w:val="single" w:sz="4" w:space="0" w:color="auto"/>
                  <w:bottom w:val="single" w:sz="4" w:space="0" w:color="auto"/>
                  <w:right w:val="nil"/>
                </w:tcBorders>
                <w:vAlign w:val="center"/>
              </w:tcPr>
            </w:tcPrChange>
          </w:tcPr>
          <w:p w14:paraId="76BF7A15" w14:textId="3216A6AA" w:rsidR="008E290E" w:rsidRPr="000E2622" w:rsidDel="00CB5C04" w:rsidRDefault="005C2D11" w:rsidP="008E290E">
            <w:pPr>
              <w:jc w:val="center"/>
              <w:rPr>
                <w:moveFrom w:id="387" w:author="Micah Freedman" w:date="2022-03-11T15:01:00Z"/>
                <w:rFonts w:ascii="Arial" w:hAnsi="Arial" w:cs="Arial"/>
                <w:sz w:val="20"/>
                <w:szCs w:val="20"/>
              </w:rPr>
            </w:pPr>
            <w:moveFrom w:id="388" w:author="Micah Freedman" w:date="2022-03-11T15:01:00Z">
              <w:r w:rsidRPr="000E2622" w:rsidDel="00CB5C04">
                <w:rPr>
                  <w:rFonts w:ascii="Arial" w:hAnsi="Arial" w:cs="Arial"/>
                  <w:b/>
                  <w:bCs/>
                  <w:sz w:val="20"/>
                  <w:szCs w:val="20"/>
                </w:rPr>
                <w:t>Population</w:t>
              </w:r>
            </w:moveFrom>
          </w:p>
        </w:tc>
        <w:tc>
          <w:tcPr>
            <w:tcW w:w="2174" w:type="dxa"/>
            <w:gridSpan w:val="2"/>
            <w:tcBorders>
              <w:top w:val="single" w:sz="4" w:space="0" w:color="auto"/>
              <w:left w:val="nil"/>
              <w:bottom w:val="single" w:sz="4" w:space="0" w:color="auto"/>
              <w:right w:val="nil"/>
            </w:tcBorders>
            <w:vAlign w:val="center"/>
            <w:tcPrChange w:id="389" w:author="Micah Freedman" w:date="2022-03-20T14:15:00Z">
              <w:tcPr>
                <w:tcW w:w="2237" w:type="dxa"/>
                <w:gridSpan w:val="2"/>
                <w:tcBorders>
                  <w:top w:val="single" w:sz="4" w:space="0" w:color="auto"/>
                  <w:left w:val="nil"/>
                  <w:bottom w:val="single" w:sz="4" w:space="0" w:color="auto"/>
                  <w:right w:val="nil"/>
                </w:tcBorders>
                <w:vAlign w:val="center"/>
              </w:tcPr>
            </w:tcPrChange>
          </w:tcPr>
          <w:p w14:paraId="2ABB6EEB" w14:textId="0A5FCE4E" w:rsidR="008E290E" w:rsidRPr="000E2622" w:rsidDel="00CB5C04" w:rsidRDefault="008E290E" w:rsidP="008E290E">
            <w:pPr>
              <w:jc w:val="center"/>
              <w:rPr>
                <w:moveFrom w:id="390" w:author="Micah Freedman" w:date="2022-03-11T15:01:00Z"/>
                <w:rFonts w:ascii="Arial" w:hAnsi="Arial" w:cs="Arial"/>
                <w:sz w:val="20"/>
                <w:szCs w:val="20"/>
              </w:rPr>
            </w:pPr>
            <w:moveFrom w:id="391" w:author="Micah Freedman" w:date="2022-03-11T15:01:00Z">
              <w:r w:rsidRPr="000E2622" w:rsidDel="00CB5C04">
                <w:rPr>
                  <w:rFonts w:ascii="Arial" w:hAnsi="Arial" w:cs="Arial"/>
                  <w:b/>
                  <w:bCs/>
                  <w:sz w:val="20"/>
                  <w:szCs w:val="20"/>
                </w:rPr>
                <w:t>Family ID</w:t>
              </w:r>
            </w:moveFrom>
          </w:p>
        </w:tc>
        <w:tc>
          <w:tcPr>
            <w:tcW w:w="931" w:type="dxa"/>
            <w:gridSpan w:val="2"/>
            <w:tcBorders>
              <w:top w:val="single" w:sz="4" w:space="0" w:color="auto"/>
              <w:left w:val="nil"/>
              <w:bottom w:val="single" w:sz="4" w:space="0" w:color="auto"/>
              <w:right w:val="nil"/>
            </w:tcBorders>
            <w:vAlign w:val="center"/>
            <w:tcPrChange w:id="392" w:author="Micah Freedman" w:date="2022-03-20T14:15:00Z">
              <w:tcPr>
                <w:tcW w:w="983" w:type="dxa"/>
                <w:gridSpan w:val="2"/>
                <w:tcBorders>
                  <w:top w:val="single" w:sz="4" w:space="0" w:color="auto"/>
                  <w:left w:val="nil"/>
                  <w:bottom w:val="single" w:sz="4" w:space="0" w:color="auto"/>
                  <w:right w:val="nil"/>
                </w:tcBorders>
                <w:vAlign w:val="center"/>
              </w:tcPr>
            </w:tcPrChange>
          </w:tcPr>
          <w:p w14:paraId="739AE770" w14:textId="2741AD1F" w:rsidR="008E290E" w:rsidRPr="000E2622" w:rsidDel="00CB5C04" w:rsidRDefault="008E290E" w:rsidP="008E290E">
            <w:pPr>
              <w:jc w:val="center"/>
              <w:rPr>
                <w:moveFrom w:id="393" w:author="Micah Freedman" w:date="2022-03-11T15:01:00Z"/>
                <w:rFonts w:ascii="Arial" w:hAnsi="Arial" w:cs="Arial"/>
                <w:sz w:val="20"/>
                <w:szCs w:val="20"/>
              </w:rPr>
            </w:pPr>
            <w:moveFrom w:id="394" w:author="Micah Freedman" w:date="2022-03-11T15:01:00Z">
              <w:r w:rsidRPr="000E2622" w:rsidDel="00CB5C04">
                <w:rPr>
                  <w:rFonts w:ascii="Arial" w:hAnsi="Arial" w:cs="Arial"/>
                  <w:b/>
                  <w:bCs/>
                  <w:sz w:val="20"/>
                  <w:szCs w:val="20"/>
                </w:rPr>
                <w:t>GOPH</w:t>
              </w:r>
            </w:moveFrom>
          </w:p>
        </w:tc>
        <w:tc>
          <w:tcPr>
            <w:tcW w:w="910" w:type="dxa"/>
            <w:gridSpan w:val="2"/>
            <w:tcBorders>
              <w:top w:val="single" w:sz="4" w:space="0" w:color="auto"/>
              <w:left w:val="nil"/>
              <w:bottom w:val="single" w:sz="4" w:space="0" w:color="auto"/>
              <w:right w:val="nil"/>
            </w:tcBorders>
            <w:vAlign w:val="center"/>
            <w:tcPrChange w:id="395" w:author="Micah Freedman" w:date="2022-03-20T14:15:00Z">
              <w:tcPr>
                <w:tcW w:w="952" w:type="dxa"/>
                <w:gridSpan w:val="2"/>
                <w:tcBorders>
                  <w:top w:val="single" w:sz="4" w:space="0" w:color="auto"/>
                  <w:left w:val="nil"/>
                  <w:bottom w:val="single" w:sz="4" w:space="0" w:color="auto"/>
                  <w:right w:val="nil"/>
                </w:tcBorders>
                <w:vAlign w:val="center"/>
              </w:tcPr>
            </w:tcPrChange>
          </w:tcPr>
          <w:p w14:paraId="18ADAB20" w14:textId="66B8C6DB" w:rsidR="008E290E" w:rsidRPr="000E2622" w:rsidDel="00CB5C04" w:rsidRDefault="008E290E" w:rsidP="008E290E">
            <w:pPr>
              <w:jc w:val="center"/>
              <w:rPr>
                <w:moveFrom w:id="396" w:author="Micah Freedman" w:date="2022-03-11T15:01:00Z"/>
                <w:rFonts w:ascii="Arial" w:hAnsi="Arial" w:cs="Arial"/>
                <w:sz w:val="20"/>
                <w:szCs w:val="20"/>
              </w:rPr>
            </w:pPr>
            <w:moveFrom w:id="397" w:author="Micah Freedman" w:date="2022-03-11T15:01:00Z">
              <w:r w:rsidRPr="000E2622" w:rsidDel="00CB5C04">
                <w:rPr>
                  <w:rFonts w:ascii="Arial" w:hAnsi="Arial" w:cs="Arial"/>
                  <w:b/>
                  <w:bCs/>
                  <w:sz w:val="20"/>
                  <w:szCs w:val="20"/>
                </w:rPr>
                <w:t>ASCU</w:t>
              </w:r>
            </w:moveFrom>
          </w:p>
        </w:tc>
        <w:tc>
          <w:tcPr>
            <w:tcW w:w="791" w:type="dxa"/>
            <w:gridSpan w:val="2"/>
            <w:tcBorders>
              <w:top w:val="single" w:sz="4" w:space="0" w:color="auto"/>
              <w:left w:val="nil"/>
              <w:bottom w:val="single" w:sz="4" w:space="0" w:color="auto"/>
              <w:right w:val="nil"/>
            </w:tcBorders>
            <w:vAlign w:val="center"/>
            <w:tcPrChange w:id="398" w:author="Micah Freedman" w:date="2022-03-20T14:15:00Z">
              <w:tcPr>
                <w:tcW w:w="826" w:type="dxa"/>
                <w:gridSpan w:val="2"/>
                <w:tcBorders>
                  <w:top w:val="single" w:sz="4" w:space="0" w:color="auto"/>
                  <w:left w:val="nil"/>
                  <w:bottom w:val="single" w:sz="4" w:space="0" w:color="auto"/>
                  <w:right w:val="nil"/>
                </w:tcBorders>
                <w:vAlign w:val="center"/>
              </w:tcPr>
            </w:tcPrChange>
          </w:tcPr>
          <w:p w14:paraId="598AB2C8" w14:textId="0EFD3CB8" w:rsidR="008E290E" w:rsidRPr="000E2622" w:rsidDel="00CB5C04" w:rsidRDefault="008E290E" w:rsidP="008E290E">
            <w:pPr>
              <w:jc w:val="center"/>
              <w:rPr>
                <w:moveFrom w:id="399" w:author="Micah Freedman" w:date="2022-03-11T15:01:00Z"/>
                <w:rFonts w:ascii="Arial" w:hAnsi="Arial" w:cs="Arial"/>
                <w:sz w:val="20"/>
                <w:szCs w:val="20"/>
              </w:rPr>
            </w:pPr>
            <w:moveFrom w:id="400" w:author="Micah Freedman" w:date="2022-03-11T15:01:00Z">
              <w:r w:rsidRPr="000E2622" w:rsidDel="00CB5C04">
                <w:rPr>
                  <w:rFonts w:ascii="Arial" w:hAnsi="Arial" w:cs="Arial"/>
                  <w:b/>
                  <w:bCs/>
                  <w:sz w:val="20"/>
                  <w:szCs w:val="20"/>
                </w:rPr>
                <w:t>AINC</w:t>
              </w:r>
            </w:moveFrom>
          </w:p>
        </w:tc>
        <w:tc>
          <w:tcPr>
            <w:tcW w:w="854" w:type="dxa"/>
            <w:tcBorders>
              <w:top w:val="single" w:sz="4" w:space="0" w:color="auto"/>
              <w:left w:val="nil"/>
              <w:bottom w:val="single" w:sz="4" w:space="0" w:color="auto"/>
              <w:right w:val="nil"/>
            </w:tcBorders>
            <w:vAlign w:val="center"/>
            <w:tcPrChange w:id="401" w:author="Micah Freedman" w:date="2022-03-20T14:15:00Z">
              <w:tcPr>
                <w:tcW w:w="892" w:type="dxa"/>
                <w:gridSpan w:val="2"/>
                <w:tcBorders>
                  <w:top w:val="single" w:sz="4" w:space="0" w:color="auto"/>
                  <w:left w:val="nil"/>
                  <w:bottom w:val="single" w:sz="4" w:space="0" w:color="auto"/>
                  <w:right w:val="nil"/>
                </w:tcBorders>
                <w:vAlign w:val="center"/>
              </w:tcPr>
            </w:tcPrChange>
          </w:tcPr>
          <w:p w14:paraId="38F9796D" w14:textId="7260F865" w:rsidR="008E290E" w:rsidRPr="000E2622" w:rsidDel="00CB5C04" w:rsidRDefault="008E290E" w:rsidP="008E290E">
            <w:pPr>
              <w:jc w:val="center"/>
              <w:rPr>
                <w:moveFrom w:id="402" w:author="Micah Freedman" w:date="2022-03-11T15:01:00Z"/>
                <w:rFonts w:ascii="Arial" w:hAnsi="Arial" w:cs="Arial"/>
                <w:sz w:val="20"/>
                <w:szCs w:val="20"/>
              </w:rPr>
            </w:pPr>
            <w:moveFrom w:id="403" w:author="Micah Freedman" w:date="2022-03-11T15:01:00Z">
              <w:r w:rsidRPr="000E2622" w:rsidDel="00CB5C04">
                <w:rPr>
                  <w:rFonts w:ascii="Arial" w:hAnsi="Arial" w:cs="Arial"/>
                  <w:b/>
                  <w:bCs/>
                  <w:sz w:val="20"/>
                  <w:szCs w:val="20"/>
                </w:rPr>
                <w:t>ASFA</w:t>
              </w:r>
            </w:moveFrom>
          </w:p>
        </w:tc>
        <w:tc>
          <w:tcPr>
            <w:tcW w:w="1046" w:type="dxa"/>
            <w:gridSpan w:val="3"/>
            <w:tcBorders>
              <w:top w:val="single" w:sz="4" w:space="0" w:color="auto"/>
              <w:left w:val="nil"/>
              <w:bottom w:val="single" w:sz="4" w:space="0" w:color="auto"/>
              <w:right w:val="nil"/>
            </w:tcBorders>
            <w:vAlign w:val="center"/>
            <w:tcPrChange w:id="404" w:author="Micah Freedman" w:date="2022-03-20T14:15:00Z">
              <w:tcPr>
                <w:tcW w:w="907" w:type="dxa"/>
                <w:tcBorders>
                  <w:top w:val="single" w:sz="4" w:space="0" w:color="auto"/>
                  <w:left w:val="nil"/>
                  <w:bottom w:val="single" w:sz="4" w:space="0" w:color="auto"/>
                  <w:right w:val="nil"/>
                </w:tcBorders>
                <w:vAlign w:val="center"/>
              </w:tcPr>
            </w:tcPrChange>
          </w:tcPr>
          <w:p w14:paraId="55B40B1C" w14:textId="0F7A4BD6" w:rsidR="008E290E" w:rsidRPr="000E2622" w:rsidDel="00CB5C04" w:rsidRDefault="008E290E" w:rsidP="008E290E">
            <w:pPr>
              <w:jc w:val="center"/>
              <w:rPr>
                <w:moveFrom w:id="405" w:author="Micah Freedman" w:date="2022-03-11T15:01:00Z"/>
                <w:rFonts w:ascii="Arial" w:hAnsi="Arial" w:cs="Arial"/>
                <w:sz w:val="20"/>
                <w:szCs w:val="20"/>
              </w:rPr>
            </w:pPr>
            <w:moveFrom w:id="406" w:author="Micah Freedman" w:date="2022-03-11T15:01:00Z">
              <w:r w:rsidRPr="000E2622" w:rsidDel="00CB5C04">
                <w:rPr>
                  <w:rFonts w:ascii="Arial" w:hAnsi="Arial" w:cs="Arial"/>
                  <w:b/>
                  <w:bCs/>
                  <w:sz w:val="20"/>
                  <w:szCs w:val="20"/>
                </w:rPr>
                <w:t>ASYR</w:t>
              </w:r>
            </w:moveFrom>
          </w:p>
        </w:tc>
        <w:tc>
          <w:tcPr>
            <w:tcW w:w="1076" w:type="dxa"/>
            <w:tcBorders>
              <w:top w:val="single" w:sz="4" w:space="0" w:color="auto"/>
              <w:left w:val="nil"/>
              <w:bottom w:val="single" w:sz="4" w:space="0" w:color="auto"/>
              <w:right w:val="single" w:sz="4" w:space="0" w:color="auto"/>
            </w:tcBorders>
            <w:vAlign w:val="center"/>
            <w:tcPrChange w:id="407" w:author="Micah Freedman" w:date="2022-03-20T14:15:00Z">
              <w:tcPr>
                <w:tcW w:w="1067" w:type="dxa"/>
                <w:gridSpan w:val="2"/>
                <w:tcBorders>
                  <w:top w:val="single" w:sz="4" w:space="0" w:color="auto"/>
                  <w:left w:val="nil"/>
                  <w:bottom w:val="single" w:sz="4" w:space="0" w:color="auto"/>
                  <w:right w:val="single" w:sz="4" w:space="0" w:color="auto"/>
                </w:tcBorders>
                <w:vAlign w:val="center"/>
              </w:tcPr>
            </w:tcPrChange>
          </w:tcPr>
          <w:p w14:paraId="771B1A12" w14:textId="03655C41" w:rsidR="008E290E" w:rsidRPr="000E2622" w:rsidDel="00CB5C04" w:rsidRDefault="008E290E" w:rsidP="008E290E">
            <w:pPr>
              <w:jc w:val="center"/>
              <w:rPr>
                <w:moveFrom w:id="408" w:author="Micah Freedman" w:date="2022-03-11T15:01:00Z"/>
                <w:rFonts w:ascii="Arial" w:hAnsi="Arial" w:cs="Arial"/>
                <w:sz w:val="20"/>
                <w:szCs w:val="20"/>
              </w:rPr>
            </w:pPr>
            <w:moveFrom w:id="409" w:author="Micah Freedman" w:date="2022-03-11T15:01:00Z">
              <w:r w:rsidRPr="000E2622" w:rsidDel="00CB5C04">
                <w:rPr>
                  <w:rFonts w:ascii="Arial" w:hAnsi="Arial" w:cs="Arial"/>
                  <w:b/>
                  <w:bCs/>
                  <w:sz w:val="20"/>
                  <w:szCs w:val="20"/>
                </w:rPr>
                <w:t>ASPEC</w:t>
              </w:r>
            </w:moveFrom>
          </w:p>
        </w:tc>
        <w:tc>
          <w:tcPr>
            <w:tcW w:w="812" w:type="dxa"/>
            <w:gridSpan w:val="2"/>
            <w:tcBorders>
              <w:top w:val="single" w:sz="4" w:space="0" w:color="auto"/>
              <w:left w:val="single" w:sz="4" w:space="0" w:color="auto"/>
              <w:bottom w:val="single" w:sz="4" w:space="0" w:color="auto"/>
              <w:right w:val="single" w:sz="4" w:space="0" w:color="auto"/>
            </w:tcBorders>
            <w:vAlign w:val="center"/>
            <w:tcPrChange w:id="410" w:author="Micah Freedman" w:date="2022-03-20T14:15:00Z">
              <w:tcPr>
                <w:tcW w:w="859" w:type="dxa"/>
                <w:gridSpan w:val="2"/>
                <w:tcBorders>
                  <w:top w:val="single" w:sz="4" w:space="0" w:color="auto"/>
                  <w:left w:val="single" w:sz="4" w:space="0" w:color="auto"/>
                  <w:bottom w:val="single" w:sz="4" w:space="0" w:color="auto"/>
                  <w:right w:val="single" w:sz="4" w:space="0" w:color="auto"/>
                </w:tcBorders>
                <w:vAlign w:val="center"/>
              </w:tcPr>
            </w:tcPrChange>
          </w:tcPr>
          <w:p w14:paraId="65C409C4" w14:textId="6B44E41A" w:rsidR="008E290E" w:rsidRPr="000E2622" w:rsidDel="00CB5C04" w:rsidRDefault="008E290E" w:rsidP="008E290E">
            <w:pPr>
              <w:jc w:val="center"/>
              <w:rPr>
                <w:moveFrom w:id="411" w:author="Micah Freedman" w:date="2022-03-11T15:01:00Z"/>
                <w:rFonts w:ascii="Arial" w:hAnsi="Arial" w:cs="Arial"/>
                <w:b/>
                <w:bCs/>
                <w:sz w:val="20"/>
                <w:szCs w:val="20"/>
              </w:rPr>
            </w:pPr>
            <w:moveFrom w:id="412" w:author="Micah Freedman" w:date="2022-03-11T15:01:00Z">
              <w:r w:rsidRPr="000E2622" w:rsidDel="00CB5C04">
                <w:rPr>
                  <w:rFonts w:ascii="Arial" w:hAnsi="Arial" w:cs="Arial"/>
                  <w:b/>
                  <w:bCs/>
                  <w:sz w:val="20"/>
                  <w:szCs w:val="20"/>
                </w:rPr>
                <w:t>Total</w:t>
              </w:r>
            </w:moveFrom>
          </w:p>
        </w:tc>
      </w:tr>
      <w:tr w:rsidR="00CA16A4" w:rsidRPr="000E2622" w:rsidDel="00CB5C04" w14:paraId="36BCA47D" w14:textId="77777777" w:rsidTr="00CA16A4">
        <w:trPr>
          <w:trHeight w:val="77"/>
          <w:del w:id="413" w:author="Micah Freedman" w:date="2022-03-11T15:01:00Z"/>
          <w:trPrChange w:id="414" w:author="Micah Freedman" w:date="2022-03-20T14:15:00Z">
            <w:trPr>
              <w:trHeight w:val="77"/>
            </w:trPr>
          </w:trPrChange>
        </w:trPr>
        <w:tc>
          <w:tcPr>
            <w:tcW w:w="1718" w:type="dxa"/>
            <w:gridSpan w:val="2"/>
            <w:vMerge w:val="restart"/>
            <w:tcBorders>
              <w:top w:val="single" w:sz="4" w:space="0" w:color="auto"/>
              <w:left w:val="single" w:sz="4" w:space="0" w:color="auto"/>
              <w:right w:val="nil"/>
            </w:tcBorders>
            <w:vAlign w:val="center"/>
            <w:tcPrChange w:id="415" w:author="Micah Freedman" w:date="2022-03-20T14:15:00Z">
              <w:tcPr>
                <w:tcW w:w="1869" w:type="dxa"/>
                <w:gridSpan w:val="2"/>
                <w:vMerge w:val="restart"/>
                <w:tcBorders>
                  <w:top w:val="single" w:sz="4" w:space="0" w:color="auto"/>
                  <w:left w:val="single" w:sz="4" w:space="0" w:color="auto"/>
                  <w:right w:val="nil"/>
                </w:tcBorders>
                <w:vAlign w:val="center"/>
              </w:tcPr>
            </w:tcPrChange>
          </w:tcPr>
          <w:p w14:paraId="4FF920D4" w14:textId="014CDBAE" w:rsidR="00234351" w:rsidRPr="000E2622" w:rsidDel="00CB5C04" w:rsidRDefault="00234351" w:rsidP="008E290E">
            <w:pPr>
              <w:jc w:val="center"/>
              <w:rPr>
                <w:moveFrom w:id="416" w:author="Micah Freedman" w:date="2022-03-11T15:01:00Z"/>
                <w:rFonts w:ascii="Arial" w:hAnsi="Arial" w:cs="Arial"/>
                <w:b/>
                <w:bCs/>
                <w:sz w:val="20"/>
                <w:szCs w:val="20"/>
              </w:rPr>
            </w:pPr>
            <w:moveFrom w:id="417" w:author="Micah Freedman" w:date="2022-03-11T15:01:00Z">
              <w:r w:rsidRPr="000E2622" w:rsidDel="00CB5C04">
                <w:rPr>
                  <w:rFonts w:ascii="Arial" w:hAnsi="Arial" w:cs="Arial"/>
                  <w:b/>
                  <w:bCs/>
                  <w:sz w:val="20"/>
                  <w:szCs w:val="20"/>
                </w:rPr>
                <w:t>California</w:t>
              </w:r>
            </w:moveFrom>
          </w:p>
        </w:tc>
        <w:tc>
          <w:tcPr>
            <w:tcW w:w="2174" w:type="dxa"/>
            <w:gridSpan w:val="2"/>
            <w:tcBorders>
              <w:top w:val="single" w:sz="4" w:space="0" w:color="auto"/>
              <w:left w:val="nil"/>
              <w:bottom w:val="nil"/>
              <w:right w:val="single" w:sz="4" w:space="0" w:color="auto"/>
            </w:tcBorders>
            <w:vAlign w:val="center"/>
            <w:tcPrChange w:id="418" w:author="Micah Freedman" w:date="2022-03-20T14:15:00Z">
              <w:tcPr>
                <w:tcW w:w="2237" w:type="dxa"/>
                <w:gridSpan w:val="2"/>
                <w:tcBorders>
                  <w:top w:val="single" w:sz="4" w:space="0" w:color="auto"/>
                  <w:left w:val="nil"/>
                  <w:bottom w:val="nil"/>
                  <w:right w:val="single" w:sz="4" w:space="0" w:color="auto"/>
                </w:tcBorders>
                <w:vAlign w:val="center"/>
              </w:tcPr>
            </w:tcPrChange>
          </w:tcPr>
          <w:p w14:paraId="236D51BD" w14:textId="63BEBA8E" w:rsidR="00234351" w:rsidRPr="000E2622" w:rsidDel="00CB5C04" w:rsidRDefault="00234351" w:rsidP="008E290E">
            <w:pPr>
              <w:jc w:val="center"/>
              <w:rPr>
                <w:moveFrom w:id="419" w:author="Micah Freedman" w:date="2022-03-11T15:01:00Z"/>
                <w:rFonts w:ascii="Arial" w:hAnsi="Arial" w:cs="Arial"/>
                <w:sz w:val="20"/>
                <w:szCs w:val="20"/>
              </w:rPr>
            </w:pPr>
            <w:moveFrom w:id="420" w:author="Micah Freedman" w:date="2022-03-11T15:01:00Z">
              <w:r w:rsidRPr="000E2622" w:rsidDel="00CB5C04">
                <w:rPr>
                  <w:rFonts w:ascii="Arial" w:hAnsi="Arial" w:cs="Arial"/>
                  <w:sz w:val="20"/>
                  <w:szCs w:val="20"/>
                </w:rPr>
                <w:t>CA_1017.1B_2018</w:t>
              </w:r>
            </w:moveFrom>
          </w:p>
        </w:tc>
        <w:tc>
          <w:tcPr>
            <w:tcW w:w="931" w:type="dxa"/>
            <w:gridSpan w:val="2"/>
            <w:tcBorders>
              <w:top w:val="single" w:sz="4" w:space="0" w:color="auto"/>
              <w:left w:val="single" w:sz="4" w:space="0" w:color="auto"/>
              <w:bottom w:val="nil"/>
              <w:right w:val="nil"/>
            </w:tcBorders>
            <w:vAlign w:val="center"/>
            <w:tcPrChange w:id="421" w:author="Micah Freedman" w:date="2022-03-20T14:15:00Z">
              <w:tcPr>
                <w:tcW w:w="983" w:type="dxa"/>
                <w:gridSpan w:val="2"/>
                <w:tcBorders>
                  <w:top w:val="single" w:sz="4" w:space="0" w:color="auto"/>
                  <w:left w:val="single" w:sz="4" w:space="0" w:color="auto"/>
                  <w:bottom w:val="nil"/>
                  <w:right w:val="nil"/>
                </w:tcBorders>
                <w:vAlign w:val="center"/>
              </w:tcPr>
            </w:tcPrChange>
          </w:tcPr>
          <w:p w14:paraId="33E588A4" w14:textId="6F4159D5" w:rsidR="00234351" w:rsidRPr="000E2622" w:rsidDel="00CB5C04" w:rsidRDefault="00234351" w:rsidP="008E290E">
            <w:pPr>
              <w:jc w:val="center"/>
              <w:rPr>
                <w:moveFrom w:id="422" w:author="Micah Freedman" w:date="2022-03-11T15:01:00Z"/>
                <w:rFonts w:ascii="Arial" w:hAnsi="Arial" w:cs="Arial"/>
                <w:sz w:val="20"/>
                <w:szCs w:val="20"/>
              </w:rPr>
            </w:pPr>
            <w:moveFrom w:id="423" w:author="Micah Freedman" w:date="2022-03-11T15:01:00Z">
              <w:r w:rsidRPr="000E2622" w:rsidDel="00CB5C04">
                <w:rPr>
                  <w:rFonts w:ascii="Arial" w:hAnsi="Arial" w:cs="Arial"/>
                  <w:sz w:val="20"/>
                  <w:szCs w:val="20"/>
                </w:rPr>
                <w:t>0</w:t>
              </w:r>
            </w:moveFrom>
          </w:p>
        </w:tc>
        <w:tc>
          <w:tcPr>
            <w:tcW w:w="910" w:type="dxa"/>
            <w:gridSpan w:val="2"/>
            <w:tcBorders>
              <w:top w:val="single" w:sz="4" w:space="0" w:color="auto"/>
              <w:left w:val="nil"/>
              <w:bottom w:val="nil"/>
              <w:right w:val="nil"/>
            </w:tcBorders>
            <w:vAlign w:val="center"/>
            <w:tcPrChange w:id="424" w:author="Micah Freedman" w:date="2022-03-20T14:15:00Z">
              <w:tcPr>
                <w:tcW w:w="952" w:type="dxa"/>
                <w:gridSpan w:val="2"/>
                <w:tcBorders>
                  <w:top w:val="single" w:sz="4" w:space="0" w:color="auto"/>
                  <w:left w:val="nil"/>
                  <w:bottom w:val="nil"/>
                  <w:right w:val="nil"/>
                </w:tcBorders>
                <w:vAlign w:val="center"/>
              </w:tcPr>
            </w:tcPrChange>
          </w:tcPr>
          <w:p w14:paraId="07B7D246" w14:textId="257164D8" w:rsidR="00234351" w:rsidRPr="000E2622" w:rsidDel="00CB5C04" w:rsidRDefault="00234351" w:rsidP="008E290E">
            <w:pPr>
              <w:jc w:val="center"/>
              <w:rPr>
                <w:moveFrom w:id="425" w:author="Micah Freedman" w:date="2022-03-11T15:01:00Z"/>
                <w:rFonts w:ascii="Arial" w:hAnsi="Arial" w:cs="Arial"/>
                <w:sz w:val="20"/>
                <w:szCs w:val="20"/>
              </w:rPr>
            </w:pPr>
            <w:moveFrom w:id="426" w:author="Micah Freedman" w:date="2022-03-11T15:01:00Z">
              <w:r w:rsidRPr="000E2622" w:rsidDel="00CB5C04">
                <w:rPr>
                  <w:rFonts w:ascii="Arial" w:hAnsi="Arial" w:cs="Arial"/>
                  <w:sz w:val="20"/>
                  <w:szCs w:val="20"/>
                </w:rPr>
                <w:t>1</w:t>
              </w:r>
            </w:moveFrom>
          </w:p>
        </w:tc>
        <w:tc>
          <w:tcPr>
            <w:tcW w:w="791" w:type="dxa"/>
            <w:gridSpan w:val="2"/>
            <w:tcBorders>
              <w:top w:val="single" w:sz="4" w:space="0" w:color="auto"/>
              <w:left w:val="nil"/>
              <w:bottom w:val="nil"/>
              <w:right w:val="nil"/>
            </w:tcBorders>
            <w:vAlign w:val="center"/>
            <w:tcPrChange w:id="427" w:author="Micah Freedman" w:date="2022-03-20T14:15:00Z">
              <w:tcPr>
                <w:tcW w:w="826" w:type="dxa"/>
                <w:gridSpan w:val="2"/>
                <w:tcBorders>
                  <w:top w:val="single" w:sz="4" w:space="0" w:color="auto"/>
                  <w:left w:val="nil"/>
                  <w:bottom w:val="nil"/>
                  <w:right w:val="nil"/>
                </w:tcBorders>
                <w:vAlign w:val="center"/>
              </w:tcPr>
            </w:tcPrChange>
          </w:tcPr>
          <w:p w14:paraId="320A80FA" w14:textId="65BAD205" w:rsidR="00234351" w:rsidRPr="000E2622" w:rsidDel="00CB5C04" w:rsidRDefault="00234351" w:rsidP="008E290E">
            <w:pPr>
              <w:jc w:val="center"/>
              <w:rPr>
                <w:moveFrom w:id="428" w:author="Micah Freedman" w:date="2022-03-11T15:01:00Z"/>
                <w:rFonts w:ascii="Arial" w:hAnsi="Arial" w:cs="Arial"/>
                <w:sz w:val="20"/>
                <w:szCs w:val="20"/>
              </w:rPr>
            </w:pPr>
            <w:moveFrom w:id="429" w:author="Micah Freedman" w:date="2022-03-11T15:01:00Z">
              <w:r w:rsidRPr="000E2622" w:rsidDel="00CB5C04">
                <w:rPr>
                  <w:rFonts w:ascii="Arial" w:hAnsi="Arial" w:cs="Arial"/>
                  <w:sz w:val="20"/>
                  <w:szCs w:val="20"/>
                </w:rPr>
                <w:t>0</w:t>
              </w:r>
            </w:moveFrom>
          </w:p>
        </w:tc>
        <w:tc>
          <w:tcPr>
            <w:tcW w:w="854" w:type="dxa"/>
            <w:tcBorders>
              <w:top w:val="single" w:sz="4" w:space="0" w:color="auto"/>
              <w:left w:val="nil"/>
              <w:bottom w:val="nil"/>
              <w:right w:val="nil"/>
            </w:tcBorders>
            <w:vAlign w:val="center"/>
            <w:tcPrChange w:id="430" w:author="Micah Freedman" w:date="2022-03-20T14:15:00Z">
              <w:tcPr>
                <w:tcW w:w="892" w:type="dxa"/>
                <w:gridSpan w:val="2"/>
                <w:tcBorders>
                  <w:top w:val="single" w:sz="4" w:space="0" w:color="auto"/>
                  <w:left w:val="nil"/>
                  <w:bottom w:val="nil"/>
                  <w:right w:val="nil"/>
                </w:tcBorders>
                <w:vAlign w:val="center"/>
              </w:tcPr>
            </w:tcPrChange>
          </w:tcPr>
          <w:p w14:paraId="5802BD7A" w14:textId="73BE1990" w:rsidR="00234351" w:rsidRPr="000E2622" w:rsidDel="00CB5C04" w:rsidRDefault="00234351" w:rsidP="008E290E">
            <w:pPr>
              <w:jc w:val="center"/>
              <w:rPr>
                <w:moveFrom w:id="431" w:author="Micah Freedman" w:date="2022-03-11T15:01:00Z"/>
                <w:rFonts w:ascii="Arial" w:hAnsi="Arial" w:cs="Arial"/>
                <w:sz w:val="20"/>
                <w:szCs w:val="20"/>
              </w:rPr>
            </w:pPr>
            <w:moveFrom w:id="432" w:author="Micah Freedman" w:date="2022-03-11T15:01:00Z">
              <w:r w:rsidRPr="000E2622" w:rsidDel="00CB5C04">
                <w:rPr>
                  <w:rFonts w:ascii="Arial" w:hAnsi="Arial" w:cs="Arial"/>
                  <w:sz w:val="20"/>
                  <w:szCs w:val="20"/>
                </w:rPr>
                <w:t>0</w:t>
              </w:r>
            </w:moveFrom>
          </w:p>
        </w:tc>
        <w:tc>
          <w:tcPr>
            <w:tcW w:w="1046" w:type="dxa"/>
            <w:gridSpan w:val="3"/>
            <w:tcBorders>
              <w:top w:val="single" w:sz="4" w:space="0" w:color="auto"/>
              <w:left w:val="nil"/>
              <w:bottom w:val="nil"/>
              <w:right w:val="nil"/>
            </w:tcBorders>
            <w:vAlign w:val="center"/>
            <w:tcPrChange w:id="433" w:author="Micah Freedman" w:date="2022-03-20T14:15:00Z">
              <w:tcPr>
                <w:tcW w:w="907" w:type="dxa"/>
                <w:tcBorders>
                  <w:top w:val="single" w:sz="4" w:space="0" w:color="auto"/>
                  <w:left w:val="nil"/>
                  <w:bottom w:val="nil"/>
                  <w:right w:val="nil"/>
                </w:tcBorders>
                <w:vAlign w:val="center"/>
              </w:tcPr>
            </w:tcPrChange>
          </w:tcPr>
          <w:p w14:paraId="7C2BD62C" w14:textId="78959C51" w:rsidR="00234351" w:rsidRPr="000E2622" w:rsidDel="00CB5C04" w:rsidRDefault="00234351" w:rsidP="008E290E">
            <w:pPr>
              <w:jc w:val="center"/>
              <w:rPr>
                <w:moveFrom w:id="434" w:author="Micah Freedman" w:date="2022-03-11T15:01:00Z"/>
                <w:rFonts w:ascii="Arial" w:hAnsi="Arial" w:cs="Arial"/>
                <w:sz w:val="20"/>
                <w:szCs w:val="20"/>
              </w:rPr>
            </w:pPr>
            <w:moveFrom w:id="435" w:author="Micah Freedman" w:date="2022-03-11T15:01:00Z">
              <w:r w:rsidRPr="000E2622" w:rsidDel="00CB5C04">
                <w:rPr>
                  <w:rFonts w:ascii="Arial" w:hAnsi="Arial" w:cs="Arial"/>
                  <w:sz w:val="20"/>
                  <w:szCs w:val="20"/>
                </w:rPr>
                <w:t>1</w:t>
              </w:r>
            </w:moveFrom>
          </w:p>
        </w:tc>
        <w:tc>
          <w:tcPr>
            <w:tcW w:w="1076" w:type="dxa"/>
            <w:tcBorders>
              <w:top w:val="single" w:sz="4" w:space="0" w:color="auto"/>
              <w:left w:val="nil"/>
              <w:bottom w:val="nil"/>
              <w:right w:val="single" w:sz="4" w:space="0" w:color="auto"/>
            </w:tcBorders>
            <w:vAlign w:val="center"/>
            <w:tcPrChange w:id="436" w:author="Micah Freedman" w:date="2022-03-20T14:15:00Z">
              <w:tcPr>
                <w:tcW w:w="1067" w:type="dxa"/>
                <w:gridSpan w:val="2"/>
                <w:tcBorders>
                  <w:top w:val="single" w:sz="4" w:space="0" w:color="auto"/>
                  <w:left w:val="nil"/>
                  <w:bottom w:val="nil"/>
                  <w:right w:val="single" w:sz="4" w:space="0" w:color="auto"/>
                </w:tcBorders>
                <w:vAlign w:val="center"/>
              </w:tcPr>
            </w:tcPrChange>
          </w:tcPr>
          <w:p w14:paraId="38C4428E" w14:textId="302572F7" w:rsidR="00234351" w:rsidRPr="000E2622" w:rsidDel="00CB5C04" w:rsidRDefault="00234351" w:rsidP="008E290E">
            <w:pPr>
              <w:jc w:val="center"/>
              <w:rPr>
                <w:moveFrom w:id="437" w:author="Micah Freedman" w:date="2022-03-11T15:01:00Z"/>
                <w:rFonts w:ascii="Arial" w:hAnsi="Arial" w:cs="Arial"/>
                <w:sz w:val="20"/>
                <w:szCs w:val="20"/>
              </w:rPr>
            </w:pPr>
            <w:moveFrom w:id="438" w:author="Micah Freedman" w:date="2022-03-11T15:01:00Z">
              <w:r w:rsidRPr="000E2622" w:rsidDel="00CB5C04">
                <w:rPr>
                  <w:rFonts w:ascii="Arial" w:hAnsi="Arial" w:cs="Arial"/>
                  <w:sz w:val="20"/>
                  <w:szCs w:val="20"/>
                </w:rPr>
                <w:t>0</w:t>
              </w:r>
            </w:moveFrom>
          </w:p>
        </w:tc>
        <w:tc>
          <w:tcPr>
            <w:tcW w:w="812" w:type="dxa"/>
            <w:gridSpan w:val="2"/>
            <w:tcBorders>
              <w:top w:val="single" w:sz="4" w:space="0" w:color="auto"/>
              <w:left w:val="single" w:sz="4" w:space="0" w:color="auto"/>
              <w:bottom w:val="nil"/>
              <w:right w:val="single" w:sz="4" w:space="0" w:color="auto"/>
            </w:tcBorders>
            <w:vAlign w:val="center"/>
            <w:tcPrChange w:id="439" w:author="Micah Freedman" w:date="2022-03-20T14:15:00Z">
              <w:tcPr>
                <w:tcW w:w="859" w:type="dxa"/>
                <w:gridSpan w:val="2"/>
                <w:tcBorders>
                  <w:top w:val="single" w:sz="4" w:space="0" w:color="auto"/>
                  <w:left w:val="single" w:sz="4" w:space="0" w:color="auto"/>
                  <w:bottom w:val="nil"/>
                  <w:right w:val="single" w:sz="4" w:space="0" w:color="auto"/>
                </w:tcBorders>
                <w:vAlign w:val="center"/>
              </w:tcPr>
            </w:tcPrChange>
          </w:tcPr>
          <w:p w14:paraId="6C8265E7" w14:textId="5F6E4DF3" w:rsidR="00234351" w:rsidRPr="000E2622" w:rsidDel="00CB5C04" w:rsidRDefault="00234351" w:rsidP="008E290E">
            <w:pPr>
              <w:jc w:val="center"/>
              <w:rPr>
                <w:moveFrom w:id="440" w:author="Micah Freedman" w:date="2022-03-11T15:01:00Z"/>
                <w:rFonts w:ascii="Arial" w:hAnsi="Arial" w:cs="Arial"/>
                <w:sz w:val="20"/>
                <w:szCs w:val="20"/>
              </w:rPr>
            </w:pPr>
            <w:moveFrom w:id="441" w:author="Micah Freedman" w:date="2022-03-11T15:01:00Z">
              <w:r w:rsidRPr="000E2622" w:rsidDel="00CB5C04">
                <w:rPr>
                  <w:rFonts w:ascii="Arial" w:hAnsi="Arial" w:cs="Arial"/>
                  <w:sz w:val="20"/>
                  <w:szCs w:val="20"/>
                </w:rPr>
                <w:t>2</w:t>
              </w:r>
            </w:moveFrom>
          </w:p>
        </w:tc>
      </w:tr>
      <w:tr w:rsidR="00CA16A4" w:rsidRPr="000E2622" w:rsidDel="00CB5C04" w14:paraId="38AB45E6" w14:textId="77777777" w:rsidTr="00CA16A4">
        <w:trPr>
          <w:trHeight w:val="77"/>
          <w:del w:id="442" w:author="Micah Freedman" w:date="2022-03-11T15:01:00Z"/>
          <w:trPrChange w:id="443" w:author="Micah Freedman" w:date="2022-03-20T14:15:00Z">
            <w:trPr>
              <w:trHeight w:val="77"/>
            </w:trPr>
          </w:trPrChange>
        </w:trPr>
        <w:tc>
          <w:tcPr>
            <w:tcW w:w="1718" w:type="dxa"/>
            <w:gridSpan w:val="2"/>
            <w:vMerge/>
            <w:tcBorders>
              <w:left w:val="single" w:sz="4" w:space="0" w:color="auto"/>
              <w:right w:val="nil"/>
            </w:tcBorders>
            <w:vAlign w:val="center"/>
            <w:tcPrChange w:id="444" w:author="Micah Freedman" w:date="2022-03-20T14:15:00Z">
              <w:tcPr>
                <w:tcW w:w="1869" w:type="dxa"/>
                <w:gridSpan w:val="2"/>
                <w:vMerge/>
                <w:tcBorders>
                  <w:left w:val="single" w:sz="4" w:space="0" w:color="auto"/>
                  <w:right w:val="nil"/>
                </w:tcBorders>
                <w:vAlign w:val="center"/>
              </w:tcPr>
            </w:tcPrChange>
          </w:tcPr>
          <w:p w14:paraId="3D602914" w14:textId="1BD5D5D3" w:rsidR="00234351" w:rsidRPr="000E2622" w:rsidDel="00CB5C04" w:rsidRDefault="00234351" w:rsidP="008E290E">
            <w:pPr>
              <w:jc w:val="center"/>
              <w:rPr>
                <w:moveFrom w:id="445"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446" w:author="Micah Freedman" w:date="2022-03-20T14:15:00Z">
              <w:tcPr>
                <w:tcW w:w="2237" w:type="dxa"/>
                <w:gridSpan w:val="2"/>
                <w:tcBorders>
                  <w:top w:val="nil"/>
                  <w:left w:val="nil"/>
                  <w:bottom w:val="nil"/>
                  <w:right w:val="single" w:sz="4" w:space="0" w:color="auto"/>
                </w:tcBorders>
                <w:vAlign w:val="center"/>
              </w:tcPr>
            </w:tcPrChange>
          </w:tcPr>
          <w:p w14:paraId="2D14BF4E" w14:textId="31C1F311" w:rsidR="00234351" w:rsidRPr="000E2622" w:rsidDel="00CB5C04" w:rsidRDefault="00234351" w:rsidP="008E290E">
            <w:pPr>
              <w:jc w:val="center"/>
              <w:rPr>
                <w:moveFrom w:id="447" w:author="Micah Freedman" w:date="2022-03-11T15:01:00Z"/>
                <w:rFonts w:ascii="Arial" w:hAnsi="Arial" w:cs="Arial"/>
                <w:sz w:val="20"/>
                <w:szCs w:val="20"/>
              </w:rPr>
            </w:pPr>
            <w:moveFrom w:id="448" w:author="Micah Freedman" w:date="2022-03-11T15:01:00Z">
              <w:r w:rsidRPr="000E2622" w:rsidDel="00CB5C04">
                <w:rPr>
                  <w:rFonts w:ascii="Arial" w:hAnsi="Arial" w:cs="Arial"/>
                  <w:sz w:val="20"/>
                  <w:szCs w:val="20"/>
                </w:rPr>
                <w:t>CA_11_2018</w:t>
              </w:r>
            </w:moveFrom>
          </w:p>
        </w:tc>
        <w:tc>
          <w:tcPr>
            <w:tcW w:w="931" w:type="dxa"/>
            <w:gridSpan w:val="2"/>
            <w:tcBorders>
              <w:top w:val="nil"/>
              <w:left w:val="single" w:sz="4" w:space="0" w:color="auto"/>
              <w:bottom w:val="nil"/>
              <w:right w:val="nil"/>
            </w:tcBorders>
            <w:vAlign w:val="center"/>
            <w:tcPrChange w:id="449" w:author="Micah Freedman" w:date="2022-03-20T14:15:00Z">
              <w:tcPr>
                <w:tcW w:w="983" w:type="dxa"/>
                <w:gridSpan w:val="2"/>
                <w:tcBorders>
                  <w:top w:val="nil"/>
                  <w:left w:val="single" w:sz="4" w:space="0" w:color="auto"/>
                  <w:bottom w:val="nil"/>
                  <w:right w:val="nil"/>
                </w:tcBorders>
                <w:vAlign w:val="center"/>
              </w:tcPr>
            </w:tcPrChange>
          </w:tcPr>
          <w:p w14:paraId="0FFBE16A" w14:textId="475005EF" w:rsidR="00234351" w:rsidRPr="000E2622" w:rsidDel="00CB5C04" w:rsidRDefault="00234351" w:rsidP="008E290E">
            <w:pPr>
              <w:jc w:val="center"/>
              <w:rPr>
                <w:moveFrom w:id="450" w:author="Micah Freedman" w:date="2022-03-11T15:01:00Z"/>
                <w:rFonts w:ascii="Arial" w:hAnsi="Arial" w:cs="Arial"/>
                <w:sz w:val="20"/>
                <w:szCs w:val="20"/>
              </w:rPr>
            </w:pPr>
            <w:moveFrom w:id="451" w:author="Micah Freedman" w:date="2022-03-11T15:01:00Z">
              <w:r w:rsidRPr="000E2622" w:rsidDel="00CB5C04">
                <w:rPr>
                  <w:rFonts w:ascii="Arial" w:hAnsi="Arial" w:cs="Arial"/>
                  <w:sz w:val="20"/>
                  <w:szCs w:val="20"/>
                </w:rPr>
                <w:t>1</w:t>
              </w:r>
            </w:moveFrom>
          </w:p>
        </w:tc>
        <w:tc>
          <w:tcPr>
            <w:tcW w:w="910" w:type="dxa"/>
            <w:gridSpan w:val="2"/>
            <w:tcBorders>
              <w:top w:val="nil"/>
              <w:left w:val="nil"/>
              <w:bottom w:val="nil"/>
              <w:right w:val="nil"/>
            </w:tcBorders>
            <w:vAlign w:val="center"/>
            <w:tcPrChange w:id="452" w:author="Micah Freedman" w:date="2022-03-20T14:15:00Z">
              <w:tcPr>
                <w:tcW w:w="952" w:type="dxa"/>
                <w:gridSpan w:val="2"/>
                <w:tcBorders>
                  <w:top w:val="nil"/>
                  <w:left w:val="nil"/>
                  <w:bottom w:val="nil"/>
                  <w:right w:val="nil"/>
                </w:tcBorders>
                <w:vAlign w:val="center"/>
              </w:tcPr>
            </w:tcPrChange>
          </w:tcPr>
          <w:p w14:paraId="4D035D53" w14:textId="046959D8" w:rsidR="00234351" w:rsidRPr="000E2622" w:rsidDel="00CB5C04" w:rsidRDefault="00234351" w:rsidP="008E290E">
            <w:pPr>
              <w:jc w:val="center"/>
              <w:rPr>
                <w:moveFrom w:id="453" w:author="Micah Freedman" w:date="2022-03-11T15:01:00Z"/>
                <w:rFonts w:ascii="Arial" w:hAnsi="Arial" w:cs="Arial"/>
                <w:sz w:val="20"/>
                <w:szCs w:val="20"/>
              </w:rPr>
            </w:pPr>
            <w:moveFrom w:id="454" w:author="Micah Freedman" w:date="2022-03-11T15:01:00Z">
              <w:r w:rsidRPr="000E2622" w:rsidDel="00CB5C04">
                <w:rPr>
                  <w:rFonts w:ascii="Arial" w:hAnsi="Arial" w:cs="Arial"/>
                  <w:sz w:val="20"/>
                  <w:szCs w:val="20"/>
                </w:rPr>
                <w:t>1</w:t>
              </w:r>
            </w:moveFrom>
          </w:p>
        </w:tc>
        <w:tc>
          <w:tcPr>
            <w:tcW w:w="791" w:type="dxa"/>
            <w:gridSpan w:val="2"/>
            <w:tcBorders>
              <w:top w:val="nil"/>
              <w:left w:val="nil"/>
              <w:bottom w:val="nil"/>
              <w:right w:val="nil"/>
            </w:tcBorders>
            <w:vAlign w:val="center"/>
            <w:tcPrChange w:id="455" w:author="Micah Freedman" w:date="2022-03-20T14:15:00Z">
              <w:tcPr>
                <w:tcW w:w="826" w:type="dxa"/>
                <w:gridSpan w:val="2"/>
                <w:tcBorders>
                  <w:top w:val="nil"/>
                  <w:left w:val="nil"/>
                  <w:bottom w:val="nil"/>
                  <w:right w:val="nil"/>
                </w:tcBorders>
                <w:vAlign w:val="center"/>
              </w:tcPr>
            </w:tcPrChange>
          </w:tcPr>
          <w:p w14:paraId="15200D60" w14:textId="4F096904" w:rsidR="00234351" w:rsidRPr="000E2622" w:rsidDel="00CB5C04" w:rsidRDefault="00234351" w:rsidP="008E290E">
            <w:pPr>
              <w:jc w:val="center"/>
              <w:rPr>
                <w:moveFrom w:id="456" w:author="Micah Freedman" w:date="2022-03-11T15:01:00Z"/>
                <w:rFonts w:ascii="Arial" w:hAnsi="Arial" w:cs="Arial"/>
                <w:sz w:val="20"/>
                <w:szCs w:val="20"/>
              </w:rPr>
            </w:pPr>
            <w:moveFrom w:id="457" w:author="Micah Freedman" w:date="2022-03-11T15:01:00Z">
              <w:r w:rsidRPr="000E2622" w:rsidDel="00CB5C04">
                <w:rPr>
                  <w:rFonts w:ascii="Arial" w:hAnsi="Arial" w:cs="Arial"/>
                  <w:sz w:val="20"/>
                  <w:szCs w:val="20"/>
                </w:rPr>
                <w:t>0</w:t>
              </w:r>
            </w:moveFrom>
          </w:p>
        </w:tc>
        <w:tc>
          <w:tcPr>
            <w:tcW w:w="854" w:type="dxa"/>
            <w:tcBorders>
              <w:top w:val="nil"/>
              <w:left w:val="nil"/>
              <w:bottom w:val="nil"/>
              <w:right w:val="nil"/>
            </w:tcBorders>
            <w:vAlign w:val="center"/>
            <w:tcPrChange w:id="458" w:author="Micah Freedman" w:date="2022-03-20T14:15:00Z">
              <w:tcPr>
                <w:tcW w:w="892" w:type="dxa"/>
                <w:gridSpan w:val="2"/>
                <w:tcBorders>
                  <w:top w:val="nil"/>
                  <w:left w:val="nil"/>
                  <w:bottom w:val="nil"/>
                  <w:right w:val="nil"/>
                </w:tcBorders>
                <w:vAlign w:val="center"/>
              </w:tcPr>
            </w:tcPrChange>
          </w:tcPr>
          <w:p w14:paraId="09ADD5A6" w14:textId="48D525CF" w:rsidR="00234351" w:rsidRPr="000E2622" w:rsidDel="00CB5C04" w:rsidRDefault="00234351" w:rsidP="008E290E">
            <w:pPr>
              <w:jc w:val="center"/>
              <w:rPr>
                <w:moveFrom w:id="459" w:author="Micah Freedman" w:date="2022-03-11T15:01:00Z"/>
                <w:rFonts w:ascii="Arial" w:hAnsi="Arial" w:cs="Arial"/>
                <w:sz w:val="20"/>
                <w:szCs w:val="20"/>
              </w:rPr>
            </w:pPr>
            <w:moveFrom w:id="460" w:author="Micah Freedman" w:date="2022-03-11T15:01:00Z">
              <w:r w:rsidRPr="000E2622" w:rsidDel="00CB5C04">
                <w:rPr>
                  <w:rFonts w:ascii="Arial" w:hAnsi="Arial" w:cs="Arial"/>
                  <w:sz w:val="20"/>
                  <w:szCs w:val="20"/>
                </w:rPr>
                <w:t>0</w:t>
              </w:r>
            </w:moveFrom>
          </w:p>
        </w:tc>
        <w:tc>
          <w:tcPr>
            <w:tcW w:w="1046" w:type="dxa"/>
            <w:gridSpan w:val="3"/>
            <w:tcBorders>
              <w:top w:val="nil"/>
              <w:left w:val="nil"/>
              <w:bottom w:val="nil"/>
              <w:right w:val="nil"/>
            </w:tcBorders>
            <w:vAlign w:val="center"/>
            <w:tcPrChange w:id="461" w:author="Micah Freedman" w:date="2022-03-20T14:15:00Z">
              <w:tcPr>
                <w:tcW w:w="907" w:type="dxa"/>
                <w:tcBorders>
                  <w:top w:val="nil"/>
                  <w:left w:val="nil"/>
                  <w:bottom w:val="nil"/>
                  <w:right w:val="nil"/>
                </w:tcBorders>
                <w:vAlign w:val="center"/>
              </w:tcPr>
            </w:tcPrChange>
          </w:tcPr>
          <w:p w14:paraId="6CE9F680" w14:textId="269200FA" w:rsidR="00234351" w:rsidRPr="000E2622" w:rsidDel="00CB5C04" w:rsidRDefault="00234351" w:rsidP="008E290E">
            <w:pPr>
              <w:jc w:val="center"/>
              <w:rPr>
                <w:moveFrom w:id="462" w:author="Micah Freedman" w:date="2022-03-11T15:01:00Z"/>
                <w:rFonts w:ascii="Arial" w:hAnsi="Arial" w:cs="Arial"/>
                <w:sz w:val="20"/>
                <w:szCs w:val="20"/>
              </w:rPr>
            </w:pPr>
            <w:moveFrom w:id="463" w:author="Micah Freedman" w:date="2022-03-11T15:01:00Z">
              <w:r w:rsidRPr="000E2622" w:rsidDel="00CB5C04">
                <w:rPr>
                  <w:rFonts w:ascii="Arial" w:hAnsi="Arial" w:cs="Arial"/>
                  <w:sz w:val="20"/>
                  <w:szCs w:val="20"/>
                </w:rPr>
                <w:t>0</w:t>
              </w:r>
            </w:moveFrom>
          </w:p>
        </w:tc>
        <w:tc>
          <w:tcPr>
            <w:tcW w:w="1076" w:type="dxa"/>
            <w:tcBorders>
              <w:top w:val="nil"/>
              <w:left w:val="nil"/>
              <w:bottom w:val="nil"/>
              <w:right w:val="single" w:sz="4" w:space="0" w:color="auto"/>
            </w:tcBorders>
            <w:vAlign w:val="center"/>
            <w:tcPrChange w:id="464" w:author="Micah Freedman" w:date="2022-03-20T14:15:00Z">
              <w:tcPr>
                <w:tcW w:w="1067" w:type="dxa"/>
                <w:gridSpan w:val="2"/>
                <w:tcBorders>
                  <w:top w:val="nil"/>
                  <w:left w:val="nil"/>
                  <w:bottom w:val="nil"/>
                  <w:right w:val="single" w:sz="4" w:space="0" w:color="auto"/>
                </w:tcBorders>
                <w:vAlign w:val="center"/>
              </w:tcPr>
            </w:tcPrChange>
          </w:tcPr>
          <w:p w14:paraId="66A28B5A" w14:textId="01F2EE7E" w:rsidR="00234351" w:rsidRPr="000E2622" w:rsidDel="00CB5C04" w:rsidRDefault="00234351" w:rsidP="008E290E">
            <w:pPr>
              <w:jc w:val="center"/>
              <w:rPr>
                <w:moveFrom w:id="465" w:author="Micah Freedman" w:date="2022-03-11T15:01:00Z"/>
                <w:rFonts w:ascii="Arial" w:hAnsi="Arial" w:cs="Arial"/>
                <w:sz w:val="20"/>
                <w:szCs w:val="20"/>
              </w:rPr>
            </w:pPr>
            <w:moveFrom w:id="466" w:author="Micah Freedman" w:date="2022-03-11T15:01:00Z">
              <w:r w:rsidRPr="000E2622" w:rsidDel="00CB5C04">
                <w:rPr>
                  <w:rFonts w:ascii="Arial" w:hAnsi="Arial" w:cs="Arial"/>
                  <w:sz w:val="20"/>
                  <w:szCs w:val="20"/>
                </w:rPr>
                <w:t>1</w:t>
              </w:r>
            </w:moveFrom>
          </w:p>
        </w:tc>
        <w:tc>
          <w:tcPr>
            <w:tcW w:w="812" w:type="dxa"/>
            <w:gridSpan w:val="2"/>
            <w:tcBorders>
              <w:top w:val="nil"/>
              <w:left w:val="single" w:sz="4" w:space="0" w:color="auto"/>
              <w:bottom w:val="nil"/>
              <w:right w:val="single" w:sz="4" w:space="0" w:color="auto"/>
            </w:tcBorders>
            <w:vAlign w:val="center"/>
            <w:tcPrChange w:id="467" w:author="Micah Freedman" w:date="2022-03-20T14:15:00Z">
              <w:tcPr>
                <w:tcW w:w="859" w:type="dxa"/>
                <w:gridSpan w:val="2"/>
                <w:tcBorders>
                  <w:top w:val="nil"/>
                  <w:left w:val="single" w:sz="4" w:space="0" w:color="auto"/>
                  <w:bottom w:val="nil"/>
                  <w:right w:val="single" w:sz="4" w:space="0" w:color="auto"/>
                </w:tcBorders>
                <w:vAlign w:val="center"/>
              </w:tcPr>
            </w:tcPrChange>
          </w:tcPr>
          <w:p w14:paraId="5EB8AA86" w14:textId="174EBCE1" w:rsidR="00234351" w:rsidRPr="000E2622" w:rsidDel="00CB5C04" w:rsidRDefault="00234351" w:rsidP="008E290E">
            <w:pPr>
              <w:jc w:val="center"/>
              <w:rPr>
                <w:moveFrom w:id="468" w:author="Micah Freedman" w:date="2022-03-11T15:01:00Z"/>
                <w:rFonts w:ascii="Arial" w:hAnsi="Arial" w:cs="Arial"/>
                <w:sz w:val="20"/>
                <w:szCs w:val="20"/>
              </w:rPr>
            </w:pPr>
            <w:moveFrom w:id="469" w:author="Micah Freedman" w:date="2022-03-11T15:01:00Z">
              <w:r w:rsidRPr="000E2622" w:rsidDel="00CB5C04">
                <w:rPr>
                  <w:rFonts w:ascii="Arial" w:hAnsi="Arial" w:cs="Arial"/>
                  <w:sz w:val="20"/>
                  <w:szCs w:val="20"/>
                </w:rPr>
                <w:t>3</w:t>
              </w:r>
            </w:moveFrom>
          </w:p>
        </w:tc>
      </w:tr>
      <w:tr w:rsidR="00CA16A4" w:rsidRPr="000E2622" w:rsidDel="00CB5C04" w14:paraId="6C8843A2" w14:textId="77777777" w:rsidTr="00CA16A4">
        <w:trPr>
          <w:trHeight w:val="77"/>
          <w:del w:id="470" w:author="Micah Freedman" w:date="2022-03-11T15:01:00Z"/>
          <w:trPrChange w:id="471" w:author="Micah Freedman" w:date="2022-03-20T14:15:00Z">
            <w:trPr>
              <w:trHeight w:val="77"/>
            </w:trPr>
          </w:trPrChange>
        </w:trPr>
        <w:tc>
          <w:tcPr>
            <w:tcW w:w="1718" w:type="dxa"/>
            <w:gridSpan w:val="2"/>
            <w:vMerge/>
            <w:tcBorders>
              <w:left w:val="single" w:sz="4" w:space="0" w:color="auto"/>
              <w:right w:val="nil"/>
            </w:tcBorders>
            <w:vAlign w:val="center"/>
            <w:tcPrChange w:id="472" w:author="Micah Freedman" w:date="2022-03-20T14:15:00Z">
              <w:tcPr>
                <w:tcW w:w="1869" w:type="dxa"/>
                <w:gridSpan w:val="2"/>
                <w:vMerge/>
                <w:tcBorders>
                  <w:left w:val="single" w:sz="4" w:space="0" w:color="auto"/>
                  <w:right w:val="nil"/>
                </w:tcBorders>
                <w:vAlign w:val="center"/>
              </w:tcPr>
            </w:tcPrChange>
          </w:tcPr>
          <w:p w14:paraId="2AB1580B" w14:textId="10632B4D" w:rsidR="00234351" w:rsidRPr="000E2622" w:rsidDel="00CB5C04" w:rsidRDefault="00234351" w:rsidP="008E290E">
            <w:pPr>
              <w:jc w:val="center"/>
              <w:rPr>
                <w:moveFrom w:id="473"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474" w:author="Micah Freedman" w:date="2022-03-20T14:15:00Z">
              <w:tcPr>
                <w:tcW w:w="2237" w:type="dxa"/>
                <w:gridSpan w:val="2"/>
                <w:tcBorders>
                  <w:top w:val="nil"/>
                  <w:left w:val="nil"/>
                  <w:bottom w:val="nil"/>
                  <w:right w:val="single" w:sz="4" w:space="0" w:color="auto"/>
                </w:tcBorders>
                <w:vAlign w:val="center"/>
              </w:tcPr>
            </w:tcPrChange>
          </w:tcPr>
          <w:p w14:paraId="708B615B" w14:textId="389B36A9" w:rsidR="00234351" w:rsidRPr="000E2622" w:rsidDel="00CB5C04" w:rsidRDefault="00234351" w:rsidP="008E290E">
            <w:pPr>
              <w:jc w:val="center"/>
              <w:rPr>
                <w:moveFrom w:id="475" w:author="Micah Freedman" w:date="2022-03-11T15:01:00Z"/>
                <w:rFonts w:ascii="Arial" w:hAnsi="Arial" w:cs="Arial"/>
                <w:sz w:val="20"/>
                <w:szCs w:val="20"/>
              </w:rPr>
            </w:pPr>
            <w:moveFrom w:id="476" w:author="Micah Freedman" w:date="2022-03-11T15:01:00Z">
              <w:r w:rsidRPr="000E2622" w:rsidDel="00CB5C04">
                <w:rPr>
                  <w:rFonts w:ascii="Arial" w:hAnsi="Arial" w:cs="Arial"/>
                  <w:sz w:val="20"/>
                  <w:szCs w:val="20"/>
                </w:rPr>
                <w:t>CA_13_2017</w:t>
              </w:r>
            </w:moveFrom>
          </w:p>
        </w:tc>
        <w:tc>
          <w:tcPr>
            <w:tcW w:w="931" w:type="dxa"/>
            <w:gridSpan w:val="2"/>
            <w:tcBorders>
              <w:top w:val="nil"/>
              <w:left w:val="single" w:sz="4" w:space="0" w:color="auto"/>
              <w:bottom w:val="nil"/>
              <w:right w:val="nil"/>
            </w:tcBorders>
            <w:vAlign w:val="center"/>
            <w:tcPrChange w:id="477" w:author="Micah Freedman" w:date="2022-03-20T14:15:00Z">
              <w:tcPr>
                <w:tcW w:w="983" w:type="dxa"/>
                <w:gridSpan w:val="2"/>
                <w:tcBorders>
                  <w:top w:val="nil"/>
                  <w:left w:val="single" w:sz="4" w:space="0" w:color="auto"/>
                  <w:bottom w:val="nil"/>
                  <w:right w:val="nil"/>
                </w:tcBorders>
                <w:vAlign w:val="center"/>
              </w:tcPr>
            </w:tcPrChange>
          </w:tcPr>
          <w:p w14:paraId="2E22C537" w14:textId="75E4A863" w:rsidR="00234351" w:rsidRPr="000E2622" w:rsidDel="00CB5C04" w:rsidRDefault="00234351" w:rsidP="008E290E">
            <w:pPr>
              <w:jc w:val="center"/>
              <w:rPr>
                <w:moveFrom w:id="478" w:author="Micah Freedman" w:date="2022-03-11T15:01:00Z"/>
                <w:rFonts w:ascii="Arial" w:hAnsi="Arial" w:cs="Arial"/>
                <w:sz w:val="20"/>
                <w:szCs w:val="20"/>
              </w:rPr>
            </w:pPr>
            <w:moveFrom w:id="479" w:author="Micah Freedman" w:date="2022-03-11T15:01:00Z">
              <w:r w:rsidRPr="000E2622" w:rsidDel="00CB5C04">
                <w:rPr>
                  <w:rFonts w:ascii="Arial" w:hAnsi="Arial" w:cs="Arial"/>
                  <w:sz w:val="20"/>
                  <w:szCs w:val="20"/>
                </w:rPr>
                <w:t>1</w:t>
              </w:r>
            </w:moveFrom>
          </w:p>
        </w:tc>
        <w:tc>
          <w:tcPr>
            <w:tcW w:w="910" w:type="dxa"/>
            <w:gridSpan w:val="2"/>
            <w:tcBorders>
              <w:top w:val="nil"/>
              <w:left w:val="nil"/>
              <w:bottom w:val="nil"/>
              <w:right w:val="nil"/>
            </w:tcBorders>
            <w:vAlign w:val="center"/>
            <w:tcPrChange w:id="480" w:author="Micah Freedman" w:date="2022-03-20T14:15:00Z">
              <w:tcPr>
                <w:tcW w:w="952" w:type="dxa"/>
                <w:gridSpan w:val="2"/>
                <w:tcBorders>
                  <w:top w:val="nil"/>
                  <w:left w:val="nil"/>
                  <w:bottom w:val="nil"/>
                  <w:right w:val="nil"/>
                </w:tcBorders>
                <w:vAlign w:val="center"/>
              </w:tcPr>
            </w:tcPrChange>
          </w:tcPr>
          <w:p w14:paraId="06F48ADA" w14:textId="4E2ACD4D" w:rsidR="00234351" w:rsidRPr="000E2622" w:rsidDel="00CB5C04" w:rsidRDefault="00234351" w:rsidP="008E290E">
            <w:pPr>
              <w:jc w:val="center"/>
              <w:rPr>
                <w:moveFrom w:id="481" w:author="Micah Freedman" w:date="2022-03-11T15:01:00Z"/>
                <w:rFonts w:ascii="Arial" w:hAnsi="Arial" w:cs="Arial"/>
                <w:sz w:val="20"/>
                <w:szCs w:val="20"/>
              </w:rPr>
            </w:pPr>
            <w:moveFrom w:id="482" w:author="Micah Freedman" w:date="2022-03-11T15:01:00Z">
              <w:r w:rsidRPr="000E2622" w:rsidDel="00CB5C04">
                <w:rPr>
                  <w:rFonts w:ascii="Arial" w:hAnsi="Arial" w:cs="Arial"/>
                  <w:sz w:val="20"/>
                  <w:szCs w:val="20"/>
                </w:rPr>
                <w:t>0</w:t>
              </w:r>
            </w:moveFrom>
          </w:p>
        </w:tc>
        <w:tc>
          <w:tcPr>
            <w:tcW w:w="791" w:type="dxa"/>
            <w:gridSpan w:val="2"/>
            <w:tcBorders>
              <w:top w:val="nil"/>
              <w:left w:val="nil"/>
              <w:bottom w:val="nil"/>
              <w:right w:val="nil"/>
            </w:tcBorders>
            <w:vAlign w:val="center"/>
            <w:tcPrChange w:id="483" w:author="Micah Freedman" w:date="2022-03-20T14:15:00Z">
              <w:tcPr>
                <w:tcW w:w="826" w:type="dxa"/>
                <w:gridSpan w:val="2"/>
                <w:tcBorders>
                  <w:top w:val="nil"/>
                  <w:left w:val="nil"/>
                  <w:bottom w:val="nil"/>
                  <w:right w:val="nil"/>
                </w:tcBorders>
                <w:vAlign w:val="center"/>
              </w:tcPr>
            </w:tcPrChange>
          </w:tcPr>
          <w:p w14:paraId="6E7F85B0" w14:textId="7F827427" w:rsidR="00234351" w:rsidRPr="000E2622" w:rsidDel="00CB5C04" w:rsidRDefault="00234351" w:rsidP="008E290E">
            <w:pPr>
              <w:jc w:val="center"/>
              <w:rPr>
                <w:moveFrom w:id="484" w:author="Micah Freedman" w:date="2022-03-11T15:01:00Z"/>
                <w:rFonts w:ascii="Arial" w:hAnsi="Arial" w:cs="Arial"/>
                <w:sz w:val="20"/>
                <w:szCs w:val="20"/>
              </w:rPr>
            </w:pPr>
            <w:moveFrom w:id="485" w:author="Micah Freedman" w:date="2022-03-11T15:01:00Z">
              <w:r w:rsidRPr="000E2622" w:rsidDel="00CB5C04">
                <w:rPr>
                  <w:rFonts w:ascii="Arial" w:hAnsi="Arial" w:cs="Arial"/>
                  <w:sz w:val="20"/>
                  <w:szCs w:val="20"/>
                </w:rPr>
                <w:t>0</w:t>
              </w:r>
            </w:moveFrom>
          </w:p>
        </w:tc>
        <w:tc>
          <w:tcPr>
            <w:tcW w:w="854" w:type="dxa"/>
            <w:tcBorders>
              <w:top w:val="nil"/>
              <w:left w:val="nil"/>
              <w:bottom w:val="nil"/>
              <w:right w:val="nil"/>
            </w:tcBorders>
            <w:vAlign w:val="center"/>
            <w:tcPrChange w:id="486" w:author="Micah Freedman" w:date="2022-03-20T14:15:00Z">
              <w:tcPr>
                <w:tcW w:w="892" w:type="dxa"/>
                <w:gridSpan w:val="2"/>
                <w:tcBorders>
                  <w:top w:val="nil"/>
                  <w:left w:val="nil"/>
                  <w:bottom w:val="nil"/>
                  <w:right w:val="nil"/>
                </w:tcBorders>
                <w:vAlign w:val="center"/>
              </w:tcPr>
            </w:tcPrChange>
          </w:tcPr>
          <w:p w14:paraId="2D38AF7E" w14:textId="33151CB7" w:rsidR="00234351" w:rsidRPr="000E2622" w:rsidDel="00CB5C04" w:rsidRDefault="00234351" w:rsidP="008E290E">
            <w:pPr>
              <w:jc w:val="center"/>
              <w:rPr>
                <w:moveFrom w:id="487" w:author="Micah Freedman" w:date="2022-03-11T15:01:00Z"/>
                <w:rFonts w:ascii="Arial" w:hAnsi="Arial" w:cs="Arial"/>
                <w:sz w:val="20"/>
                <w:szCs w:val="20"/>
              </w:rPr>
            </w:pPr>
            <w:moveFrom w:id="488" w:author="Micah Freedman" w:date="2022-03-11T15:01:00Z">
              <w:r w:rsidRPr="000E2622" w:rsidDel="00CB5C04">
                <w:rPr>
                  <w:rFonts w:ascii="Arial" w:hAnsi="Arial" w:cs="Arial"/>
                  <w:sz w:val="20"/>
                  <w:szCs w:val="20"/>
                </w:rPr>
                <w:t>1</w:t>
              </w:r>
            </w:moveFrom>
          </w:p>
        </w:tc>
        <w:tc>
          <w:tcPr>
            <w:tcW w:w="1046" w:type="dxa"/>
            <w:gridSpan w:val="3"/>
            <w:tcBorders>
              <w:top w:val="nil"/>
              <w:left w:val="nil"/>
              <w:bottom w:val="nil"/>
              <w:right w:val="nil"/>
            </w:tcBorders>
            <w:vAlign w:val="center"/>
            <w:tcPrChange w:id="489" w:author="Micah Freedman" w:date="2022-03-20T14:15:00Z">
              <w:tcPr>
                <w:tcW w:w="907" w:type="dxa"/>
                <w:tcBorders>
                  <w:top w:val="nil"/>
                  <w:left w:val="nil"/>
                  <w:bottom w:val="nil"/>
                  <w:right w:val="nil"/>
                </w:tcBorders>
                <w:vAlign w:val="center"/>
              </w:tcPr>
            </w:tcPrChange>
          </w:tcPr>
          <w:p w14:paraId="72B146AB" w14:textId="0677BB52" w:rsidR="00234351" w:rsidRPr="000E2622" w:rsidDel="00CB5C04" w:rsidRDefault="00234351" w:rsidP="008E290E">
            <w:pPr>
              <w:jc w:val="center"/>
              <w:rPr>
                <w:moveFrom w:id="490" w:author="Micah Freedman" w:date="2022-03-11T15:01:00Z"/>
                <w:rFonts w:ascii="Arial" w:hAnsi="Arial" w:cs="Arial"/>
                <w:sz w:val="20"/>
                <w:szCs w:val="20"/>
              </w:rPr>
            </w:pPr>
            <w:moveFrom w:id="491" w:author="Micah Freedman" w:date="2022-03-11T15:01:00Z">
              <w:r w:rsidRPr="000E2622" w:rsidDel="00CB5C04">
                <w:rPr>
                  <w:rFonts w:ascii="Arial" w:hAnsi="Arial" w:cs="Arial"/>
                  <w:sz w:val="20"/>
                  <w:szCs w:val="20"/>
                </w:rPr>
                <w:t>0</w:t>
              </w:r>
            </w:moveFrom>
          </w:p>
        </w:tc>
        <w:tc>
          <w:tcPr>
            <w:tcW w:w="1076" w:type="dxa"/>
            <w:tcBorders>
              <w:top w:val="nil"/>
              <w:left w:val="nil"/>
              <w:bottom w:val="nil"/>
              <w:right w:val="single" w:sz="4" w:space="0" w:color="auto"/>
            </w:tcBorders>
            <w:vAlign w:val="center"/>
            <w:tcPrChange w:id="492" w:author="Micah Freedman" w:date="2022-03-20T14:15:00Z">
              <w:tcPr>
                <w:tcW w:w="1067" w:type="dxa"/>
                <w:gridSpan w:val="2"/>
                <w:tcBorders>
                  <w:top w:val="nil"/>
                  <w:left w:val="nil"/>
                  <w:bottom w:val="nil"/>
                  <w:right w:val="single" w:sz="4" w:space="0" w:color="auto"/>
                </w:tcBorders>
                <w:vAlign w:val="center"/>
              </w:tcPr>
            </w:tcPrChange>
          </w:tcPr>
          <w:p w14:paraId="15F0FC6B" w14:textId="279B94F0" w:rsidR="00234351" w:rsidRPr="000E2622" w:rsidDel="00CB5C04" w:rsidRDefault="00234351" w:rsidP="008E290E">
            <w:pPr>
              <w:jc w:val="center"/>
              <w:rPr>
                <w:moveFrom w:id="493" w:author="Micah Freedman" w:date="2022-03-11T15:01:00Z"/>
                <w:rFonts w:ascii="Arial" w:hAnsi="Arial" w:cs="Arial"/>
                <w:sz w:val="20"/>
                <w:szCs w:val="20"/>
              </w:rPr>
            </w:pPr>
            <w:moveFrom w:id="494" w:author="Micah Freedman" w:date="2022-03-11T15:01:00Z">
              <w:r w:rsidRPr="000E2622" w:rsidDel="00CB5C04">
                <w:rPr>
                  <w:rFonts w:ascii="Arial" w:hAnsi="Arial" w:cs="Arial"/>
                  <w:sz w:val="20"/>
                  <w:szCs w:val="20"/>
                </w:rPr>
                <w:t>0</w:t>
              </w:r>
            </w:moveFrom>
          </w:p>
        </w:tc>
        <w:tc>
          <w:tcPr>
            <w:tcW w:w="812" w:type="dxa"/>
            <w:gridSpan w:val="2"/>
            <w:tcBorders>
              <w:top w:val="nil"/>
              <w:left w:val="single" w:sz="4" w:space="0" w:color="auto"/>
              <w:bottom w:val="nil"/>
              <w:right w:val="single" w:sz="4" w:space="0" w:color="auto"/>
            </w:tcBorders>
            <w:vAlign w:val="center"/>
            <w:tcPrChange w:id="495" w:author="Micah Freedman" w:date="2022-03-20T14:15:00Z">
              <w:tcPr>
                <w:tcW w:w="859" w:type="dxa"/>
                <w:gridSpan w:val="2"/>
                <w:tcBorders>
                  <w:top w:val="nil"/>
                  <w:left w:val="single" w:sz="4" w:space="0" w:color="auto"/>
                  <w:bottom w:val="nil"/>
                  <w:right w:val="single" w:sz="4" w:space="0" w:color="auto"/>
                </w:tcBorders>
                <w:vAlign w:val="center"/>
              </w:tcPr>
            </w:tcPrChange>
          </w:tcPr>
          <w:p w14:paraId="675D2848" w14:textId="1752D7BC" w:rsidR="00234351" w:rsidRPr="000E2622" w:rsidDel="00CB5C04" w:rsidRDefault="00234351" w:rsidP="008E290E">
            <w:pPr>
              <w:jc w:val="center"/>
              <w:rPr>
                <w:moveFrom w:id="496" w:author="Micah Freedman" w:date="2022-03-11T15:01:00Z"/>
                <w:rFonts w:ascii="Arial" w:hAnsi="Arial" w:cs="Arial"/>
                <w:sz w:val="20"/>
                <w:szCs w:val="20"/>
              </w:rPr>
            </w:pPr>
            <w:moveFrom w:id="497" w:author="Micah Freedman" w:date="2022-03-11T15:01:00Z">
              <w:r w:rsidRPr="000E2622" w:rsidDel="00CB5C04">
                <w:rPr>
                  <w:rFonts w:ascii="Arial" w:hAnsi="Arial" w:cs="Arial"/>
                  <w:sz w:val="20"/>
                  <w:szCs w:val="20"/>
                </w:rPr>
                <w:t>2</w:t>
              </w:r>
            </w:moveFrom>
          </w:p>
        </w:tc>
      </w:tr>
      <w:tr w:rsidR="00CA16A4" w:rsidRPr="000E2622" w:rsidDel="00CB5C04" w14:paraId="65AD5663" w14:textId="77777777" w:rsidTr="00CA16A4">
        <w:trPr>
          <w:trHeight w:val="77"/>
          <w:del w:id="498" w:author="Micah Freedman" w:date="2022-03-11T15:01:00Z"/>
          <w:trPrChange w:id="499" w:author="Micah Freedman" w:date="2022-03-20T14:15:00Z">
            <w:trPr>
              <w:trHeight w:val="77"/>
            </w:trPr>
          </w:trPrChange>
        </w:trPr>
        <w:tc>
          <w:tcPr>
            <w:tcW w:w="1718" w:type="dxa"/>
            <w:gridSpan w:val="2"/>
            <w:vMerge/>
            <w:tcBorders>
              <w:left w:val="single" w:sz="4" w:space="0" w:color="auto"/>
              <w:right w:val="nil"/>
            </w:tcBorders>
            <w:vAlign w:val="center"/>
            <w:tcPrChange w:id="500" w:author="Micah Freedman" w:date="2022-03-20T14:15:00Z">
              <w:tcPr>
                <w:tcW w:w="1869" w:type="dxa"/>
                <w:gridSpan w:val="2"/>
                <w:vMerge/>
                <w:tcBorders>
                  <w:left w:val="single" w:sz="4" w:space="0" w:color="auto"/>
                  <w:right w:val="nil"/>
                </w:tcBorders>
                <w:vAlign w:val="center"/>
              </w:tcPr>
            </w:tcPrChange>
          </w:tcPr>
          <w:p w14:paraId="77D00694" w14:textId="6B7EB420" w:rsidR="00234351" w:rsidRPr="000E2622" w:rsidDel="00CB5C04" w:rsidRDefault="00234351" w:rsidP="008E290E">
            <w:pPr>
              <w:jc w:val="center"/>
              <w:rPr>
                <w:moveFrom w:id="501"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502" w:author="Micah Freedman" w:date="2022-03-20T14:15:00Z">
              <w:tcPr>
                <w:tcW w:w="2237" w:type="dxa"/>
                <w:gridSpan w:val="2"/>
                <w:tcBorders>
                  <w:top w:val="nil"/>
                  <w:left w:val="nil"/>
                  <w:bottom w:val="nil"/>
                  <w:right w:val="single" w:sz="4" w:space="0" w:color="auto"/>
                </w:tcBorders>
                <w:vAlign w:val="center"/>
              </w:tcPr>
            </w:tcPrChange>
          </w:tcPr>
          <w:p w14:paraId="0299644A" w14:textId="50B1DA85" w:rsidR="00234351" w:rsidRPr="000E2622" w:rsidDel="00CB5C04" w:rsidRDefault="00234351" w:rsidP="008E290E">
            <w:pPr>
              <w:jc w:val="center"/>
              <w:rPr>
                <w:moveFrom w:id="503" w:author="Micah Freedman" w:date="2022-03-11T15:01:00Z"/>
                <w:rFonts w:ascii="Arial" w:hAnsi="Arial" w:cs="Arial"/>
                <w:sz w:val="20"/>
                <w:szCs w:val="20"/>
              </w:rPr>
            </w:pPr>
            <w:moveFrom w:id="504" w:author="Micah Freedman" w:date="2022-03-11T15:01:00Z">
              <w:r w:rsidRPr="000E2622" w:rsidDel="00CB5C04">
                <w:rPr>
                  <w:rFonts w:ascii="Arial" w:hAnsi="Arial" w:cs="Arial"/>
                  <w:sz w:val="20"/>
                  <w:szCs w:val="20"/>
                </w:rPr>
                <w:t>CA_13_2018</w:t>
              </w:r>
            </w:moveFrom>
          </w:p>
        </w:tc>
        <w:tc>
          <w:tcPr>
            <w:tcW w:w="931" w:type="dxa"/>
            <w:gridSpan w:val="2"/>
            <w:tcBorders>
              <w:top w:val="nil"/>
              <w:left w:val="single" w:sz="4" w:space="0" w:color="auto"/>
              <w:bottom w:val="nil"/>
              <w:right w:val="nil"/>
            </w:tcBorders>
            <w:vAlign w:val="center"/>
            <w:tcPrChange w:id="505" w:author="Micah Freedman" w:date="2022-03-20T14:15:00Z">
              <w:tcPr>
                <w:tcW w:w="983" w:type="dxa"/>
                <w:gridSpan w:val="2"/>
                <w:tcBorders>
                  <w:top w:val="nil"/>
                  <w:left w:val="single" w:sz="4" w:space="0" w:color="auto"/>
                  <w:bottom w:val="nil"/>
                  <w:right w:val="nil"/>
                </w:tcBorders>
                <w:vAlign w:val="center"/>
              </w:tcPr>
            </w:tcPrChange>
          </w:tcPr>
          <w:p w14:paraId="51A91C8F" w14:textId="2478143D" w:rsidR="00234351" w:rsidRPr="000E2622" w:rsidDel="00CB5C04" w:rsidRDefault="00234351" w:rsidP="008E290E">
            <w:pPr>
              <w:jc w:val="center"/>
              <w:rPr>
                <w:moveFrom w:id="506" w:author="Micah Freedman" w:date="2022-03-11T15:01:00Z"/>
                <w:rFonts w:ascii="Arial" w:hAnsi="Arial" w:cs="Arial"/>
                <w:sz w:val="20"/>
                <w:szCs w:val="20"/>
              </w:rPr>
            </w:pPr>
            <w:moveFrom w:id="507" w:author="Micah Freedman" w:date="2022-03-11T15:01:00Z">
              <w:r w:rsidRPr="000E2622" w:rsidDel="00CB5C04">
                <w:rPr>
                  <w:rFonts w:ascii="Arial" w:hAnsi="Arial" w:cs="Arial"/>
                  <w:sz w:val="20"/>
                  <w:szCs w:val="20"/>
                </w:rPr>
                <w:t>0</w:t>
              </w:r>
            </w:moveFrom>
          </w:p>
        </w:tc>
        <w:tc>
          <w:tcPr>
            <w:tcW w:w="910" w:type="dxa"/>
            <w:gridSpan w:val="2"/>
            <w:tcBorders>
              <w:top w:val="nil"/>
              <w:left w:val="nil"/>
              <w:bottom w:val="nil"/>
              <w:right w:val="nil"/>
            </w:tcBorders>
            <w:vAlign w:val="center"/>
            <w:tcPrChange w:id="508" w:author="Micah Freedman" w:date="2022-03-20T14:15:00Z">
              <w:tcPr>
                <w:tcW w:w="952" w:type="dxa"/>
                <w:gridSpan w:val="2"/>
                <w:tcBorders>
                  <w:top w:val="nil"/>
                  <w:left w:val="nil"/>
                  <w:bottom w:val="nil"/>
                  <w:right w:val="nil"/>
                </w:tcBorders>
                <w:vAlign w:val="center"/>
              </w:tcPr>
            </w:tcPrChange>
          </w:tcPr>
          <w:p w14:paraId="5FB98433" w14:textId="67433447" w:rsidR="00234351" w:rsidRPr="000E2622" w:rsidDel="00CB5C04" w:rsidRDefault="00234351" w:rsidP="008E290E">
            <w:pPr>
              <w:jc w:val="center"/>
              <w:rPr>
                <w:moveFrom w:id="509" w:author="Micah Freedman" w:date="2022-03-11T15:01:00Z"/>
                <w:rFonts w:ascii="Arial" w:hAnsi="Arial" w:cs="Arial"/>
                <w:sz w:val="20"/>
                <w:szCs w:val="20"/>
              </w:rPr>
            </w:pPr>
            <w:moveFrom w:id="510" w:author="Micah Freedman" w:date="2022-03-11T15:01:00Z">
              <w:r w:rsidRPr="000E2622" w:rsidDel="00CB5C04">
                <w:rPr>
                  <w:rFonts w:ascii="Arial" w:hAnsi="Arial" w:cs="Arial"/>
                  <w:sz w:val="20"/>
                  <w:szCs w:val="20"/>
                </w:rPr>
                <w:t>1</w:t>
              </w:r>
            </w:moveFrom>
          </w:p>
        </w:tc>
        <w:tc>
          <w:tcPr>
            <w:tcW w:w="791" w:type="dxa"/>
            <w:gridSpan w:val="2"/>
            <w:tcBorders>
              <w:top w:val="nil"/>
              <w:left w:val="nil"/>
              <w:bottom w:val="nil"/>
              <w:right w:val="nil"/>
            </w:tcBorders>
            <w:vAlign w:val="center"/>
            <w:tcPrChange w:id="511" w:author="Micah Freedman" w:date="2022-03-20T14:15:00Z">
              <w:tcPr>
                <w:tcW w:w="826" w:type="dxa"/>
                <w:gridSpan w:val="2"/>
                <w:tcBorders>
                  <w:top w:val="nil"/>
                  <w:left w:val="nil"/>
                  <w:bottom w:val="nil"/>
                  <w:right w:val="nil"/>
                </w:tcBorders>
                <w:vAlign w:val="center"/>
              </w:tcPr>
            </w:tcPrChange>
          </w:tcPr>
          <w:p w14:paraId="6B1178BC" w14:textId="708525EE" w:rsidR="00234351" w:rsidRPr="000E2622" w:rsidDel="00CB5C04" w:rsidRDefault="00234351" w:rsidP="008E290E">
            <w:pPr>
              <w:jc w:val="center"/>
              <w:rPr>
                <w:moveFrom w:id="512" w:author="Micah Freedman" w:date="2022-03-11T15:01:00Z"/>
                <w:rFonts w:ascii="Arial" w:hAnsi="Arial" w:cs="Arial"/>
                <w:sz w:val="20"/>
                <w:szCs w:val="20"/>
              </w:rPr>
            </w:pPr>
            <w:moveFrom w:id="513" w:author="Micah Freedman" w:date="2022-03-11T15:01:00Z">
              <w:r w:rsidRPr="000E2622" w:rsidDel="00CB5C04">
                <w:rPr>
                  <w:rFonts w:ascii="Arial" w:hAnsi="Arial" w:cs="Arial"/>
                  <w:sz w:val="20"/>
                  <w:szCs w:val="20"/>
                </w:rPr>
                <w:t>1</w:t>
              </w:r>
            </w:moveFrom>
          </w:p>
        </w:tc>
        <w:tc>
          <w:tcPr>
            <w:tcW w:w="854" w:type="dxa"/>
            <w:tcBorders>
              <w:top w:val="nil"/>
              <w:left w:val="nil"/>
              <w:bottom w:val="nil"/>
              <w:right w:val="nil"/>
            </w:tcBorders>
            <w:vAlign w:val="center"/>
            <w:tcPrChange w:id="514" w:author="Micah Freedman" w:date="2022-03-20T14:15:00Z">
              <w:tcPr>
                <w:tcW w:w="892" w:type="dxa"/>
                <w:gridSpan w:val="2"/>
                <w:tcBorders>
                  <w:top w:val="nil"/>
                  <w:left w:val="nil"/>
                  <w:bottom w:val="nil"/>
                  <w:right w:val="nil"/>
                </w:tcBorders>
                <w:vAlign w:val="center"/>
              </w:tcPr>
            </w:tcPrChange>
          </w:tcPr>
          <w:p w14:paraId="1851A6D5" w14:textId="71CBFE74" w:rsidR="00234351" w:rsidRPr="000E2622" w:rsidDel="00CB5C04" w:rsidRDefault="00234351" w:rsidP="008E290E">
            <w:pPr>
              <w:jc w:val="center"/>
              <w:rPr>
                <w:moveFrom w:id="515" w:author="Micah Freedman" w:date="2022-03-11T15:01:00Z"/>
                <w:rFonts w:ascii="Arial" w:hAnsi="Arial" w:cs="Arial"/>
                <w:sz w:val="20"/>
                <w:szCs w:val="20"/>
              </w:rPr>
            </w:pPr>
            <w:moveFrom w:id="516" w:author="Micah Freedman" w:date="2022-03-11T15:01:00Z">
              <w:r w:rsidRPr="000E2622" w:rsidDel="00CB5C04">
                <w:rPr>
                  <w:rFonts w:ascii="Arial" w:hAnsi="Arial" w:cs="Arial"/>
                  <w:sz w:val="20"/>
                  <w:szCs w:val="20"/>
                </w:rPr>
                <w:t>2</w:t>
              </w:r>
            </w:moveFrom>
          </w:p>
        </w:tc>
        <w:tc>
          <w:tcPr>
            <w:tcW w:w="1046" w:type="dxa"/>
            <w:gridSpan w:val="3"/>
            <w:tcBorders>
              <w:top w:val="nil"/>
              <w:left w:val="nil"/>
              <w:bottom w:val="nil"/>
              <w:right w:val="nil"/>
            </w:tcBorders>
            <w:vAlign w:val="center"/>
            <w:tcPrChange w:id="517" w:author="Micah Freedman" w:date="2022-03-20T14:15:00Z">
              <w:tcPr>
                <w:tcW w:w="907" w:type="dxa"/>
                <w:tcBorders>
                  <w:top w:val="nil"/>
                  <w:left w:val="nil"/>
                  <w:bottom w:val="nil"/>
                  <w:right w:val="nil"/>
                </w:tcBorders>
                <w:vAlign w:val="center"/>
              </w:tcPr>
            </w:tcPrChange>
          </w:tcPr>
          <w:p w14:paraId="0F79E777" w14:textId="6D90E771" w:rsidR="00234351" w:rsidRPr="000E2622" w:rsidDel="00CB5C04" w:rsidRDefault="00234351" w:rsidP="008E290E">
            <w:pPr>
              <w:jc w:val="center"/>
              <w:rPr>
                <w:moveFrom w:id="518" w:author="Micah Freedman" w:date="2022-03-11T15:01:00Z"/>
                <w:rFonts w:ascii="Arial" w:hAnsi="Arial" w:cs="Arial"/>
                <w:sz w:val="20"/>
                <w:szCs w:val="20"/>
              </w:rPr>
            </w:pPr>
            <w:moveFrom w:id="519" w:author="Micah Freedman" w:date="2022-03-11T15:01:00Z">
              <w:r w:rsidRPr="000E2622" w:rsidDel="00CB5C04">
                <w:rPr>
                  <w:rFonts w:ascii="Arial" w:hAnsi="Arial" w:cs="Arial"/>
                  <w:sz w:val="20"/>
                  <w:szCs w:val="20"/>
                </w:rPr>
                <w:t>1</w:t>
              </w:r>
            </w:moveFrom>
          </w:p>
        </w:tc>
        <w:tc>
          <w:tcPr>
            <w:tcW w:w="1076" w:type="dxa"/>
            <w:tcBorders>
              <w:top w:val="nil"/>
              <w:left w:val="nil"/>
              <w:bottom w:val="nil"/>
              <w:right w:val="single" w:sz="4" w:space="0" w:color="auto"/>
            </w:tcBorders>
            <w:vAlign w:val="center"/>
            <w:tcPrChange w:id="520" w:author="Micah Freedman" w:date="2022-03-20T14:15:00Z">
              <w:tcPr>
                <w:tcW w:w="1067" w:type="dxa"/>
                <w:gridSpan w:val="2"/>
                <w:tcBorders>
                  <w:top w:val="nil"/>
                  <w:left w:val="nil"/>
                  <w:bottom w:val="nil"/>
                  <w:right w:val="single" w:sz="4" w:space="0" w:color="auto"/>
                </w:tcBorders>
                <w:vAlign w:val="center"/>
              </w:tcPr>
            </w:tcPrChange>
          </w:tcPr>
          <w:p w14:paraId="52B1688B" w14:textId="3BEF98EB" w:rsidR="00234351" w:rsidRPr="000E2622" w:rsidDel="00CB5C04" w:rsidRDefault="00234351" w:rsidP="008E290E">
            <w:pPr>
              <w:jc w:val="center"/>
              <w:rPr>
                <w:moveFrom w:id="521" w:author="Micah Freedman" w:date="2022-03-11T15:01:00Z"/>
                <w:rFonts w:ascii="Arial" w:hAnsi="Arial" w:cs="Arial"/>
                <w:sz w:val="20"/>
                <w:szCs w:val="20"/>
              </w:rPr>
            </w:pPr>
            <w:moveFrom w:id="522" w:author="Micah Freedman" w:date="2022-03-11T15:01:00Z">
              <w:r w:rsidRPr="000E2622" w:rsidDel="00CB5C04">
                <w:rPr>
                  <w:rFonts w:ascii="Arial" w:hAnsi="Arial" w:cs="Arial"/>
                  <w:sz w:val="20"/>
                  <w:szCs w:val="20"/>
                </w:rPr>
                <w:t>2</w:t>
              </w:r>
            </w:moveFrom>
          </w:p>
        </w:tc>
        <w:tc>
          <w:tcPr>
            <w:tcW w:w="812" w:type="dxa"/>
            <w:gridSpan w:val="2"/>
            <w:tcBorders>
              <w:top w:val="nil"/>
              <w:left w:val="single" w:sz="4" w:space="0" w:color="auto"/>
              <w:bottom w:val="nil"/>
              <w:right w:val="single" w:sz="4" w:space="0" w:color="auto"/>
            </w:tcBorders>
            <w:vAlign w:val="center"/>
            <w:tcPrChange w:id="523" w:author="Micah Freedman" w:date="2022-03-20T14:15:00Z">
              <w:tcPr>
                <w:tcW w:w="859" w:type="dxa"/>
                <w:gridSpan w:val="2"/>
                <w:tcBorders>
                  <w:top w:val="nil"/>
                  <w:left w:val="single" w:sz="4" w:space="0" w:color="auto"/>
                  <w:bottom w:val="nil"/>
                  <w:right w:val="single" w:sz="4" w:space="0" w:color="auto"/>
                </w:tcBorders>
                <w:vAlign w:val="center"/>
              </w:tcPr>
            </w:tcPrChange>
          </w:tcPr>
          <w:p w14:paraId="4178A451" w14:textId="752B9388" w:rsidR="00234351" w:rsidRPr="000E2622" w:rsidDel="00CB5C04" w:rsidRDefault="00234351" w:rsidP="008E290E">
            <w:pPr>
              <w:jc w:val="center"/>
              <w:rPr>
                <w:moveFrom w:id="524" w:author="Micah Freedman" w:date="2022-03-11T15:01:00Z"/>
                <w:rFonts w:ascii="Arial" w:hAnsi="Arial" w:cs="Arial"/>
                <w:sz w:val="20"/>
                <w:szCs w:val="20"/>
              </w:rPr>
            </w:pPr>
            <w:moveFrom w:id="525" w:author="Micah Freedman" w:date="2022-03-11T15:01:00Z">
              <w:r w:rsidRPr="000E2622" w:rsidDel="00CB5C04">
                <w:rPr>
                  <w:rFonts w:ascii="Arial" w:hAnsi="Arial" w:cs="Arial"/>
                  <w:sz w:val="20"/>
                  <w:szCs w:val="20"/>
                </w:rPr>
                <w:t>7</w:t>
              </w:r>
            </w:moveFrom>
          </w:p>
        </w:tc>
      </w:tr>
      <w:tr w:rsidR="00CA16A4" w:rsidRPr="000E2622" w:rsidDel="00CB5C04" w14:paraId="3F284200" w14:textId="77777777" w:rsidTr="00CA16A4">
        <w:trPr>
          <w:trHeight w:val="77"/>
          <w:del w:id="526" w:author="Micah Freedman" w:date="2022-03-11T15:01:00Z"/>
          <w:trPrChange w:id="527" w:author="Micah Freedman" w:date="2022-03-20T14:15:00Z">
            <w:trPr>
              <w:trHeight w:val="77"/>
            </w:trPr>
          </w:trPrChange>
        </w:trPr>
        <w:tc>
          <w:tcPr>
            <w:tcW w:w="1718" w:type="dxa"/>
            <w:gridSpan w:val="2"/>
            <w:vMerge/>
            <w:tcBorders>
              <w:left w:val="single" w:sz="4" w:space="0" w:color="auto"/>
              <w:right w:val="nil"/>
            </w:tcBorders>
            <w:vAlign w:val="center"/>
            <w:tcPrChange w:id="528" w:author="Micah Freedman" w:date="2022-03-20T14:15:00Z">
              <w:tcPr>
                <w:tcW w:w="1869" w:type="dxa"/>
                <w:gridSpan w:val="2"/>
                <w:vMerge/>
                <w:tcBorders>
                  <w:left w:val="single" w:sz="4" w:space="0" w:color="auto"/>
                  <w:right w:val="nil"/>
                </w:tcBorders>
                <w:vAlign w:val="center"/>
              </w:tcPr>
            </w:tcPrChange>
          </w:tcPr>
          <w:p w14:paraId="73A46547" w14:textId="42005F13" w:rsidR="00234351" w:rsidRPr="000E2622" w:rsidDel="00CB5C04" w:rsidRDefault="00234351" w:rsidP="008E290E">
            <w:pPr>
              <w:jc w:val="center"/>
              <w:rPr>
                <w:moveFrom w:id="529"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530" w:author="Micah Freedman" w:date="2022-03-20T14:15:00Z">
              <w:tcPr>
                <w:tcW w:w="2237" w:type="dxa"/>
                <w:gridSpan w:val="2"/>
                <w:tcBorders>
                  <w:top w:val="nil"/>
                  <w:left w:val="nil"/>
                  <w:bottom w:val="nil"/>
                  <w:right w:val="single" w:sz="4" w:space="0" w:color="auto"/>
                </w:tcBorders>
                <w:vAlign w:val="center"/>
              </w:tcPr>
            </w:tcPrChange>
          </w:tcPr>
          <w:p w14:paraId="04CE37ED" w14:textId="3DED293D" w:rsidR="00234351" w:rsidRPr="000E2622" w:rsidDel="00CB5C04" w:rsidRDefault="00234351" w:rsidP="008E290E">
            <w:pPr>
              <w:jc w:val="center"/>
              <w:rPr>
                <w:moveFrom w:id="531" w:author="Micah Freedman" w:date="2022-03-11T15:01:00Z"/>
                <w:rFonts w:ascii="Arial" w:hAnsi="Arial" w:cs="Arial"/>
                <w:sz w:val="20"/>
                <w:szCs w:val="20"/>
              </w:rPr>
            </w:pPr>
            <w:moveFrom w:id="532" w:author="Micah Freedman" w:date="2022-03-11T15:01:00Z">
              <w:r w:rsidRPr="000E2622" w:rsidDel="00CB5C04">
                <w:rPr>
                  <w:rFonts w:ascii="Arial" w:hAnsi="Arial" w:cs="Arial"/>
                  <w:sz w:val="20"/>
                  <w:szCs w:val="20"/>
                </w:rPr>
                <w:t>CA_2_2017</w:t>
              </w:r>
            </w:moveFrom>
          </w:p>
        </w:tc>
        <w:tc>
          <w:tcPr>
            <w:tcW w:w="931" w:type="dxa"/>
            <w:gridSpan w:val="2"/>
            <w:tcBorders>
              <w:top w:val="nil"/>
              <w:left w:val="single" w:sz="4" w:space="0" w:color="auto"/>
              <w:bottom w:val="nil"/>
              <w:right w:val="nil"/>
            </w:tcBorders>
            <w:vAlign w:val="center"/>
            <w:tcPrChange w:id="533" w:author="Micah Freedman" w:date="2022-03-20T14:15:00Z">
              <w:tcPr>
                <w:tcW w:w="983" w:type="dxa"/>
                <w:gridSpan w:val="2"/>
                <w:tcBorders>
                  <w:top w:val="nil"/>
                  <w:left w:val="single" w:sz="4" w:space="0" w:color="auto"/>
                  <w:bottom w:val="nil"/>
                  <w:right w:val="nil"/>
                </w:tcBorders>
                <w:vAlign w:val="center"/>
              </w:tcPr>
            </w:tcPrChange>
          </w:tcPr>
          <w:p w14:paraId="76443E8F" w14:textId="02EAAC2B" w:rsidR="00234351" w:rsidRPr="000E2622" w:rsidDel="00CB5C04" w:rsidRDefault="00234351" w:rsidP="008E290E">
            <w:pPr>
              <w:jc w:val="center"/>
              <w:rPr>
                <w:moveFrom w:id="534" w:author="Micah Freedman" w:date="2022-03-11T15:01:00Z"/>
                <w:rFonts w:ascii="Arial" w:hAnsi="Arial" w:cs="Arial"/>
                <w:sz w:val="20"/>
                <w:szCs w:val="20"/>
              </w:rPr>
            </w:pPr>
            <w:moveFrom w:id="535" w:author="Micah Freedman" w:date="2022-03-11T15:01:00Z">
              <w:r w:rsidRPr="000E2622" w:rsidDel="00CB5C04">
                <w:rPr>
                  <w:rFonts w:ascii="Arial" w:hAnsi="Arial" w:cs="Arial"/>
                  <w:sz w:val="20"/>
                  <w:szCs w:val="20"/>
                </w:rPr>
                <w:t>1</w:t>
              </w:r>
            </w:moveFrom>
          </w:p>
        </w:tc>
        <w:tc>
          <w:tcPr>
            <w:tcW w:w="910" w:type="dxa"/>
            <w:gridSpan w:val="2"/>
            <w:tcBorders>
              <w:top w:val="nil"/>
              <w:left w:val="nil"/>
              <w:bottom w:val="nil"/>
              <w:right w:val="nil"/>
            </w:tcBorders>
            <w:vAlign w:val="center"/>
            <w:tcPrChange w:id="536" w:author="Micah Freedman" w:date="2022-03-20T14:15:00Z">
              <w:tcPr>
                <w:tcW w:w="952" w:type="dxa"/>
                <w:gridSpan w:val="2"/>
                <w:tcBorders>
                  <w:top w:val="nil"/>
                  <w:left w:val="nil"/>
                  <w:bottom w:val="nil"/>
                  <w:right w:val="nil"/>
                </w:tcBorders>
                <w:vAlign w:val="center"/>
              </w:tcPr>
            </w:tcPrChange>
          </w:tcPr>
          <w:p w14:paraId="3320EE62" w14:textId="271C3521" w:rsidR="00234351" w:rsidRPr="000E2622" w:rsidDel="00CB5C04" w:rsidRDefault="00234351" w:rsidP="008E290E">
            <w:pPr>
              <w:jc w:val="center"/>
              <w:rPr>
                <w:moveFrom w:id="537" w:author="Micah Freedman" w:date="2022-03-11T15:01:00Z"/>
                <w:rFonts w:ascii="Arial" w:hAnsi="Arial" w:cs="Arial"/>
                <w:sz w:val="20"/>
                <w:szCs w:val="20"/>
              </w:rPr>
            </w:pPr>
            <w:moveFrom w:id="538" w:author="Micah Freedman" w:date="2022-03-11T15:01:00Z">
              <w:r w:rsidRPr="000E2622" w:rsidDel="00CB5C04">
                <w:rPr>
                  <w:rFonts w:ascii="Arial" w:hAnsi="Arial" w:cs="Arial"/>
                  <w:sz w:val="20"/>
                  <w:szCs w:val="20"/>
                </w:rPr>
                <w:t>1</w:t>
              </w:r>
            </w:moveFrom>
          </w:p>
        </w:tc>
        <w:tc>
          <w:tcPr>
            <w:tcW w:w="791" w:type="dxa"/>
            <w:gridSpan w:val="2"/>
            <w:tcBorders>
              <w:top w:val="nil"/>
              <w:left w:val="nil"/>
              <w:bottom w:val="nil"/>
              <w:right w:val="nil"/>
            </w:tcBorders>
            <w:vAlign w:val="center"/>
            <w:tcPrChange w:id="539" w:author="Micah Freedman" w:date="2022-03-20T14:15:00Z">
              <w:tcPr>
                <w:tcW w:w="826" w:type="dxa"/>
                <w:gridSpan w:val="2"/>
                <w:tcBorders>
                  <w:top w:val="nil"/>
                  <w:left w:val="nil"/>
                  <w:bottom w:val="nil"/>
                  <w:right w:val="nil"/>
                </w:tcBorders>
                <w:vAlign w:val="center"/>
              </w:tcPr>
            </w:tcPrChange>
          </w:tcPr>
          <w:p w14:paraId="1165F7F3" w14:textId="266285D4" w:rsidR="00234351" w:rsidRPr="000E2622" w:rsidDel="00CB5C04" w:rsidRDefault="00234351" w:rsidP="008E290E">
            <w:pPr>
              <w:jc w:val="center"/>
              <w:rPr>
                <w:moveFrom w:id="540" w:author="Micah Freedman" w:date="2022-03-11T15:01:00Z"/>
                <w:rFonts w:ascii="Arial" w:hAnsi="Arial" w:cs="Arial"/>
                <w:sz w:val="20"/>
                <w:szCs w:val="20"/>
              </w:rPr>
            </w:pPr>
            <w:moveFrom w:id="541" w:author="Micah Freedman" w:date="2022-03-11T15:01:00Z">
              <w:r w:rsidRPr="000E2622" w:rsidDel="00CB5C04">
                <w:rPr>
                  <w:rFonts w:ascii="Arial" w:hAnsi="Arial" w:cs="Arial"/>
                  <w:sz w:val="20"/>
                  <w:szCs w:val="20"/>
                </w:rPr>
                <w:t>0</w:t>
              </w:r>
            </w:moveFrom>
          </w:p>
        </w:tc>
        <w:tc>
          <w:tcPr>
            <w:tcW w:w="854" w:type="dxa"/>
            <w:tcBorders>
              <w:top w:val="nil"/>
              <w:left w:val="nil"/>
              <w:bottom w:val="nil"/>
              <w:right w:val="nil"/>
            </w:tcBorders>
            <w:vAlign w:val="center"/>
            <w:tcPrChange w:id="542" w:author="Micah Freedman" w:date="2022-03-20T14:15:00Z">
              <w:tcPr>
                <w:tcW w:w="892" w:type="dxa"/>
                <w:gridSpan w:val="2"/>
                <w:tcBorders>
                  <w:top w:val="nil"/>
                  <w:left w:val="nil"/>
                  <w:bottom w:val="nil"/>
                  <w:right w:val="nil"/>
                </w:tcBorders>
                <w:vAlign w:val="center"/>
              </w:tcPr>
            </w:tcPrChange>
          </w:tcPr>
          <w:p w14:paraId="0FE5F0A9" w14:textId="33BBCC1E" w:rsidR="00234351" w:rsidRPr="000E2622" w:rsidDel="00CB5C04" w:rsidRDefault="00234351" w:rsidP="008E290E">
            <w:pPr>
              <w:jc w:val="center"/>
              <w:rPr>
                <w:moveFrom w:id="543" w:author="Micah Freedman" w:date="2022-03-11T15:01:00Z"/>
                <w:rFonts w:ascii="Arial" w:hAnsi="Arial" w:cs="Arial"/>
                <w:sz w:val="20"/>
                <w:szCs w:val="20"/>
              </w:rPr>
            </w:pPr>
            <w:moveFrom w:id="544" w:author="Micah Freedman" w:date="2022-03-11T15:01:00Z">
              <w:r w:rsidRPr="000E2622" w:rsidDel="00CB5C04">
                <w:rPr>
                  <w:rFonts w:ascii="Arial" w:hAnsi="Arial" w:cs="Arial"/>
                  <w:sz w:val="20"/>
                  <w:szCs w:val="20"/>
                </w:rPr>
                <w:t>2</w:t>
              </w:r>
            </w:moveFrom>
          </w:p>
        </w:tc>
        <w:tc>
          <w:tcPr>
            <w:tcW w:w="1046" w:type="dxa"/>
            <w:gridSpan w:val="3"/>
            <w:tcBorders>
              <w:top w:val="nil"/>
              <w:left w:val="nil"/>
              <w:bottom w:val="nil"/>
              <w:right w:val="nil"/>
            </w:tcBorders>
            <w:vAlign w:val="center"/>
            <w:tcPrChange w:id="545" w:author="Micah Freedman" w:date="2022-03-20T14:15:00Z">
              <w:tcPr>
                <w:tcW w:w="907" w:type="dxa"/>
                <w:tcBorders>
                  <w:top w:val="nil"/>
                  <w:left w:val="nil"/>
                  <w:bottom w:val="nil"/>
                  <w:right w:val="nil"/>
                </w:tcBorders>
                <w:vAlign w:val="center"/>
              </w:tcPr>
            </w:tcPrChange>
          </w:tcPr>
          <w:p w14:paraId="034E2C89" w14:textId="7C1F421F" w:rsidR="00234351" w:rsidRPr="000E2622" w:rsidDel="00CB5C04" w:rsidRDefault="00234351" w:rsidP="008E290E">
            <w:pPr>
              <w:jc w:val="center"/>
              <w:rPr>
                <w:moveFrom w:id="546" w:author="Micah Freedman" w:date="2022-03-11T15:01:00Z"/>
                <w:rFonts w:ascii="Arial" w:hAnsi="Arial" w:cs="Arial"/>
                <w:sz w:val="20"/>
                <w:szCs w:val="20"/>
              </w:rPr>
            </w:pPr>
            <w:moveFrom w:id="547" w:author="Micah Freedman" w:date="2022-03-11T15:01:00Z">
              <w:r w:rsidRPr="000E2622" w:rsidDel="00CB5C04">
                <w:rPr>
                  <w:rFonts w:ascii="Arial" w:hAnsi="Arial" w:cs="Arial"/>
                  <w:sz w:val="20"/>
                  <w:szCs w:val="20"/>
                </w:rPr>
                <w:t>1</w:t>
              </w:r>
            </w:moveFrom>
          </w:p>
        </w:tc>
        <w:tc>
          <w:tcPr>
            <w:tcW w:w="1076" w:type="dxa"/>
            <w:tcBorders>
              <w:top w:val="nil"/>
              <w:left w:val="nil"/>
              <w:bottom w:val="nil"/>
              <w:right w:val="single" w:sz="4" w:space="0" w:color="auto"/>
            </w:tcBorders>
            <w:vAlign w:val="center"/>
            <w:tcPrChange w:id="548" w:author="Micah Freedman" w:date="2022-03-20T14:15:00Z">
              <w:tcPr>
                <w:tcW w:w="1067" w:type="dxa"/>
                <w:gridSpan w:val="2"/>
                <w:tcBorders>
                  <w:top w:val="nil"/>
                  <w:left w:val="nil"/>
                  <w:bottom w:val="nil"/>
                  <w:right w:val="single" w:sz="4" w:space="0" w:color="auto"/>
                </w:tcBorders>
                <w:vAlign w:val="center"/>
              </w:tcPr>
            </w:tcPrChange>
          </w:tcPr>
          <w:p w14:paraId="690F2C87" w14:textId="54533519" w:rsidR="00234351" w:rsidRPr="000E2622" w:rsidDel="00CB5C04" w:rsidRDefault="00234351" w:rsidP="008E290E">
            <w:pPr>
              <w:jc w:val="center"/>
              <w:rPr>
                <w:moveFrom w:id="549" w:author="Micah Freedman" w:date="2022-03-11T15:01:00Z"/>
                <w:rFonts w:ascii="Arial" w:hAnsi="Arial" w:cs="Arial"/>
                <w:sz w:val="20"/>
                <w:szCs w:val="20"/>
              </w:rPr>
            </w:pPr>
            <w:moveFrom w:id="550" w:author="Micah Freedman" w:date="2022-03-11T15:01:00Z">
              <w:r w:rsidRPr="000E2622" w:rsidDel="00CB5C04">
                <w:rPr>
                  <w:rFonts w:ascii="Arial" w:hAnsi="Arial" w:cs="Arial"/>
                  <w:sz w:val="20"/>
                  <w:szCs w:val="20"/>
                </w:rPr>
                <w:t>0</w:t>
              </w:r>
            </w:moveFrom>
          </w:p>
        </w:tc>
        <w:tc>
          <w:tcPr>
            <w:tcW w:w="812" w:type="dxa"/>
            <w:gridSpan w:val="2"/>
            <w:tcBorders>
              <w:top w:val="nil"/>
              <w:left w:val="single" w:sz="4" w:space="0" w:color="auto"/>
              <w:bottom w:val="nil"/>
              <w:right w:val="single" w:sz="4" w:space="0" w:color="auto"/>
            </w:tcBorders>
            <w:vAlign w:val="center"/>
            <w:tcPrChange w:id="551" w:author="Micah Freedman" w:date="2022-03-20T14:15:00Z">
              <w:tcPr>
                <w:tcW w:w="859" w:type="dxa"/>
                <w:gridSpan w:val="2"/>
                <w:tcBorders>
                  <w:top w:val="nil"/>
                  <w:left w:val="single" w:sz="4" w:space="0" w:color="auto"/>
                  <w:bottom w:val="nil"/>
                  <w:right w:val="single" w:sz="4" w:space="0" w:color="auto"/>
                </w:tcBorders>
                <w:vAlign w:val="center"/>
              </w:tcPr>
            </w:tcPrChange>
          </w:tcPr>
          <w:p w14:paraId="7F7F989C" w14:textId="1795C961" w:rsidR="00234351" w:rsidRPr="000E2622" w:rsidDel="00CB5C04" w:rsidRDefault="00234351" w:rsidP="008E290E">
            <w:pPr>
              <w:jc w:val="center"/>
              <w:rPr>
                <w:moveFrom w:id="552" w:author="Micah Freedman" w:date="2022-03-11T15:01:00Z"/>
                <w:rFonts w:ascii="Arial" w:hAnsi="Arial" w:cs="Arial"/>
                <w:sz w:val="20"/>
                <w:szCs w:val="20"/>
              </w:rPr>
            </w:pPr>
            <w:moveFrom w:id="553" w:author="Micah Freedman" w:date="2022-03-11T15:01:00Z">
              <w:r w:rsidRPr="000E2622" w:rsidDel="00CB5C04">
                <w:rPr>
                  <w:rFonts w:ascii="Arial" w:hAnsi="Arial" w:cs="Arial"/>
                  <w:sz w:val="20"/>
                  <w:szCs w:val="20"/>
                </w:rPr>
                <w:t>5</w:t>
              </w:r>
            </w:moveFrom>
          </w:p>
        </w:tc>
      </w:tr>
      <w:tr w:rsidR="00CA16A4" w:rsidRPr="000E2622" w:rsidDel="00CB5C04" w14:paraId="27B65CB7" w14:textId="77777777" w:rsidTr="00CA16A4">
        <w:trPr>
          <w:trHeight w:val="77"/>
          <w:del w:id="554" w:author="Micah Freedman" w:date="2022-03-11T15:01:00Z"/>
          <w:trPrChange w:id="555" w:author="Micah Freedman" w:date="2022-03-20T14:15:00Z">
            <w:trPr>
              <w:trHeight w:val="77"/>
            </w:trPr>
          </w:trPrChange>
        </w:trPr>
        <w:tc>
          <w:tcPr>
            <w:tcW w:w="1718" w:type="dxa"/>
            <w:gridSpan w:val="2"/>
            <w:vMerge/>
            <w:tcBorders>
              <w:left w:val="single" w:sz="4" w:space="0" w:color="auto"/>
              <w:right w:val="nil"/>
            </w:tcBorders>
            <w:vAlign w:val="center"/>
            <w:tcPrChange w:id="556" w:author="Micah Freedman" w:date="2022-03-20T14:15:00Z">
              <w:tcPr>
                <w:tcW w:w="1869" w:type="dxa"/>
                <w:gridSpan w:val="2"/>
                <w:vMerge/>
                <w:tcBorders>
                  <w:left w:val="single" w:sz="4" w:space="0" w:color="auto"/>
                  <w:right w:val="nil"/>
                </w:tcBorders>
                <w:vAlign w:val="center"/>
              </w:tcPr>
            </w:tcPrChange>
          </w:tcPr>
          <w:p w14:paraId="4BD20AD0" w14:textId="130B5797" w:rsidR="00234351" w:rsidRPr="000E2622" w:rsidDel="00CB5C04" w:rsidRDefault="00234351" w:rsidP="008E290E">
            <w:pPr>
              <w:jc w:val="center"/>
              <w:rPr>
                <w:moveFrom w:id="557"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558" w:author="Micah Freedman" w:date="2022-03-20T14:15:00Z">
              <w:tcPr>
                <w:tcW w:w="2237" w:type="dxa"/>
                <w:gridSpan w:val="2"/>
                <w:tcBorders>
                  <w:top w:val="nil"/>
                  <w:left w:val="nil"/>
                  <w:bottom w:val="nil"/>
                  <w:right w:val="single" w:sz="4" w:space="0" w:color="auto"/>
                </w:tcBorders>
                <w:vAlign w:val="center"/>
              </w:tcPr>
            </w:tcPrChange>
          </w:tcPr>
          <w:p w14:paraId="53F5A514" w14:textId="741BA3EF" w:rsidR="00234351" w:rsidRPr="000E2622" w:rsidDel="00CB5C04" w:rsidRDefault="00234351" w:rsidP="008E290E">
            <w:pPr>
              <w:jc w:val="center"/>
              <w:rPr>
                <w:moveFrom w:id="559" w:author="Micah Freedman" w:date="2022-03-11T15:01:00Z"/>
                <w:rFonts w:ascii="Arial" w:hAnsi="Arial" w:cs="Arial"/>
                <w:sz w:val="20"/>
                <w:szCs w:val="20"/>
              </w:rPr>
            </w:pPr>
            <w:moveFrom w:id="560" w:author="Micah Freedman" w:date="2022-03-11T15:01:00Z">
              <w:r w:rsidRPr="000E2622" w:rsidDel="00CB5C04">
                <w:rPr>
                  <w:rFonts w:ascii="Arial" w:hAnsi="Arial" w:cs="Arial"/>
                  <w:sz w:val="20"/>
                  <w:szCs w:val="20"/>
                </w:rPr>
                <w:t>CA_2_2018</w:t>
              </w:r>
            </w:moveFrom>
          </w:p>
        </w:tc>
        <w:tc>
          <w:tcPr>
            <w:tcW w:w="931" w:type="dxa"/>
            <w:gridSpan w:val="2"/>
            <w:tcBorders>
              <w:top w:val="nil"/>
              <w:left w:val="single" w:sz="4" w:space="0" w:color="auto"/>
              <w:bottom w:val="nil"/>
              <w:right w:val="nil"/>
            </w:tcBorders>
            <w:vAlign w:val="center"/>
            <w:tcPrChange w:id="561" w:author="Micah Freedman" w:date="2022-03-20T14:15:00Z">
              <w:tcPr>
                <w:tcW w:w="983" w:type="dxa"/>
                <w:gridSpan w:val="2"/>
                <w:tcBorders>
                  <w:top w:val="nil"/>
                  <w:left w:val="single" w:sz="4" w:space="0" w:color="auto"/>
                  <w:bottom w:val="nil"/>
                  <w:right w:val="nil"/>
                </w:tcBorders>
                <w:vAlign w:val="center"/>
              </w:tcPr>
            </w:tcPrChange>
          </w:tcPr>
          <w:p w14:paraId="11CAD01A" w14:textId="65560ED7" w:rsidR="00234351" w:rsidRPr="000E2622" w:rsidDel="00CB5C04" w:rsidRDefault="00234351" w:rsidP="008E290E">
            <w:pPr>
              <w:jc w:val="center"/>
              <w:rPr>
                <w:moveFrom w:id="562" w:author="Micah Freedman" w:date="2022-03-11T15:01:00Z"/>
                <w:rFonts w:ascii="Arial" w:hAnsi="Arial" w:cs="Arial"/>
                <w:sz w:val="20"/>
                <w:szCs w:val="20"/>
              </w:rPr>
            </w:pPr>
            <w:moveFrom w:id="563" w:author="Micah Freedman" w:date="2022-03-11T15:01:00Z">
              <w:r w:rsidRPr="000E2622" w:rsidDel="00CB5C04">
                <w:rPr>
                  <w:rFonts w:ascii="Arial" w:hAnsi="Arial" w:cs="Arial"/>
                  <w:sz w:val="20"/>
                  <w:szCs w:val="20"/>
                </w:rPr>
                <w:t>2</w:t>
              </w:r>
            </w:moveFrom>
          </w:p>
        </w:tc>
        <w:tc>
          <w:tcPr>
            <w:tcW w:w="910" w:type="dxa"/>
            <w:gridSpan w:val="2"/>
            <w:tcBorders>
              <w:top w:val="nil"/>
              <w:left w:val="nil"/>
              <w:bottom w:val="nil"/>
              <w:right w:val="nil"/>
            </w:tcBorders>
            <w:vAlign w:val="center"/>
            <w:tcPrChange w:id="564" w:author="Micah Freedman" w:date="2022-03-20T14:15:00Z">
              <w:tcPr>
                <w:tcW w:w="952" w:type="dxa"/>
                <w:gridSpan w:val="2"/>
                <w:tcBorders>
                  <w:top w:val="nil"/>
                  <w:left w:val="nil"/>
                  <w:bottom w:val="nil"/>
                  <w:right w:val="nil"/>
                </w:tcBorders>
                <w:vAlign w:val="center"/>
              </w:tcPr>
            </w:tcPrChange>
          </w:tcPr>
          <w:p w14:paraId="2C9E3523" w14:textId="3B97A00E" w:rsidR="00234351" w:rsidRPr="000E2622" w:rsidDel="00CB5C04" w:rsidRDefault="00234351" w:rsidP="008E290E">
            <w:pPr>
              <w:jc w:val="center"/>
              <w:rPr>
                <w:moveFrom w:id="565" w:author="Micah Freedman" w:date="2022-03-11T15:01:00Z"/>
                <w:rFonts w:ascii="Arial" w:hAnsi="Arial" w:cs="Arial"/>
                <w:sz w:val="20"/>
                <w:szCs w:val="20"/>
              </w:rPr>
            </w:pPr>
            <w:moveFrom w:id="566" w:author="Micah Freedman" w:date="2022-03-11T15:01:00Z">
              <w:r w:rsidRPr="000E2622" w:rsidDel="00CB5C04">
                <w:rPr>
                  <w:rFonts w:ascii="Arial" w:hAnsi="Arial" w:cs="Arial"/>
                  <w:sz w:val="20"/>
                  <w:szCs w:val="20"/>
                </w:rPr>
                <w:t>1</w:t>
              </w:r>
            </w:moveFrom>
          </w:p>
        </w:tc>
        <w:tc>
          <w:tcPr>
            <w:tcW w:w="791" w:type="dxa"/>
            <w:gridSpan w:val="2"/>
            <w:tcBorders>
              <w:top w:val="nil"/>
              <w:left w:val="nil"/>
              <w:bottom w:val="nil"/>
              <w:right w:val="nil"/>
            </w:tcBorders>
            <w:vAlign w:val="center"/>
            <w:tcPrChange w:id="567" w:author="Micah Freedman" w:date="2022-03-20T14:15:00Z">
              <w:tcPr>
                <w:tcW w:w="826" w:type="dxa"/>
                <w:gridSpan w:val="2"/>
                <w:tcBorders>
                  <w:top w:val="nil"/>
                  <w:left w:val="nil"/>
                  <w:bottom w:val="nil"/>
                  <w:right w:val="nil"/>
                </w:tcBorders>
                <w:vAlign w:val="center"/>
              </w:tcPr>
            </w:tcPrChange>
          </w:tcPr>
          <w:p w14:paraId="4C694253" w14:textId="3F2D6882" w:rsidR="00234351" w:rsidRPr="000E2622" w:rsidDel="00CB5C04" w:rsidRDefault="00234351" w:rsidP="008E290E">
            <w:pPr>
              <w:jc w:val="center"/>
              <w:rPr>
                <w:moveFrom w:id="568" w:author="Micah Freedman" w:date="2022-03-11T15:01:00Z"/>
                <w:rFonts w:ascii="Arial" w:hAnsi="Arial" w:cs="Arial"/>
                <w:sz w:val="20"/>
                <w:szCs w:val="20"/>
              </w:rPr>
            </w:pPr>
            <w:moveFrom w:id="569" w:author="Micah Freedman" w:date="2022-03-11T15:01:00Z">
              <w:r w:rsidRPr="000E2622" w:rsidDel="00CB5C04">
                <w:rPr>
                  <w:rFonts w:ascii="Arial" w:hAnsi="Arial" w:cs="Arial"/>
                  <w:sz w:val="20"/>
                  <w:szCs w:val="20"/>
                </w:rPr>
                <w:t>1</w:t>
              </w:r>
            </w:moveFrom>
          </w:p>
        </w:tc>
        <w:tc>
          <w:tcPr>
            <w:tcW w:w="854" w:type="dxa"/>
            <w:tcBorders>
              <w:top w:val="nil"/>
              <w:left w:val="nil"/>
              <w:bottom w:val="nil"/>
              <w:right w:val="nil"/>
            </w:tcBorders>
            <w:vAlign w:val="center"/>
            <w:tcPrChange w:id="570" w:author="Micah Freedman" w:date="2022-03-20T14:15:00Z">
              <w:tcPr>
                <w:tcW w:w="892" w:type="dxa"/>
                <w:gridSpan w:val="2"/>
                <w:tcBorders>
                  <w:top w:val="nil"/>
                  <w:left w:val="nil"/>
                  <w:bottom w:val="nil"/>
                  <w:right w:val="nil"/>
                </w:tcBorders>
                <w:vAlign w:val="center"/>
              </w:tcPr>
            </w:tcPrChange>
          </w:tcPr>
          <w:p w14:paraId="7D225658" w14:textId="79DB125B" w:rsidR="00234351" w:rsidRPr="000E2622" w:rsidDel="00CB5C04" w:rsidRDefault="00234351" w:rsidP="008E290E">
            <w:pPr>
              <w:jc w:val="center"/>
              <w:rPr>
                <w:moveFrom w:id="571" w:author="Micah Freedman" w:date="2022-03-11T15:01:00Z"/>
                <w:rFonts w:ascii="Arial" w:hAnsi="Arial" w:cs="Arial"/>
                <w:sz w:val="20"/>
                <w:szCs w:val="20"/>
              </w:rPr>
            </w:pPr>
            <w:moveFrom w:id="572" w:author="Micah Freedman" w:date="2022-03-11T15:01:00Z">
              <w:r w:rsidRPr="000E2622" w:rsidDel="00CB5C04">
                <w:rPr>
                  <w:rFonts w:ascii="Arial" w:hAnsi="Arial" w:cs="Arial"/>
                  <w:sz w:val="20"/>
                  <w:szCs w:val="20"/>
                </w:rPr>
                <w:t>1</w:t>
              </w:r>
            </w:moveFrom>
          </w:p>
        </w:tc>
        <w:tc>
          <w:tcPr>
            <w:tcW w:w="1046" w:type="dxa"/>
            <w:gridSpan w:val="3"/>
            <w:tcBorders>
              <w:top w:val="nil"/>
              <w:left w:val="nil"/>
              <w:bottom w:val="nil"/>
              <w:right w:val="nil"/>
            </w:tcBorders>
            <w:vAlign w:val="center"/>
            <w:tcPrChange w:id="573" w:author="Micah Freedman" w:date="2022-03-20T14:15:00Z">
              <w:tcPr>
                <w:tcW w:w="907" w:type="dxa"/>
                <w:tcBorders>
                  <w:top w:val="nil"/>
                  <w:left w:val="nil"/>
                  <w:bottom w:val="nil"/>
                  <w:right w:val="nil"/>
                </w:tcBorders>
                <w:vAlign w:val="center"/>
              </w:tcPr>
            </w:tcPrChange>
          </w:tcPr>
          <w:p w14:paraId="29577943" w14:textId="3CA932E3" w:rsidR="00234351" w:rsidRPr="000E2622" w:rsidDel="00CB5C04" w:rsidRDefault="00234351" w:rsidP="008E290E">
            <w:pPr>
              <w:jc w:val="center"/>
              <w:rPr>
                <w:moveFrom w:id="574" w:author="Micah Freedman" w:date="2022-03-11T15:01:00Z"/>
                <w:rFonts w:ascii="Arial" w:hAnsi="Arial" w:cs="Arial"/>
                <w:sz w:val="20"/>
                <w:szCs w:val="20"/>
              </w:rPr>
            </w:pPr>
            <w:moveFrom w:id="575" w:author="Micah Freedman" w:date="2022-03-11T15:01:00Z">
              <w:r w:rsidRPr="000E2622" w:rsidDel="00CB5C04">
                <w:rPr>
                  <w:rFonts w:ascii="Arial" w:hAnsi="Arial" w:cs="Arial"/>
                  <w:sz w:val="20"/>
                  <w:szCs w:val="20"/>
                </w:rPr>
                <w:t>1</w:t>
              </w:r>
            </w:moveFrom>
          </w:p>
        </w:tc>
        <w:tc>
          <w:tcPr>
            <w:tcW w:w="1076" w:type="dxa"/>
            <w:tcBorders>
              <w:top w:val="nil"/>
              <w:left w:val="nil"/>
              <w:bottom w:val="nil"/>
              <w:right w:val="single" w:sz="4" w:space="0" w:color="auto"/>
            </w:tcBorders>
            <w:vAlign w:val="center"/>
            <w:tcPrChange w:id="576" w:author="Micah Freedman" w:date="2022-03-20T14:15:00Z">
              <w:tcPr>
                <w:tcW w:w="1067" w:type="dxa"/>
                <w:gridSpan w:val="2"/>
                <w:tcBorders>
                  <w:top w:val="nil"/>
                  <w:left w:val="nil"/>
                  <w:bottom w:val="nil"/>
                  <w:right w:val="single" w:sz="4" w:space="0" w:color="auto"/>
                </w:tcBorders>
                <w:vAlign w:val="center"/>
              </w:tcPr>
            </w:tcPrChange>
          </w:tcPr>
          <w:p w14:paraId="1BD3CC98" w14:textId="47B31712" w:rsidR="00234351" w:rsidRPr="000E2622" w:rsidDel="00CB5C04" w:rsidRDefault="00234351" w:rsidP="008E290E">
            <w:pPr>
              <w:jc w:val="center"/>
              <w:rPr>
                <w:moveFrom w:id="577" w:author="Micah Freedman" w:date="2022-03-11T15:01:00Z"/>
                <w:rFonts w:ascii="Arial" w:hAnsi="Arial" w:cs="Arial"/>
                <w:sz w:val="20"/>
                <w:szCs w:val="20"/>
              </w:rPr>
            </w:pPr>
            <w:moveFrom w:id="578" w:author="Micah Freedman" w:date="2022-03-11T15:01:00Z">
              <w:r w:rsidRPr="000E2622" w:rsidDel="00CB5C04">
                <w:rPr>
                  <w:rFonts w:ascii="Arial" w:hAnsi="Arial" w:cs="Arial"/>
                  <w:sz w:val="20"/>
                  <w:szCs w:val="20"/>
                </w:rPr>
                <w:t>2</w:t>
              </w:r>
            </w:moveFrom>
          </w:p>
        </w:tc>
        <w:tc>
          <w:tcPr>
            <w:tcW w:w="812" w:type="dxa"/>
            <w:gridSpan w:val="2"/>
            <w:tcBorders>
              <w:top w:val="nil"/>
              <w:left w:val="single" w:sz="4" w:space="0" w:color="auto"/>
              <w:bottom w:val="nil"/>
              <w:right w:val="single" w:sz="4" w:space="0" w:color="auto"/>
            </w:tcBorders>
            <w:vAlign w:val="center"/>
            <w:tcPrChange w:id="579" w:author="Micah Freedman" w:date="2022-03-20T14:15:00Z">
              <w:tcPr>
                <w:tcW w:w="859" w:type="dxa"/>
                <w:gridSpan w:val="2"/>
                <w:tcBorders>
                  <w:top w:val="nil"/>
                  <w:left w:val="single" w:sz="4" w:space="0" w:color="auto"/>
                  <w:bottom w:val="nil"/>
                  <w:right w:val="single" w:sz="4" w:space="0" w:color="auto"/>
                </w:tcBorders>
                <w:vAlign w:val="center"/>
              </w:tcPr>
            </w:tcPrChange>
          </w:tcPr>
          <w:p w14:paraId="148455B1" w14:textId="6A32B0A4" w:rsidR="00234351" w:rsidRPr="000E2622" w:rsidDel="00CB5C04" w:rsidRDefault="00234351" w:rsidP="008E290E">
            <w:pPr>
              <w:jc w:val="center"/>
              <w:rPr>
                <w:moveFrom w:id="580" w:author="Micah Freedman" w:date="2022-03-11T15:01:00Z"/>
                <w:rFonts w:ascii="Arial" w:hAnsi="Arial" w:cs="Arial"/>
                <w:sz w:val="20"/>
                <w:szCs w:val="20"/>
              </w:rPr>
            </w:pPr>
            <w:moveFrom w:id="581" w:author="Micah Freedman" w:date="2022-03-11T15:01:00Z">
              <w:r w:rsidRPr="000E2622" w:rsidDel="00CB5C04">
                <w:rPr>
                  <w:rFonts w:ascii="Arial" w:hAnsi="Arial" w:cs="Arial"/>
                  <w:sz w:val="20"/>
                  <w:szCs w:val="20"/>
                </w:rPr>
                <w:t>8</w:t>
              </w:r>
            </w:moveFrom>
          </w:p>
        </w:tc>
      </w:tr>
      <w:tr w:rsidR="00CA16A4" w:rsidRPr="000E2622" w:rsidDel="00CB5C04" w14:paraId="5BAEFCB1" w14:textId="77777777" w:rsidTr="00CA16A4">
        <w:trPr>
          <w:trHeight w:val="77"/>
          <w:del w:id="582" w:author="Micah Freedman" w:date="2022-03-11T15:01:00Z"/>
          <w:trPrChange w:id="583" w:author="Micah Freedman" w:date="2022-03-20T14:15:00Z">
            <w:trPr>
              <w:trHeight w:val="77"/>
            </w:trPr>
          </w:trPrChange>
        </w:trPr>
        <w:tc>
          <w:tcPr>
            <w:tcW w:w="1718" w:type="dxa"/>
            <w:gridSpan w:val="2"/>
            <w:vMerge/>
            <w:tcBorders>
              <w:left w:val="single" w:sz="4" w:space="0" w:color="auto"/>
              <w:right w:val="nil"/>
            </w:tcBorders>
            <w:vAlign w:val="center"/>
            <w:tcPrChange w:id="584" w:author="Micah Freedman" w:date="2022-03-20T14:15:00Z">
              <w:tcPr>
                <w:tcW w:w="1869" w:type="dxa"/>
                <w:gridSpan w:val="2"/>
                <w:vMerge/>
                <w:tcBorders>
                  <w:left w:val="single" w:sz="4" w:space="0" w:color="auto"/>
                  <w:right w:val="nil"/>
                </w:tcBorders>
                <w:vAlign w:val="center"/>
              </w:tcPr>
            </w:tcPrChange>
          </w:tcPr>
          <w:p w14:paraId="71113B8E" w14:textId="28D287AB" w:rsidR="00234351" w:rsidRPr="000E2622" w:rsidDel="00CB5C04" w:rsidRDefault="00234351" w:rsidP="008E290E">
            <w:pPr>
              <w:jc w:val="center"/>
              <w:rPr>
                <w:moveFrom w:id="585"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586" w:author="Micah Freedman" w:date="2022-03-20T14:15:00Z">
              <w:tcPr>
                <w:tcW w:w="2237" w:type="dxa"/>
                <w:gridSpan w:val="2"/>
                <w:tcBorders>
                  <w:top w:val="nil"/>
                  <w:left w:val="nil"/>
                  <w:bottom w:val="nil"/>
                  <w:right w:val="single" w:sz="4" w:space="0" w:color="auto"/>
                </w:tcBorders>
                <w:vAlign w:val="center"/>
              </w:tcPr>
            </w:tcPrChange>
          </w:tcPr>
          <w:p w14:paraId="3D26B60A" w14:textId="5DCBB492" w:rsidR="00234351" w:rsidRPr="000E2622" w:rsidDel="00CB5C04" w:rsidRDefault="00234351" w:rsidP="008E290E">
            <w:pPr>
              <w:jc w:val="center"/>
              <w:rPr>
                <w:moveFrom w:id="587" w:author="Micah Freedman" w:date="2022-03-11T15:01:00Z"/>
                <w:rFonts w:ascii="Arial" w:hAnsi="Arial" w:cs="Arial"/>
                <w:sz w:val="20"/>
                <w:szCs w:val="20"/>
              </w:rPr>
            </w:pPr>
            <w:moveFrom w:id="588" w:author="Micah Freedman" w:date="2022-03-11T15:01:00Z">
              <w:r w:rsidRPr="000E2622" w:rsidDel="00CB5C04">
                <w:rPr>
                  <w:rFonts w:ascii="Arial" w:hAnsi="Arial" w:cs="Arial"/>
                  <w:sz w:val="20"/>
                  <w:szCs w:val="20"/>
                </w:rPr>
                <w:t>CA_23_2018</w:t>
              </w:r>
            </w:moveFrom>
          </w:p>
        </w:tc>
        <w:tc>
          <w:tcPr>
            <w:tcW w:w="931" w:type="dxa"/>
            <w:gridSpan w:val="2"/>
            <w:tcBorders>
              <w:top w:val="nil"/>
              <w:left w:val="single" w:sz="4" w:space="0" w:color="auto"/>
              <w:bottom w:val="nil"/>
              <w:right w:val="nil"/>
            </w:tcBorders>
            <w:vAlign w:val="center"/>
            <w:tcPrChange w:id="589" w:author="Micah Freedman" w:date="2022-03-20T14:15:00Z">
              <w:tcPr>
                <w:tcW w:w="983" w:type="dxa"/>
                <w:gridSpan w:val="2"/>
                <w:tcBorders>
                  <w:top w:val="nil"/>
                  <w:left w:val="single" w:sz="4" w:space="0" w:color="auto"/>
                  <w:bottom w:val="nil"/>
                  <w:right w:val="nil"/>
                </w:tcBorders>
                <w:vAlign w:val="center"/>
              </w:tcPr>
            </w:tcPrChange>
          </w:tcPr>
          <w:p w14:paraId="1122766D" w14:textId="73FD06BE" w:rsidR="00234351" w:rsidRPr="000E2622" w:rsidDel="00CB5C04" w:rsidRDefault="00234351" w:rsidP="008E290E">
            <w:pPr>
              <w:jc w:val="center"/>
              <w:rPr>
                <w:moveFrom w:id="590" w:author="Micah Freedman" w:date="2022-03-11T15:01:00Z"/>
                <w:rFonts w:ascii="Arial" w:hAnsi="Arial" w:cs="Arial"/>
                <w:sz w:val="20"/>
                <w:szCs w:val="20"/>
              </w:rPr>
            </w:pPr>
            <w:moveFrom w:id="591" w:author="Micah Freedman" w:date="2022-03-11T15:01:00Z">
              <w:r w:rsidRPr="000E2622" w:rsidDel="00CB5C04">
                <w:rPr>
                  <w:rFonts w:ascii="Arial" w:hAnsi="Arial" w:cs="Arial"/>
                  <w:sz w:val="20"/>
                  <w:szCs w:val="20"/>
                </w:rPr>
                <w:t>0</w:t>
              </w:r>
            </w:moveFrom>
          </w:p>
        </w:tc>
        <w:tc>
          <w:tcPr>
            <w:tcW w:w="910" w:type="dxa"/>
            <w:gridSpan w:val="2"/>
            <w:tcBorders>
              <w:top w:val="nil"/>
              <w:left w:val="nil"/>
              <w:bottom w:val="nil"/>
              <w:right w:val="nil"/>
            </w:tcBorders>
            <w:vAlign w:val="center"/>
            <w:tcPrChange w:id="592" w:author="Micah Freedman" w:date="2022-03-20T14:15:00Z">
              <w:tcPr>
                <w:tcW w:w="952" w:type="dxa"/>
                <w:gridSpan w:val="2"/>
                <w:tcBorders>
                  <w:top w:val="nil"/>
                  <w:left w:val="nil"/>
                  <w:bottom w:val="nil"/>
                  <w:right w:val="nil"/>
                </w:tcBorders>
                <w:vAlign w:val="center"/>
              </w:tcPr>
            </w:tcPrChange>
          </w:tcPr>
          <w:p w14:paraId="7225F070" w14:textId="79037B86" w:rsidR="00234351" w:rsidRPr="000E2622" w:rsidDel="00CB5C04" w:rsidRDefault="00234351" w:rsidP="008E290E">
            <w:pPr>
              <w:jc w:val="center"/>
              <w:rPr>
                <w:moveFrom w:id="593" w:author="Micah Freedman" w:date="2022-03-11T15:01:00Z"/>
                <w:rFonts w:ascii="Arial" w:hAnsi="Arial" w:cs="Arial"/>
                <w:sz w:val="20"/>
                <w:szCs w:val="20"/>
              </w:rPr>
            </w:pPr>
            <w:moveFrom w:id="594" w:author="Micah Freedman" w:date="2022-03-11T15:01:00Z">
              <w:r w:rsidRPr="000E2622" w:rsidDel="00CB5C04">
                <w:rPr>
                  <w:rFonts w:ascii="Arial" w:hAnsi="Arial" w:cs="Arial"/>
                  <w:sz w:val="20"/>
                  <w:szCs w:val="20"/>
                </w:rPr>
                <w:t>1</w:t>
              </w:r>
            </w:moveFrom>
          </w:p>
        </w:tc>
        <w:tc>
          <w:tcPr>
            <w:tcW w:w="791" w:type="dxa"/>
            <w:gridSpan w:val="2"/>
            <w:tcBorders>
              <w:top w:val="nil"/>
              <w:left w:val="nil"/>
              <w:bottom w:val="nil"/>
              <w:right w:val="nil"/>
            </w:tcBorders>
            <w:vAlign w:val="center"/>
            <w:tcPrChange w:id="595" w:author="Micah Freedman" w:date="2022-03-20T14:15:00Z">
              <w:tcPr>
                <w:tcW w:w="826" w:type="dxa"/>
                <w:gridSpan w:val="2"/>
                <w:tcBorders>
                  <w:top w:val="nil"/>
                  <w:left w:val="nil"/>
                  <w:bottom w:val="nil"/>
                  <w:right w:val="nil"/>
                </w:tcBorders>
                <w:vAlign w:val="center"/>
              </w:tcPr>
            </w:tcPrChange>
          </w:tcPr>
          <w:p w14:paraId="3485E569" w14:textId="37290422" w:rsidR="00234351" w:rsidRPr="000E2622" w:rsidDel="00CB5C04" w:rsidRDefault="00234351" w:rsidP="008E290E">
            <w:pPr>
              <w:jc w:val="center"/>
              <w:rPr>
                <w:moveFrom w:id="596" w:author="Micah Freedman" w:date="2022-03-11T15:01:00Z"/>
                <w:rFonts w:ascii="Arial" w:hAnsi="Arial" w:cs="Arial"/>
                <w:sz w:val="20"/>
                <w:szCs w:val="20"/>
              </w:rPr>
            </w:pPr>
            <w:moveFrom w:id="597" w:author="Micah Freedman" w:date="2022-03-11T15:01:00Z">
              <w:r w:rsidRPr="000E2622" w:rsidDel="00CB5C04">
                <w:rPr>
                  <w:rFonts w:ascii="Arial" w:hAnsi="Arial" w:cs="Arial"/>
                  <w:sz w:val="20"/>
                  <w:szCs w:val="20"/>
                </w:rPr>
                <w:t>1</w:t>
              </w:r>
            </w:moveFrom>
          </w:p>
        </w:tc>
        <w:tc>
          <w:tcPr>
            <w:tcW w:w="854" w:type="dxa"/>
            <w:tcBorders>
              <w:top w:val="nil"/>
              <w:left w:val="nil"/>
              <w:bottom w:val="nil"/>
              <w:right w:val="nil"/>
            </w:tcBorders>
            <w:vAlign w:val="center"/>
            <w:tcPrChange w:id="598" w:author="Micah Freedman" w:date="2022-03-20T14:15:00Z">
              <w:tcPr>
                <w:tcW w:w="892" w:type="dxa"/>
                <w:gridSpan w:val="2"/>
                <w:tcBorders>
                  <w:top w:val="nil"/>
                  <w:left w:val="nil"/>
                  <w:bottom w:val="nil"/>
                  <w:right w:val="nil"/>
                </w:tcBorders>
                <w:vAlign w:val="center"/>
              </w:tcPr>
            </w:tcPrChange>
          </w:tcPr>
          <w:p w14:paraId="0FBEB634" w14:textId="2A1280FD" w:rsidR="00234351" w:rsidRPr="000E2622" w:rsidDel="00CB5C04" w:rsidRDefault="00234351" w:rsidP="008E290E">
            <w:pPr>
              <w:jc w:val="center"/>
              <w:rPr>
                <w:moveFrom w:id="599" w:author="Micah Freedman" w:date="2022-03-11T15:01:00Z"/>
                <w:rFonts w:ascii="Arial" w:hAnsi="Arial" w:cs="Arial"/>
                <w:sz w:val="20"/>
                <w:szCs w:val="20"/>
              </w:rPr>
            </w:pPr>
            <w:moveFrom w:id="600" w:author="Micah Freedman" w:date="2022-03-11T15:01:00Z">
              <w:r w:rsidRPr="000E2622" w:rsidDel="00CB5C04">
                <w:rPr>
                  <w:rFonts w:ascii="Arial" w:hAnsi="Arial" w:cs="Arial"/>
                  <w:sz w:val="20"/>
                  <w:szCs w:val="20"/>
                </w:rPr>
                <w:t>1</w:t>
              </w:r>
            </w:moveFrom>
          </w:p>
        </w:tc>
        <w:tc>
          <w:tcPr>
            <w:tcW w:w="1046" w:type="dxa"/>
            <w:gridSpan w:val="3"/>
            <w:tcBorders>
              <w:top w:val="nil"/>
              <w:left w:val="nil"/>
              <w:bottom w:val="nil"/>
              <w:right w:val="nil"/>
            </w:tcBorders>
            <w:vAlign w:val="center"/>
            <w:tcPrChange w:id="601" w:author="Micah Freedman" w:date="2022-03-20T14:15:00Z">
              <w:tcPr>
                <w:tcW w:w="907" w:type="dxa"/>
                <w:tcBorders>
                  <w:top w:val="nil"/>
                  <w:left w:val="nil"/>
                  <w:bottom w:val="nil"/>
                  <w:right w:val="nil"/>
                </w:tcBorders>
                <w:vAlign w:val="center"/>
              </w:tcPr>
            </w:tcPrChange>
          </w:tcPr>
          <w:p w14:paraId="2260A031" w14:textId="3387F178" w:rsidR="00234351" w:rsidRPr="000E2622" w:rsidDel="00CB5C04" w:rsidRDefault="00234351" w:rsidP="008E290E">
            <w:pPr>
              <w:jc w:val="center"/>
              <w:rPr>
                <w:moveFrom w:id="602" w:author="Micah Freedman" w:date="2022-03-11T15:01:00Z"/>
                <w:rFonts w:ascii="Arial" w:hAnsi="Arial" w:cs="Arial"/>
                <w:sz w:val="20"/>
                <w:szCs w:val="20"/>
              </w:rPr>
            </w:pPr>
            <w:moveFrom w:id="603" w:author="Micah Freedman" w:date="2022-03-11T15:01:00Z">
              <w:r w:rsidRPr="000E2622" w:rsidDel="00CB5C04">
                <w:rPr>
                  <w:rFonts w:ascii="Arial" w:hAnsi="Arial" w:cs="Arial"/>
                  <w:sz w:val="20"/>
                  <w:szCs w:val="20"/>
                </w:rPr>
                <w:t>1</w:t>
              </w:r>
            </w:moveFrom>
          </w:p>
        </w:tc>
        <w:tc>
          <w:tcPr>
            <w:tcW w:w="1076" w:type="dxa"/>
            <w:tcBorders>
              <w:top w:val="nil"/>
              <w:left w:val="nil"/>
              <w:bottom w:val="nil"/>
              <w:right w:val="single" w:sz="4" w:space="0" w:color="auto"/>
            </w:tcBorders>
            <w:vAlign w:val="center"/>
            <w:tcPrChange w:id="604" w:author="Micah Freedman" w:date="2022-03-20T14:15:00Z">
              <w:tcPr>
                <w:tcW w:w="1067" w:type="dxa"/>
                <w:gridSpan w:val="2"/>
                <w:tcBorders>
                  <w:top w:val="nil"/>
                  <w:left w:val="nil"/>
                  <w:bottom w:val="nil"/>
                  <w:right w:val="single" w:sz="4" w:space="0" w:color="auto"/>
                </w:tcBorders>
                <w:vAlign w:val="center"/>
              </w:tcPr>
            </w:tcPrChange>
          </w:tcPr>
          <w:p w14:paraId="6FEE2D39" w14:textId="2B2AA767" w:rsidR="00234351" w:rsidRPr="000E2622" w:rsidDel="00CB5C04" w:rsidRDefault="00234351" w:rsidP="008E290E">
            <w:pPr>
              <w:jc w:val="center"/>
              <w:rPr>
                <w:moveFrom w:id="605" w:author="Micah Freedman" w:date="2022-03-11T15:01:00Z"/>
                <w:rFonts w:ascii="Arial" w:hAnsi="Arial" w:cs="Arial"/>
                <w:sz w:val="20"/>
                <w:szCs w:val="20"/>
              </w:rPr>
            </w:pPr>
            <w:moveFrom w:id="606" w:author="Micah Freedman" w:date="2022-03-11T15:01:00Z">
              <w:r w:rsidRPr="000E2622" w:rsidDel="00CB5C04">
                <w:rPr>
                  <w:rFonts w:ascii="Arial" w:hAnsi="Arial" w:cs="Arial"/>
                  <w:sz w:val="20"/>
                  <w:szCs w:val="20"/>
                </w:rPr>
                <w:t>1</w:t>
              </w:r>
            </w:moveFrom>
          </w:p>
        </w:tc>
        <w:tc>
          <w:tcPr>
            <w:tcW w:w="812" w:type="dxa"/>
            <w:gridSpan w:val="2"/>
            <w:tcBorders>
              <w:top w:val="nil"/>
              <w:left w:val="single" w:sz="4" w:space="0" w:color="auto"/>
              <w:bottom w:val="nil"/>
              <w:right w:val="single" w:sz="4" w:space="0" w:color="auto"/>
            </w:tcBorders>
            <w:vAlign w:val="center"/>
            <w:tcPrChange w:id="607" w:author="Micah Freedman" w:date="2022-03-20T14:15:00Z">
              <w:tcPr>
                <w:tcW w:w="859" w:type="dxa"/>
                <w:gridSpan w:val="2"/>
                <w:tcBorders>
                  <w:top w:val="nil"/>
                  <w:left w:val="single" w:sz="4" w:space="0" w:color="auto"/>
                  <w:bottom w:val="nil"/>
                  <w:right w:val="single" w:sz="4" w:space="0" w:color="auto"/>
                </w:tcBorders>
                <w:vAlign w:val="center"/>
              </w:tcPr>
            </w:tcPrChange>
          </w:tcPr>
          <w:p w14:paraId="0850CA63" w14:textId="1F29E59D" w:rsidR="00234351" w:rsidRPr="000E2622" w:rsidDel="00CB5C04" w:rsidRDefault="00234351" w:rsidP="008E290E">
            <w:pPr>
              <w:jc w:val="center"/>
              <w:rPr>
                <w:moveFrom w:id="608" w:author="Micah Freedman" w:date="2022-03-11T15:01:00Z"/>
                <w:rFonts w:ascii="Arial" w:hAnsi="Arial" w:cs="Arial"/>
                <w:sz w:val="20"/>
                <w:szCs w:val="20"/>
              </w:rPr>
            </w:pPr>
            <w:moveFrom w:id="609" w:author="Micah Freedman" w:date="2022-03-11T15:01:00Z">
              <w:r w:rsidRPr="000E2622" w:rsidDel="00CB5C04">
                <w:rPr>
                  <w:rFonts w:ascii="Arial" w:hAnsi="Arial" w:cs="Arial"/>
                  <w:sz w:val="20"/>
                  <w:szCs w:val="20"/>
                </w:rPr>
                <w:t>5</w:t>
              </w:r>
            </w:moveFrom>
          </w:p>
        </w:tc>
      </w:tr>
      <w:tr w:rsidR="00CA16A4" w:rsidRPr="000E2622" w:rsidDel="00CB5C04" w14:paraId="2BBFA8E6" w14:textId="77777777" w:rsidTr="00CA16A4">
        <w:trPr>
          <w:trHeight w:val="77"/>
          <w:del w:id="610" w:author="Micah Freedman" w:date="2022-03-11T15:01:00Z"/>
          <w:trPrChange w:id="611" w:author="Micah Freedman" w:date="2022-03-20T14:15:00Z">
            <w:trPr>
              <w:trHeight w:val="77"/>
            </w:trPr>
          </w:trPrChange>
        </w:trPr>
        <w:tc>
          <w:tcPr>
            <w:tcW w:w="1718" w:type="dxa"/>
            <w:gridSpan w:val="2"/>
            <w:vMerge/>
            <w:tcBorders>
              <w:left w:val="single" w:sz="4" w:space="0" w:color="auto"/>
              <w:right w:val="nil"/>
            </w:tcBorders>
            <w:vAlign w:val="center"/>
            <w:tcPrChange w:id="612" w:author="Micah Freedman" w:date="2022-03-20T14:15:00Z">
              <w:tcPr>
                <w:tcW w:w="1869" w:type="dxa"/>
                <w:gridSpan w:val="2"/>
                <w:vMerge/>
                <w:tcBorders>
                  <w:left w:val="single" w:sz="4" w:space="0" w:color="auto"/>
                  <w:right w:val="nil"/>
                </w:tcBorders>
                <w:vAlign w:val="center"/>
              </w:tcPr>
            </w:tcPrChange>
          </w:tcPr>
          <w:p w14:paraId="6DE7B3C6" w14:textId="1AC56C37" w:rsidR="00234351" w:rsidRPr="000E2622" w:rsidDel="00CB5C04" w:rsidRDefault="00234351" w:rsidP="008E290E">
            <w:pPr>
              <w:jc w:val="center"/>
              <w:rPr>
                <w:moveFrom w:id="613"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614" w:author="Micah Freedman" w:date="2022-03-20T14:15:00Z">
              <w:tcPr>
                <w:tcW w:w="2237" w:type="dxa"/>
                <w:gridSpan w:val="2"/>
                <w:tcBorders>
                  <w:top w:val="nil"/>
                  <w:left w:val="nil"/>
                  <w:bottom w:val="nil"/>
                  <w:right w:val="single" w:sz="4" w:space="0" w:color="auto"/>
                </w:tcBorders>
                <w:vAlign w:val="center"/>
              </w:tcPr>
            </w:tcPrChange>
          </w:tcPr>
          <w:p w14:paraId="6CE8B142" w14:textId="683C17BA" w:rsidR="00234351" w:rsidRPr="000E2622" w:rsidDel="00CB5C04" w:rsidRDefault="00234351" w:rsidP="008E290E">
            <w:pPr>
              <w:jc w:val="center"/>
              <w:rPr>
                <w:moveFrom w:id="615" w:author="Micah Freedman" w:date="2022-03-11T15:01:00Z"/>
                <w:rFonts w:ascii="Arial" w:hAnsi="Arial" w:cs="Arial"/>
                <w:sz w:val="20"/>
                <w:szCs w:val="20"/>
              </w:rPr>
            </w:pPr>
            <w:moveFrom w:id="616" w:author="Micah Freedman" w:date="2022-03-11T15:01:00Z">
              <w:r w:rsidRPr="000E2622" w:rsidDel="00CB5C04">
                <w:rPr>
                  <w:rFonts w:ascii="Arial" w:hAnsi="Arial" w:cs="Arial"/>
                  <w:sz w:val="20"/>
                  <w:szCs w:val="20"/>
                </w:rPr>
                <w:t>CA_3_2018</w:t>
              </w:r>
            </w:moveFrom>
          </w:p>
        </w:tc>
        <w:tc>
          <w:tcPr>
            <w:tcW w:w="931" w:type="dxa"/>
            <w:gridSpan w:val="2"/>
            <w:tcBorders>
              <w:top w:val="nil"/>
              <w:left w:val="single" w:sz="4" w:space="0" w:color="auto"/>
              <w:bottom w:val="nil"/>
              <w:right w:val="nil"/>
            </w:tcBorders>
            <w:vAlign w:val="center"/>
            <w:tcPrChange w:id="617" w:author="Micah Freedman" w:date="2022-03-20T14:15:00Z">
              <w:tcPr>
                <w:tcW w:w="983" w:type="dxa"/>
                <w:gridSpan w:val="2"/>
                <w:tcBorders>
                  <w:top w:val="nil"/>
                  <w:left w:val="single" w:sz="4" w:space="0" w:color="auto"/>
                  <w:bottom w:val="nil"/>
                  <w:right w:val="nil"/>
                </w:tcBorders>
                <w:vAlign w:val="center"/>
              </w:tcPr>
            </w:tcPrChange>
          </w:tcPr>
          <w:p w14:paraId="35E51468" w14:textId="672B40CA" w:rsidR="00234351" w:rsidRPr="000E2622" w:rsidDel="00CB5C04" w:rsidRDefault="00234351" w:rsidP="008E290E">
            <w:pPr>
              <w:jc w:val="center"/>
              <w:rPr>
                <w:moveFrom w:id="618" w:author="Micah Freedman" w:date="2022-03-11T15:01:00Z"/>
                <w:rFonts w:ascii="Arial" w:hAnsi="Arial" w:cs="Arial"/>
                <w:sz w:val="20"/>
                <w:szCs w:val="20"/>
              </w:rPr>
            </w:pPr>
            <w:moveFrom w:id="619" w:author="Micah Freedman" w:date="2022-03-11T15:01:00Z">
              <w:r w:rsidRPr="000E2622" w:rsidDel="00CB5C04">
                <w:rPr>
                  <w:rFonts w:ascii="Arial" w:hAnsi="Arial" w:cs="Arial"/>
                  <w:sz w:val="20"/>
                  <w:szCs w:val="20"/>
                </w:rPr>
                <w:t>5</w:t>
              </w:r>
            </w:moveFrom>
          </w:p>
        </w:tc>
        <w:tc>
          <w:tcPr>
            <w:tcW w:w="910" w:type="dxa"/>
            <w:gridSpan w:val="2"/>
            <w:tcBorders>
              <w:top w:val="nil"/>
              <w:left w:val="nil"/>
              <w:bottom w:val="nil"/>
              <w:right w:val="nil"/>
            </w:tcBorders>
            <w:vAlign w:val="center"/>
            <w:tcPrChange w:id="620" w:author="Micah Freedman" w:date="2022-03-20T14:15:00Z">
              <w:tcPr>
                <w:tcW w:w="952" w:type="dxa"/>
                <w:gridSpan w:val="2"/>
                <w:tcBorders>
                  <w:top w:val="nil"/>
                  <w:left w:val="nil"/>
                  <w:bottom w:val="nil"/>
                  <w:right w:val="nil"/>
                </w:tcBorders>
                <w:vAlign w:val="center"/>
              </w:tcPr>
            </w:tcPrChange>
          </w:tcPr>
          <w:p w14:paraId="304CB51F" w14:textId="14D5E299" w:rsidR="00234351" w:rsidRPr="000E2622" w:rsidDel="00CB5C04" w:rsidRDefault="00234351" w:rsidP="008E290E">
            <w:pPr>
              <w:jc w:val="center"/>
              <w:rPr>
                <w:moveFrom w:id="621" w:author="Micah Freedman" w:date="2022-03-11T15:01:00Z"/>
                <w:rFonts w:ascii="Arial" w:hAnsi="Arial" w:cs="Arial"/>
                <w:sz w:val="20"/>
                <w:szCs w:val="20"/>
              </w:rPr>
            </w:pPr>
            <w:moveFrom w:id="622" w:author="Micah Freedman" w:date="2022-03-11T15:01:00Z">
              <w:r w:rsidRPr="000E2622" w:rsidDel="00CB5C04">
                <w:rPr>
                  <w:rFonts w:ascii="Arial" w:hAnsi="Arial" w:cs="Arial"/>
                  <w:sz w:val="20"/>
                  <w:szCs w:val="20"/>
                </w:rPr>
                <w:t>2</w:t>
              </w:r>
            </w:moveFrom>
          </w:p>
        </w:tc>
        <w:tc>
          <w:tcPr>
            <w:tcW w:w="791" w:type="dxa"/>
            <w:gridSpan w:val="2"/>
            <w:tcBorders>
              <w:top w:val="nil"/>
              <w:left w:val="nil"/>
              <w:bottom w:val="nil"/>
              <w:right w:val="nil"/>
            </w:tcBorders>
            <w:vAlign w:val="center"/>
            <w:tcPrChange w:id="623" w:author="Micah Freedman" w:date="2022-03-20T14:15:00Z">
              <w:tcPr>
                <w:tcW w:w="826" w:type="dxa"/>
                <w:gridSpan w:val="2"/>
                <w:tcBorders>
                  <w:top w:val="nil"/>
                  <w:left w:val="nil"/>
                  <w:bottom w:val="nil"/>
                  <w:right w:val="nil"/>
                </w:tcBorders>
                <w:vAlign w:val="center"/>
              </w:tcPr>
            </w:tcPrChange>
          </w:tcPr>
          <w:p w14:paraId="09CD29DA" w14:textId="258EEA84" w:rsidR="00234351" w:rsidRPr="000E2622" w:rsidDel="00CB5C04" w:rsidRDefault="00234351" w:rsidP="008E290E">
            <w:pPr>
              <w:jc w:val="center"/>
              <w:rPr>
                <w:moveFrom w:id="624" w:author="Micah Freedman" w:date="2022-03-11T15:01:00Z"/>
                <w:rFonts w:ascii="Arial" w:hAnsi="Arial" w:cs="Arial"/>
                <w:sz w:val="20"/>
                <w:szCs w:val="20"/>
              </w:rPr>
            </w:pPr>
            <w:moveFrom w:id="625" w:author="Micah Freedman" w:date="2022-03-11T15:01:00Z">
              <w:r w:rsidRPr="000E2622" w:rsidDel="00CB5C04">
                <w:rPr>
                  <w:rFonts w:ascii="Arial" w:hAnsi="Arial" w:cs="Arial"/>
                  <w:sz w:val="20"/>
                  <w:szCs w:val="20"/>
                </w:rPr>
                <w:t>2</w:t>
              </w:r>
            </w:moveFrom>
          </w:p>
        </w:tc>
        <w:tc>
          <w:tcPr>
            <w:tcW w:w="854" w:type="dxa"/>
            <w:tcBorders>
              <w:top w:val="nil"/>
              <w:left w:val="nil"/>
              <w:bottom w:val="nil"/>
              <w:right w:val="nil"/>
            </w:tcBorders>
            <w:vAlign w:val="center"/>
            <w:tcPrChange w:id="626" w:author="Micah Freedman" w:date="2022-03-20T14:15:00Z">
              <w:tcPr>
                <w:tcW w:w="892" w:type="dxa"/>
                <w:gridSpan w:val="2"/>
                <w:tcBorders>
                  <w:top w:val="nil"/>
                  <w:left w:val="nil"/>
                  <w:bottom w:val="nil"/>
                  <w:right w:val="nil"/>
                </w:tcBorders>
                <w:vAlign w:val="center"/>
              </w:tcPr>
            </w:tcPrChange>
          </w:tcPr>
          <w:p w14:paraId="1ECB3D87" w14:textId="6325BCF4" w:rsidR="00234351" w:rsidRPr="000E2622" w:rsidDel="00CB5C04" w:rsidRDefault="00234351" w:rsidP="008E290E">
            <w:pPr>
              <w:jc w:val="center"/>
              <w:rPr>
                <w:moveFrom w:id="627" w:author="Micah Freedman" w:date="2022-03-11T15:01:00Z"/>
                <w:rFonts w:ascii="Arial" w:hAnsi="Arial" w:cs="Arial"/>
                <w:sz w:val="20"/>
                <w:szCs w:val="20"/>
              </w:rPr>
            </w:pPr>
            <w:moveFrom w:id="628" w:author="Micah Freedman" w:date="2022-03-11T15:01:00Z">
              <w:r w:rsidRPr="000E2622" w:rsidDel="00CB5C04">
                <w:rPr>
                  <w:rFonts w:ascii="Arial" w:hAnsi="Arial" w:cs="Arial"/>
                  <w:sz w:val="20"/>
                  <w:szCs w:val="20"/>
                </w:rPr>
                <w:t>2</w:t>
              </w:r>
            </w:moveFrom>
          </w:p>
        </w:tc>
        <w:tc>
          <w:tcPr>
            <w:tcW w:w="1046" w:type="dxa"/>
            <w:gridSpan w:val="3"/>
            <w:tcBorders>
              <w:top w:val="nil"/>
              <w:left w:val="nil"/>
              <w:bottom w:val="nil"/>
              <w:right w:val="nil"/>
            </w:tcBorders>
            <w:vAlign w:val="center"/>
            <w:tcPrChange w:id="629" w:author="Micah Freedman" w:date="2022-03-20T14:15:00Z">
              <w:tcPr>
                <w:tcW w:w="907" w:type="dxa"/>
                <w:tcBorders>
                  <w:top w:val="nil"/>
                  <w:left w:val="nil"/>
                  <w:bottom w:val="nil"/>
                  <w:right w:val="nil"/>
                </w:tcBorders>
                <w:vAlign w:val="center"/>
              </w:tcPr>
            </w:tcPrChange>
          </w:tcPr>
          <w:p w14:paraId="760439C2" w14:textId="4AAE592F" w:rsidR="00234351" w:rsidRPr="000E2622" w:rsidDel="00CB5C04" w:rsidRDefault="00234351" w:rsidP="008E290E">
            <w:pPr>
              <w:jc w:val="center"/>
              <w:rPr>
                <w:moveFrom w:id="630" w:author="Micah Freedman" w:date="2022-03-11T15:01:00Z"/>
                <w:rFonts w:ascii="Arial" w:hAnsi="Arial" w:cs="Arial"/>
                <w:sz w:val="20"/>
                <w:szCs w:val="20"/>
              </w:rPr>
            </w:pPr>
            <w:moveFrom w:id="631" w:author="Micah Freedman" w:date="2022-03-11T15:01:00Z">
              <w:r w:rsidRPr="000E2622" w:rsidDel="00CB5C04">
                <w:rPr>
                  <w:rFonts w:ascii="Arial" w:hAnsi="Arial" w:cs="Arial"/>
                  <w:sz w:val="20"/>
                  <w:szCs w:val="20"/>
                </w:rPr>
                <w:t>1</w:t>
              </w:r>
            </w:moveFrom>
          </w:p>
        </w:tc>
        <w:tc>
          <w:tcPr>
            <w:tcW w:w="1076" w:type="dxa"/>
            <w:tcBorders>
              <w:top w:val="nil"/>
              <w:left w:val="nil"/>
              <w:bottom w:val="nil"/>
              <w:right w:val="single" w:sz="4" w:space="0" w:color="auto"/>
            </w:tcBorders>
            <w:vAlign w:val="center"/>
            <w:tcPrChange w:id="632" w:author="Micah Freedman" w:date="2022-03-20T14:15:00Z">
              <w:tcPr>
                <w:tcW w:w="1067" w:type="dxa"/>
                <w:gridSpan w:val="2"/>
                <w:tcBorders>
                  <w:top w:val="nil"/>
                  <w:left w:val="nil"/>
                  <w:bottom w:val="nil"/>
                  <w:right w:val="single" w:sz="4" w:space="0" w:color="auto"/>
                </w:tcBorders>
                <w:vAlign w:val="center"/>
              </w:tcPr>
            </w:tcPrChange>
          </w:tcPr>
          <w:p w14:paraId="1B28BFE4" w14:textId="25146C1D" w:rsidR="00234351" w:rsidRPr="000E2622" w:rsidDel="00CB5C04" w:rsidRDefault="00234351" w:rsidP="008E290E">
            <w:pPr>
              <w:jc w:val="center"/>
              <w:rPr>
                <w:moveFrom w:id="633" w:author="Micah Freedman" w:date="2022-03-11T15:01:00Z"/>
                <w:rFonts w:ascii="Arial" w:hAnsi="Arial" w:cs="Arial"/>
                <w:sz w:val="20"/>
                <w:szCs w:val="20"/>
              </w:rPr>
            </w:pPr>
            <w:moveFrom w:id="634" w:author="Micah Freedman" w:date="2022-03-11T15:01:00Z">
              <w:r w:rsidRPr="000E2622" w:rsidDel="00CB5C04">
                <w:rPr>
                  <w:rFonts w:ascii="Arial" w:hAnsi="Arial" w:cs="Arial"/>
                  <w:sz w:val="20"/>
                  <w:szCs w:val="20"/>
                </w:rPr>
                <w:t>3</w:t>
              </w:r>
            </w:moveFrom>
          </w:p>
        </w:tc>
        <w:tc>
          <w:tcPr>
            <w:tcW w:w="812" w:type="dxa"/>
            <w:gridSpan w:val="2"/>
            <w:tcBorders>
              <w:top w:val="nil"/>
              <w:left w:val="single" w:sz="4" w:space="0" w:color="auto"/>
              <w:bottom w:val="nil"/>
              <w:right w:val="single" w:sz="4" w:space="0" w:color="auto"/>
            </w:tcBorders>
            <w:vAlign w:val="center"/>
            <w:tcPrChange w:id="635" w:author="Micah Freedman" w:date="2022-03-20T14:15:00Z">
              <w:tcPr>
                <w:tcW w:w="859" w:type="dxa"/>
                <w:gridSpan w:val="2"/>
                <w:tcBorders>
                  <w:top w:val="nil"/>
                  <w:left w:val="single" w:sz="4" w:space="0" w:color="auto"/>
                  <w:bottom w:val="nil"/>
                  <w:right w:val="single" w:sz="4" w:space="0" w:color="auto"/>
                </w:tcBorders>
                <w:vAlign w:val="center"/>
              </w:tcPr>
            </w:tcPrChange>
          </w:tcPr>
          <w:p w14:paraId="6BCBCDD1" w14:textId="4251AD22" w:rsidR="00234351" w:rsidRPr="000E2622" w:rsidDel="00CB5C04" w:rsidRDefault="00234351" w:rsidP="008E290E">
            <w:pPr>
              <w:jc w:val="center"/>
              <w:rPr>
                <w:moveFrom w:id="636" w:author="Micah Freedman" w:date="2022-03-11T15:01:00Z"/>
                <w:rFonts w:ascii="Arial" w:hAnsi="Arial" w:cs="Arial"/>
                <w:sz w:val="20"/>
                <w:szCs w:val="20"/>
              </w:rPr>
            </w:pPr>
            <w:moveFrom w:id="637" w:author="Micah Freedman" w:date="2022-03-11T15:01:00Z">
              <w:r w:rsidRPr="000E2622" w:rsidDel="00CB5C04">
                <w:rPr>
                  <w:rFonts w:ascii="Arial" w:hAnsi="Arial" w:cs="Arial"/>
                  <w:sz w:val="20"/>
                  <w:szCs w:val="20"/>
                </w:rPr>
                <w:t>15</w:t>
              </w:r>
            </w:moveFrom>
          </w:p>
        </w:tc>
      </w:tr>
      <w:tr w:rsidR="00CA16A4" w:rsidRPr="000E2622" w:rsidDel="00CB5C04" w14:paraId="1AF112E6" w14:textId="77777777" w:rsidTr="00CA16A4">
        <w:trPr>
          <w:trHeight w:val="77"/>
          <w:del w:id="638" w:author="Micah Freedman" w:date="2022-03-11T15:01:00Z"/>
          <w:trPrChange w:id="639" w:author="Micah Freedman" w:date="2022-03-20T14:15:00Z">
            <w:trPr>
              <w:trHeight w:val="77"/>
            </w:trPr>
          </w:trPrChange>
        </w:trPr>
        <w:tc>
          <w:tcPr>
            <w:tcW w:w="1718" w:type="dxa"/>
            <w:gridSpan w:val="2"/>
            <w:vMerge/>
            <w:tcBorders>
              <w:left w:val="single" w:sz="4" w:space="0" w:color="auto"/>
              <w:right w:val="nil"/>
            </w:tcBorders>
            <w:vAlign w:val="center"/>
            <w:tcPrChange w:id="640" w:author="Micah Freedman" w:date="2022-03-20T14:15:00Z">
              <w:tcPr>
                <w:tcW w:w="1869" w:type="dxa"/>
                <w:gridSpan w:val="2"/>
                <w:vMerge/>
                <w:tcBorders>
                  <w:left w:val="single" w:sz="4" w:space="0" w:color="auto"/>
                  <w:right w:val="nil"/>
                </w:tcBorders>
                <w:vAlign w:val="center"/>
              </w:tcPr>
            </w:tcPrChange>
          </w:tcPr>
          <w:p w14:paraId="587EA5BB" w14:textId="0D281F6C" w:rsidR="00234351" w:rsidRPr="000E2622" w:rsidDel="00CB5C04" w:rsidRDefault="00234351" w:rsidP="008E290E">
            <w:pPr>
              <w:jc w:val="center"/>
              <w:rPr>
                <w:moveFrom w:id="641"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642" w:author="Micah Freedman" w:date="2022-03-20T14:15:00Z">
              <w:tcPr>
                <w:tcW w:w="2237" w:type="dxa"/>
                <w:gridSpan w:val="2"/>
                <w:tcBorders>
                  <w:top w:val="nil"/>
                  <w:left w:val="nil"/>
                  <w:bottom w:val="nil"/>
                  <w:right w:val="single" w:sz="4" w:space="0" w:color="auto"/>
                </w:tcBorders>
                <w:vAlign w:val="center"/>
              </w:tcPr>
            </w:tcPrChange>
          </w:tcPr>
          <w:p w14:paraId="0DA8E6CE" w14:textId="554769C0" w:rsidR="00234351" w:rsidRPr="000E2622" w:rsidDel="00CB5C04" w:rsidRDefault="00234351" w:rsidP="008E290E">
            <w:pPr>
              <w:jc w:val="center"/>
              <w:rPr>
                <w:moveFrom w:id="643" w:author="Micah Freedman" w:date="2022-03-11T15:01:00Z"/>
                <w:rFonts w:ascii="Arial" w:hAnsi="Arial" w:cs="Arial"/>
                <w:sz w:val="20"/>
                <w:szCs w:val="20"/>
              </w:rPr>
            </w:pPr>
            <w:moveFrom w:id="644" w:author="Micah Freedman" w:date="2022-03-11T15:01:00Z">
              <w:r w:rsidRPr="000E2622" w:rsidDel="00CB5C04">
                <w:rPr>
                  <w:rFonts w:ascii="Arial" w:hAnsi="Arial" w:cs="Arial"/>
                  <w:sz w:val="20"/>
                  <w:szCs w:val="20"/>
                </w:rPr>
                <w:t>CA_5_2017</w:t>
              </w:r>
            </w:moveFrom>
          </w:p>
        </w:tc>
        <w:tc>
          <w:tcPr>
            <w:tcW w:w="931" w:type="dxa"/>
            <w:gridSpan w:val="2"/>
            <w:tcBorders>
              <w:top w:val="nil"/>
              <w:left w:val="single" w:sz="4" w:space="0" w:color="auto"/>
              <w:bottom w:val="nil"/>
              <w:right w:val="nil"/>
            </w:tcBorders>
            <w:vAlign w:val="center"/>
            <w:tcPrChange w:id="645" w:author="Micah Freedman" w:date="2022-03-20T14:15:00Z">
              <w:tcPr>
                <w:tcW w:w="983" w:type="dxa"/>
                <w:gridSpan w:val="2"/>
                <w:tcBorders>
                  <w:top w:val="nil"/>
                  <w:left w:val="single" w:sz="4" w:space="0" w:color="auto"/>
                  <w:bottom w:val="nil"/>
                  <w:right w:val="nil"/>
                </w:tcBorders>
                <w:vAlign w:val="center"/>
              </w:tcPr>
            </w:tcPrChange>
          </w:tcPr>
          <w:p w14:paraId="23AB2795" w14:textId="2CA358D2" w:rsidR="00234351" w:rsidRPr="000E2622" w:rsidDel="00CB5C04" w:rsidRDefault="00234351" w:rsidP="008E290E">
            <w:pPr>
              <w:jc w:val="center"/>
              <w:rPr>
                <w:moveFrom w:id="646" w:author="Micah Freedman" w:date="2022-03-11T15:01:00Z"/>
                <w:rFonts w:ascii="Arial" w:hAnsi="Arial" w:cs="Arial"/>
                <w:sz w:val="20"/>
                <w:szCs w:val="20"/>
              </w:rPr>
            </w:pPr>
            <w:moveFrom w:id="647" w:author="Micah Freedman" w:date="2022-03-11T15:01:00Z">
              <w:r w:rsidRPr="000E2622" w:rsidDel="00CB5C04">
                <w:rPr>
                  <w:rFonts w:ascii="Arial" w:hAnsi="Arial" w:cs="Arial"/>
                  <w:sz w:val="20"/>
                  <w:szCs w:val="20"/>
                </w:rPr>
                <w:t>1</w:t>
              </w:r>
            </w:moveFrom>
          </w:p>
        </w:tc>
        <w:tc>
          <w:tcPr>
            <w:tcW w:w="910" w:type="dxa"/>
            <w:gridSpan w:val="2"/>
            <w:tcBorders>
              <w:top w:val="nil"/>
              <w:left w:val="nil"/>
              <w:bottom w:val="nil"/>
              <w:right w:val="nil"/>
            </w:tcBorders>
            <w:vAlign w:val="center"/>
            <w:tcPrChange w:id="648" w:author="Micah Freedman" w:date="2022-03-20T14:15:00Z">
              <w:tcPr>
                <w:tcW w:w="952" w:type="dxa"/>
                <w:gridSpan w:val="2"/>
                <w:tcBorders>
                  <w:top w:val="nil"/>
                  <w:left w:val="nil"/>
                  <w:bottom w:val="nil"/>
                  <w:right w:val="nil"/>
                </w:tcBorders>
                <w:vAlign w:val="center"/>
              </w:tcPr>
            </w:tcPrChange>
          </w:tcPr>
          <w:p w14:paraId="781A4230" w14:textId="5845400B" w:rsidR="00234351" w:rsidRPr="000E2622" w:rsidDel="00CB5C04" w:rsidRDefault="00234351" w:rsidP="008E290E">
            <w:pPr>
              <w:jc w:val="center"/>
              <w:rPr>
                <w:moveFrom w:id="649" w:author="Micah Freedman" w:date="2022-03-11T15:01:00Z"/>
                <w:rFonts w:ascii="Arial" w:hAnsi="Arial" w:cs="Arial"/>
                <w:sz w:val="20"/>
                <w:szCs w:val="20"/>
              </w:rPr>
            </w:pPr>
            <w:moveFrom w:id="650" w:author="Micah Freedman" w:date="2022-03-11T15:01:00Z">
              <w:r w:rsidRPr="000E2622" w:rsidDel="00CB5C04">
                <w:rPr>
                  <w:rFonts w:ascii="Arial" w:hAnsi="Arial" w:cs="Arial"/>
                  <w:sz w:val="20"/>
                  <w:szCs w:val="20"/>
                </w:rPr>
                <w:t>2</w:t>
              </w:r>
            </w:moveFrom>
          </w:p>
        </w:tc>
        <w:tc>
          <w:tcPr>
            <w:tcW w:w="791" w:type="dxa"/>
            <w:gridSpan w:val="2"/>
            <w:tcBorders>
              <w:top w:val="nil"/>
              <w:left w:val="nil"/>
              <w:bottom w:val="nil"/>
              <w:right w:val="nil"/>
            </w:tcBorders>
            <w:vAlign w:val="center"/>
            <w:tcPrChange w:id="651" w:author="Micah Freedman" w:date="2022-03-20T14:15:00Z">
              <w:tcPr>
                <w:tcW w:w="826" w:type="dxa"/>
                <w:gridSpan w:val="2"/>
                <w:tcBorders>
                  <w:top w:val="nil"/>
                  <w:left w:val="nil"/>
                  <w:bottom w:val="nil"/>
                  <w:right w:val="nil"/>
                </w:tcBorders>
                <w:vAlign w:val="center"/>
              </w:tcPr>
            </w:tcPrChange>
          </w:tcPr>
          <w:p w14:paraId="226A1B15" w14:textId="445A8CE1" w:rsidR="00234351" w:rsidRPr="000E2622" w:rsidDel="00CB5C04" w:rsidRDefault="00234351" w:rsidP="008E290E">
            <w:pPr>
              <w:jc w:val="center"/>
              <w:rPr>
                <w:moveFrom w:id="652" w:author="Micah Freedman" w:date="2022-03-11T15:01:00Z"/>
                <w:rFonts w:ascii="Arial" w:hAnsi="Arial" w:cs="Arial"/>
                <w:sz w:val="20"/>
                <w:szCs w:val="20"/>
              </w:rPr>
            </w:pPr>
            <w:moveFrom w:id="653" w:author="Micah Freedman" w:date="2022-03-11T15:01:00Z">
              <w:r w:rsidRPr="000E2622" w:rsidDel="00CB5C04">
                <w:rPr>
                  <w:rFonts w:ascii="Arial" w:hAnsi="Arial" w:cs="Arial"/>
                  <w:sz w:val="20"/>
                  <w:szCs w:val="20"/>
                </w:rPr>
                <w:t>0</w:t>
              </w:r>
            </w:moveFrom>
          </w:p>
        </w:tc>
        <w:tc>
          <w:tcPr>
            <w:tcW w:w="854" w:type="dxa"/>
            <w:tcBorders>
              <w:top w:val="nil"/>
              <w:left w:val="nil"/>
              <w:bottom w:val="nil"/>
              <w:right w:val="nil"/>
            </w:tcBorders>
            <w:vAlign w:val="center"/>
            <w:tcPrChange w:id="654" w:author="Micah Freedman" w:date="2022-03-20T14:15:00Z">
              <w:tcPr>
                <w:tcW w:w="892" w:type="dxa"/>
                <w:gridSpan w:val="2"/>
                <w:tcBorders>
                  <w:top w:val="nil"/>
                  <w:left w:val="nil"/>
                  <w:bottom w:val="nil"/>
                  <w:right w:val="nil"/>
                </w:tcBorders>
                <w:vAlign w:val="center"/>
              </w:tcPr>
            </w:tcPrChange>
          </w:tcPr>
          <w:p w14:paraId="5B9DC0FB" w14:textId="5F1880A4" w:rsidR="00234351" w:rsidRPr="000E2622" w:rsidDel="00CB5C04" w:rsidRDefault="00234351" w:rsidP="008E290E">
            <w:pPr>
              <w:jc w:val="center"/>
              <w:rPr>
                <w:moveFrom w:id="655" w:author="Micah Freedman" w:date="2022-03-11T15:01:00Z"/>
                <w:rFonts w:ascii="Arial" w:hAnsi="Arial" w:cs="Arial"/>
                <w:sz w:val="20"/>
                <w:szCs w:val="20"/>
              </w:rPr>
            </w:pPr>
            <w:moveFrom w:id="656" w:author="Micah Freedman" w:date="2022-03-11T15:01:00Z">
              <w:r w:rsidRPr="000E2622" w:rsidDel="00CB5C04">
                <w:rPr>
                  <w:rFonts w:ascii="Arial" w:hAnsi="Arial" w:cs="Arial"/>
                  <w:sz w:val="20"/>
                  <w:szCs w:val="20"/>
                </w:rPr>
                <w:t>1</w:t>
              </w:r>
            </w:moveFrom>
          </w:p>
        </w:tc>
        <w:tc>
          <w:tcPr>
            <w:tcW w:w="1046" w:type="dxa"/>
            <w:gridSpan w:val="3"/>
            <w:tcBorders>
              <w:top w:val="nil"/>
              <w:left w:val="nil"/>
              <w:bottom w:val="nil"/>
              <w:right w:val="nil"/>
            </w:tcBorders>
            <w:vAlign w:val="center"/>
            <w:tcPrChange w:id="657" w:author="Micah Freedman" w:date="2022-03-20T14:15:00Z">
              <w:tcPr>
                <w:tcW w:w="907" w:type="dxa"/>
                <w:tcBorders>
                  <w:top w:val="nil"/>
                  <w:left w:val="nil"/>
                  <w:bottom w:val="nil"/>
                  <w:right w:val="nil"/>
                </w:tcBorders>
                <w:vAlign w:val="center"/>
              </w:tcPr>
            </w:tcPrChange>
          </w:tcPr>
          <w:p w14:paraId="4E013A8B" w14:textId="47E7A4CD" w:rsidR="00234351" w:rsidRPr="000E2622" w:rsidDel="00CB5C04" w:rsidRDefault="00234351" w:rsidP="008E290E">
            <w:pPr>
              <w:jc w:val="center"/>
              <w:rPr>
                <w:moveFrom w:id="658" w:author="Micah Freedman" w:date="2022-03-11T15:01:00Z"/>
                <w:rFonts w:ascii="Arial" w:hAnsi="Arial" w:cs="Arial"/>
                <w:sz w:val="20"/>
                <w:szCs w:val="20"/>
              </w:rPr>
            </w:pPr>
            <w:moveFrom w:id="659" w:author="Micah Freedman" w:date="2022-03-11T15:01:00Z">
              <w:r w:rsidRPr="000E2622" w:rsidDel="00CB5C04">
                <w:rPr>
                  <w:rFonts w:ascii="Arial" w:hAnsi="Arial" w:cs="Arial"/>
                  <w:sz w:val="20"/>
                  <w:szCs w:val="20"/>
                </w:rPr>
                <w:t>1</w:t>
              </w:r>
            </w:moveFrom>
          </w:p>
        </w:tc>
        <w:tc>
          <w:tcPr>
            <w:tcW w:w="1076" w:type="dxa"/>
            <w:tcBorders>
              <w:top w:val="nil"/>
              <w:left w:val="nil"/>
              <w:bottom w:val="nil"/>
              <w:right w:val="single" w:sz="4" w:space="0" w:color="auto"/>
            </w:tcBorders>
            <w:vAlign w:val="center"/>
            <w:tcPrChange w:id="660" w:author="Micah Freedman" w:date="2022-03-20T14:15:00Z">
              <w:tcPr>
                <w:tcW w:w="1067" w:type="dxa"/>
                <w:gridSpan w:val="2"/>
                <w:tcBorders>
                  <w:top w:val="nil"/>
                  <w:left w:val="nil"/>
                  <w:bottom w:val="nil"/>
                  <w:right w:val="single" w:sz="4" w:space="0" w:color="auto"/>
                </w:tcBorders>
                <w:vAlign w:val="center"/>
              </w:tcPr>
            </w:tcPrChange>
          </w:tcPr>
          <w:p w14:paraId="202FCCC7" w14:textId="45112DCE" w:rsidR="00234351" w:rsidRPr="000E2622" w:rsidDel="00CB5C04" w:rsidRDefault="00234351" w:rsidP="008E290E">
            <w:pPr>
              <w:jc w:val="center"/>
              <w:rPr>
                <w:moveFrom w:id="661" w:author="Micah Freedman" w:date="2022-03-11T15:01:00Z"/>
                <w:rFonts w:ascii="Arial" w:hAnsi="Arial" w:cs="Arial"/>
                <w:sz w:val="20"/>
                <w:szCs w:val="20"/>
              </w:rPr>
            </w:pPr>
            <w:moveFrom w:id="662" w:author="Micah Freedman" w:date="2022-03-11T15:01:00Z">
              <w:r w:rsidRPr="000E2622" w:rsidDel="00CB5C04">
                <w:rPr>
                  <w:rFonts w:ascii="Arial" w:hAnsi="Arial" w:cs="Arial"/>
                  <w:sz w:val="20"/>
                  <w:szCs w:val="20"/>
                </w:rPr>
                <w:t>0</w:t>
              </w:r>
            </w:moveFrom>
          </w:p>
        </w:tc>
        <w:tc>
          <w:tcPr>
            <w:tcW w:w="812" w:type="dxa"/>
            <w:gridSpan w:val="2"/>
            <w:tcBorders>
              <w:top w:val="nil"/>
              <w:left w:val="single" w:sz="4" w:space="0" w:color="auto"/>
              <w:bottom w:val="nil"/>
              <w:right w:val="single" w:sz="4" w:space="0" w:color="auto"/>
            </w:tcBorders>
            <w:vAlign w:val="center"/>
            <w:tcPrChange w:id="663" w:author="Micah Freedman" w:date="2022-03-20T14:15:00Z">
              <w:tcPr>
                <w:tcW w:w="859" w:type="dxa"/>
                <w:gridSpan w:val="2"/>
                <w:tcBorders>
                  <w:top w:val="nil"/>
                  <w:left w:val="single" w:sz="4" w:space="0" w:color="auto"/>
                  <w:bottom w:val="nil"/>
                  <w:right w:val="single" w:sz="4" w:space="0" w:color="auto"/>
                </w:tcBorders>
                <w:vAlign w:val="center"/>
              </w:tcPr>
            </w:tcPrChange>
          </w:tcPr>
          <w:p w14:paraId="18F6F6B5" w14:textId="74052065" w:rsidR="00234351" w:rsidRPr="000E2622" w:rsidDel="00CB5C04" w:rsidRDefault="00234351" w:rsidP="008E290E">
            <w:pPr>
              <w:jc w:val="center"/>
              <w:rPr>
                <w:moveFrom w:id="664" w:author="Micah Freedman" w:date="2022-03-11T15:01:00Z"/>
                <w:rFonts w:ascii="Arial" w:hAnsi="Arial" w:cs="Arial"/>
                <w:sz w:val="20"/>
                <w:szCs w:val="20"/>
              </w:rPr>
            </w:pPr>
            <w:moveFrom w:id="665" w:author="Micah Freedman" w:date="2022-03-11T15:01:00Z">
              <w:r w:rsidRPr="000E2622" w:rsidDel="00CB5C04">
                <w:rPr>
                  <w:rFonts w:ascii="Arial" w:hAnsi="Arial" w:cs="Arial"/>
                  <w:sz w:val="20"/>
                  <w:szCs w:val="20"/>
                </w:rPr>
                <w:t>5</w:t>
              </w:r>
            </w:moveFrom>
          </w:p>
        </w:tc>
      </w:tr>
      <w:tr w:rsidR="00CA16A4" w:rsidRPr="000E2622" w:rsidDel="00CB5C04" w14:paraId="748307F9" w14:textId="77777777" w:rsidTr="00CA16A4">
        <w:trPr>
          <w:trHeight w:val="77"/>
          <w:del w:id="666" w:author="Micah Freedman" w:date="2022-03-11T15:01:00Z"/>
          <w:trPrChange w:id="667" w:author="Micah Freedman" w:date="2022-03-20T14:15:00Z">
            <w:trPr>
              <w:trHeight w:val="77"/>
            </w:trPr>
          </w:trPrChange>
        </w:trPr>
        <w:tc>
          <w:tcPr>
            <w:tcW w:w="1718" w:type="dxa"/>
            <w:gridSpan w:val="2"/>
            <w:vMerge/>
            <w:tcBorders>
              <w:left w:val="single" w:sz="4" w:space="0" w:color="auto"/>
              <w:right w:val="nil"/>
            </w:tcBorders>
            <w:vAlign w:val="center"/>
            <w:tcPrChange w:id="668" w:author="Micah Freedman" w:date="2022-03-20T14:15:00Z">
              <w:tcPr>
                <w:tcW w:w="1869" w:type="dxa"/>
                <w:gridSpan w:val="2"/>
                <w:vMerge/>
                <w:tcBorders>
                  <w:left w:val="single" w:sz="4" w:space="0" w:color="auto"/>
                  <w:right w:val="nil"/>
                </w:tcBorders>
                <w:vAlign w:val="center"/>
              </w:tcPr>
            </w:tcPrChange>
          </w:tcPr>
          <w:p w14:paraId="0C24B840" w14:textId="60A9AD7D" w:rsidR="00234351" w:rsidRPr="000E2622" w:rsidDel="00CB5C04" w:rsidRDefault="00234351" w:rsidP="008E290E">
            <w:pPr>
              <w:jc w:val="center"/>
              <w:rPr>
                <w:moveFrom w:id="669"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670" w:author="Micah Freedman" w:date="2022-03-20T14:15:00Z">
              <w:tcPr>
                <w:tcW w:w="2237" w:type="dxa"/>
                <w:gridSpan w:val="2"/>
                <w:tcBorders>
                  <w:top w:val="nil"/>
                  <w:left w:val="nil"/>
                  <w:bottom w:val="nil"/>
                  <w:right w:val="single" w:sz="4" w:space="0" w:color="auto"/>
                </w:tcBorders>
                <w:vAlign w:val="center"/>
              </w:tcPr>
            </w:tcPrChange>
          </w:tcPr>
          <w:p w14:paraId="77BD2EF0" w14:textId="67E94202" w:rsidR="00234351" w:rsidRPr="000E2622" w:rsidDel="00CB5C04" w:rsidRDefault="00234351" w:rsidP="008E290E">
            <w:pPr>
              <w:jc w:val="center"/>
              <w:rPr>
                <w:moveFrom w:id="671" w:author="Micah Freedman" w:date="2022-03-11T15:01:00Z"/>
                <w:rFonts w:ascii="Arial" w:hAnsi="Arial" w:cs="Arial"/>
                <w:sz w:val="20"/>
                <w:szCs w:val="20"/>
              </w:rPr>
            </w:pPr>
            <w:moveFrom w:id="672" w:author="Micah Freedman" w:date="2022-03-11T15:01:00Z">
              <w:r w:rsidRPr="000E2622" w:rsidDel="00CB5C04">
                <w:rPr>
                  <w:rFonts w:ascii="Arial" w:hAnsi="Arial" w:cs="Arial"/>
                  <w:sz w:val="20"/>
                  <w:szCs w:val="20"/>
                </w:rPr>
                <w:t>CA_605.1_2018</w:t>
              </w:r>
            </w:moveFrom>
          </w:p>
        </w:tc>
        <w:tc>
          <w:tcPr>
            <w:tcW w:w="931" w:type="dxa"/>
            <w:gridSpan w:val="2"/>
            <w:tcBorders>
              <w:top w:val="nil"/>
              <w:left w:val="single" w:sz="4" w:space="0" w:color="auto"/>
              <w:bottom w:val="nil"/>
              <w:right w:val="nil"/>
            </w:tcBorders>
            <w:vAlign w:val="center"/>
            <w:tcPrChange w:id="673" w:author="Micah Freedman" w:date="2022-03-20T14:15:00Z">
              <w:tcPr>
                <w:tcW w:w="983" w:type="dxa"/>
                <w:gridSpan w:val="2"/>
                <w:tcBorders>
                  <w:top w:val="nil"/>
                  <w:left w:val="single" w:sz="4" w:space="0" w:color="auto"/>
                  <w:bottom w:val="nil"/>
                  <w:right w:val="nil"/>
                </w:tcBorders>
                <w:vAlign w:val="center"/>
              </w:tcPr>
            </w:tcPrChange>
          </w:tcPr>
          <w:p w14:paraId="2FBE962A" w14:textId="6EADF25A" w:rsidR="00234351" w:rsidRPr="000E2622" w:rsidDel="00CB5C04" w:rsidRDefault="00234351" w:rsidP="008E290E">
            <w:pPr>
              <w:jc w:val="center"/>
              <w:rPr>
                <w:moveFrom w:id="674" w:author="Micah Freedman" w:date="2022-03-11T15:01:00Z"/>
                <w:rFonts w:ascii="Arial" w:hAnsi="Arial" w:cs="Arial"/>
                <w:sz w:val="20"/>
                <w:szCs w:val="20"/>
              </w:rPr>
            </w:pPr>
            <w:moveFrom w:id="675" w:author="Micah Freedman" w:date="2022-03-11T15:01:00Z">
              <w:r w:rsidRPr="000E2622" w:rsidDel="00CB5C04">
                <w:rPr>
                  <w:rFonts w:ascii="Arial" w:hAnsi="Arial" w:cs="Arial"/>
                  <w:sz w:val="20"/>
                  <w:szCs w:val="20"/>
                </w:rPr>
                <w:t>0</w:t>
              </w:r>
            </w:moveFrom>
          </w:p>
        </w:tc>
        <w:tc>
          <w:tcPr>
            <w:tcW w:w="910" w:type="dxa"/>
            <w:gridSpan w:val="2"/>
            <w:tcBorders>
              <w:top w:val="nil"/>
              <w:left w:val="nil"/>
              <w:bottom w:val="nil"/>
              <w:right w:val="nil"/>
            </w:tcBorders>
            <w:vAlign w:val="center"/>
            <w:tcPrChange w:id="676" w:author="Micah Freedman" w:date="2022-03-20T14:15:00Z">
              <w:tcPr>
                <w:tcW w:w="952" w:type="dxa"/>
                <w:gridSpan w:val="2"/>
                <w:tcBorders>
                  <w:top w:val="nil"/>
                  <w:left w:val="nil"/>
                  <w:bottom w:val="nil"/>
                  <w:right w:val="nil"/>
                </w:tcBorders>
                <w:vAlign w:val="center"/>
              </w:tcPr>
            </w:tcPrChange>
          </w:tcPr>
          <w:p w14:paraId="3D938F2B" w14:textId="3EFDFF22" w:rsidR="00234351" w:rsidRPr="000E2622" w:rsidDel="00CB5C04" w:rsidRDefault="00234351" w:rsidP="008E290E">
            <w:pPr>
              <w:jc w:val="center"/>
              <w:rPr>
                <w:moveFrom w:id="677" w:author="Micah Freedman" w:date="2022-03-11T15:01:00Z"/>
                <w:rFonts w:ascii="Arial" w:hAnsi="Arial" w:cs="Arial"/>
                <w:sz w:val="20"/>
                <w:szCs w:val="20"/>
              </w:rPr>
            </w:pPr>
            <w:moveFrom w:id="678" w:author="Micah Freedman" w:date="2022-03-11T15:01:00Z">
              <w:r w:rsidRPr="000E2622" w:rsidDel="00CB5C04">
                <w:rPr>
                  <w:rFonts w:ascii="Arial" w:hAnsi="Arial" w:cs="Arial"/>
                  <w:sz w:val="20"/>
                  <w:szCs w:val="20"/>
                </w:rPr>
                <w:t>1</w:t>
              </w:r>
            </w:moveFrom>
          </w:p>
        </w:tc>
        <w:tc>
          <w:tcPr>
            <w:tcW w:w="791" w:type="dxa"/>
            <w:gridSpan w:val="2"/>
            <w:tcBorders>
              <w:top w:val="nil"/>
              <w:left w:val="nil"/>
              <w:bottom w:val="nil"/>
              <w:right w:val="nil"/>
            </w:tcBorders>
            <w:vAlign w:val="center"/>
            <w:tcPrChange w:id="679" w:author="Micah Freedman" w:date="2022-03-20T14:15:00Z">
              <w:tcPr>
                <w:tcW w:w="826" w:type="dxa"/>
                <w:gridSpan w:val="2"/>
                <w:tcBorders>
                  <w:top w:val="nil"/>
                  <w:left w:val="nil"/>
                  <w:bottom w:val="nil"/>
                  <w:right w:val="nil"/>
                </w:tcBorders>
                <w:vAlign w:val="center"/>
              </w:tcPr>
            </w:tcPrChange>
          </w:tcPr>
          <w:p w14:paraId="60E82A27" w14:textId="57ADD988" w:rsidR="00234351" w:rsidRPr="000E2622" w:rsidDel="00CB5C04" w:rsidRDefault="00234351" w:rsidP="008E290E">
            <w:pPr>
              <w:jc w:val="center"/>
              <w:rPr>
                <w:moveFrom w:id="680" w:author="Micah Freedman" w:date="2022-03-11T15:01:00Z"/>
                <w:rFonts w:ascii="Arial" w:hAnsi="Arial" w:cs="Arial"/>
                <w:sz w:val="20"/>
                <w:szCs w:val="20"/>
              </w:rPr>
            </w:pPr>
            <w:moveFrom w:id="681" w:author="Micah Freedman" w:date="2022-03-11T15:01:00Z">
              <w:r w:rsidRPr="000E2622" w:rsidDel="00CB5C04">
                <w:rPr>
                  <w:rFonts w:ascii="Arial" w:hAnsi="Arial" w:cs="Arial"/>
                  <w:sz w:val="20"/>
                  <w:szCs w:val="20"/>
                </w:rPr>
                <w:t>1</w:t>
              </w:r>
            </w:moveFrom>
          </w:p>
        </w:tc>
        <w:tc>
          <w:tcPr>
            <w:tcW w:w="854" w:type="dxa"/>
            <w:tcBorders>
              <w:top w:val="nil"/>
              <w:left w:val="nil"/>
              <w:bottom w:val="nil"/>
              <w:right w:val="nil"/>
            </w:tcBorders>
            <w:vAlign w:val="center"/>
            <w:tcPrChange w:id="682" w:author="Micah Freedman" w:date="2022-03-20T14:15:00Z">
              <w:tcPr>
                <w:tcW w:w="892" w:type="dxa"/>
                <w:gridSpan w:val="2"/>
                <w:tcBorders>
                  <w:top w:val="nil"/>
                  <w:left w:val="nil"/>
                  <w:bottom w:val="nil"/>
                  <w:right w:val="nil"/>
                </w:tcBorders>
                <w:vAlign w:val="center"/>
              </w:tcPr>
            </w:tcPrChange>
          </w:tcPr>
          <w:p w14:paraId="45A60996" w14:textId="7C23781E" w:rsidR="00234351" w:rsidRPr="000E2622" w:rsidDel="00CB5C04" w:rsidRDefault="00234351" w:rsidP="008E290E">
            <w:pPr>
              <w:jc w:val="center"/>
              <w:rPr>
                <w:moveFrom w:id="683" w:author="Micah Freedman" w:date="2022-03-11T15:01:00Z"/>
                <w:rFonts w:ascii="Arial" w:hAnsi="Arial" w:cs="Arial"/>
                <w:sz w:val="20"/>
                <w:szCs w:val="20"/>
              </w:rPr>
            </w:pPr>
            <w:moveFrom w:id="684" w:author="Micah Freedman" w:date="2022-03-11T15:01:00Z">
              <w:r w:rsidRPr="000E2622" w:rsidDel="00CB5C04">
                <w:rPr>
                  <w:rFonts w:ascii="Arial" w:hAnsi="Arial" w:cs="Arial"/>
                  <w:sz w:val="20"/>
                  <w:szCs w:val="20"/>
                </w:rPr>
                <w:t>0</w:t>
              </w:r>
            </w:moveFrom>
          </w:p>
        </w:tc>
        <w:tc>
          <w:tcPr>
            <w:tcW w:w="1046" w:type="dxa"/>
            <w:gridSpan w:val="3"/>
            <w:tcBorders>
              <w:top w:val="nil"/>
              <w:left w:val="nil"/>
              <w:bottom w:val="nil"/>
              <w:right w:val="nil"/>
            </w:tcBorders>
            <w:vAlign w:val="center"/>
            <w:tcPrChange w:id="685" w:author="Micah Freedman" w:date="2022-03-20T14:15:00Z">
              <w:tcPr>
                <w:tcW w:w="907" w:type="dxa"/>
                <w:tcBorders>
                  <w:top w:val="nil"/>
                  <w:left w:val="nil"/>
                  <w:bottom w:val="nil"/>
                  <w:right w:val="nil"/>
                </w:tcBorders>
                <w:vAlign w:val="center"/>
              </w:tcPr>
            </w:tcPrChange>
          </w:tcPr>
          <w:p w14:paraId="0DCA9D28" w14:textId="36754C43" w:rsidR="00234351" w:rsidRPr="000E2622" w:rsidDel="00CB5C04" w:rsidRDefault="00234351" w:rsidP="008E290E">
            <w:pPr>
              <w:jc w:val="center"/>
              <w:rPr>
                <w:moveFrom w:id="686" w:author="Micah Freedman" w:date="2022-03-11T15:01:00Z"/>
                <w:rFonts w:ascii="Arial" w:hAnsi="Arial" w:cs="Arial"/>
                <w:sz w:val="20"/>
                <w:szCs w:val="20"/>
              </w:rPr>
            </w:pPr>
            <w:moveFrom w:id="687" w:author="Micah Freedman" w:date="2022-03-11T15:01:00Z">
              <w:r w:rsidRPr="000E2622" w:rsidDel="00CB5C04">
                <w:rPr>
                  <w:rFonts w:ascii="Arial" w:hAnsi="Arial" w:cs="Arial"/>
                  <w:sz w:val="20"/>
                  <w:szCs w:val="20"/>
                </w:rPr>
                <w:t>1</w:t>
              </w:r>
            </w:moveFrom>
          </w:p>
        </w:tc>
        <w:tc>
          <w:tcPr>
            <w:tcW w:w="1076" w:type="dxa"/>
            <w:tcBorders>
              <w:top w:val="nil"/>
              <w:left w:val="nil"/>
              <w:bottom w:val="nil"/>
              <w:right w:val="single" w:sz="4" w:space="0" w:color="auto"/>
            </w:tcBorders>
            <w:vAlign w:val="center"/>
            <w:tcPrChange w:id="688" w:author="Micah Freedman" w:date="2022-03-20T14:15:00Z">
              <w:tcPr>
                <w:tcW w:w="1067" w:type="dxa"/>
                <w:gridSpan w:val="2"/>
                <w:tcBorders>
                  <w:top w:val="nil"/>
                  <w:left w:val="nil"/>
                  <w:bottom w:val="nil"/>
                  <w:right w:val="single" w:sz="4" w:space="0" w:color="auto"/>
                </w:tcBorders>
                <w:vAlign w:val="center"/>
              </w:tcPr>
            </w:tcPrChange>
          </w:tcPr>
          <w:p w14:paraId="30FBBCF5" w14:textId="6720BA00" w:rsidR="00234351" w:rsidRPr="000E2622" w:rsidDel="00CB5C04" w:rsidRDefault="00234351" w:rsidP="008E290E">
            <w:pPr>
              <w:jc w:val="center"/>
              <w:rPr>
                <w:moveFrom w:id="689" w:author="Micah Freedman" w:date="2022-03-11T15:01:00Z"/>
                <w:rFonts w:ascii="Arial" w:hAnsi="Arial" w:cs="Arial"/>
                <w:sz w:val="20"/>
                <w:szCs w:val="20"/>
              </w:rPr>
            </w:pPr>
            <w:moveFrom w:id="690" w:author="Micah Freedman" w:date="2022-03-11T15:01:00Z">
              <w:r w:rsidRPr="000E2622" w:rsidDel="00CB5C04">
                <w:rPr>
                  <w:rFonts w:ascii="Arial" w:hAnsi="Arial" w:cs="Arial"/>
                  <w:sz w:val="20"/>
                  <w:szCs w:val="20"/>
                </w:rPr>
                <w:t>1</w:t>
              </w:r>
            </w:moveFrom>
          </w:p>
        </w:tc>
        <w:tc>
          <w:tcPr>
            <w:tcW w:w="812" w:type="dxa"/>
            <w:gridSpan w:val="2"/>
            <w:tcBorders>
              <w:top w:val="nil"/>
              <w:left w:val="single" w:sz="4" w:space="0" w:color="auto"/>
              <w:bottom w:val="nil"/>
              <w:right w:val="single" w:sz="4" w:space="0" w:color="auto"/>
            </w:tcBorders>
            <w:vAlign w:val="center"/>
            <w:tcPrChange w:id="691" w:author="Micah Freedman" w:date="2022-03-20T14:15:00Z">
              <w:tcPr>
                <w:tcW w:w="859" w:type="dxa"/>
                <w:gridSpan w:val="2"/>
                <w:tcBorders>
                  <w:top w:val="nil"/>
                  <w:left w:val="single" w:sz="4" w:space="0" w:color="auto"/>
                  <w:bottom w:val="nil"/>
                  <w:right w:val="single" w:sz="4" w:space="0" w:color="auto"/>
                </w:tcBorders>
                <w:vAlign w:val="center"/>
              </w:tcPr>
            </w:tcPrChange>
          </w:tcPr>
          <w:p w14:paraId="5D106BD0" w14:textId="44CBE6D2" w:rsidR="00234351" w:rsidRPr="000E2622" w:rsidDel="00CB5C04" w:rsidRDefault="00234351" w:rsidP="008E290E">
            <w:pPr>
              <w:jc w:val="center"/>
              <w:rPr>
                <w:moveFrom w:id="692" w:author="Micah Freedman" w:date="2022-03-11T15:01:00Z"/>
                <w:rFonts w:ascii="Arial" w:hAnsi="Arial" w:cs="Arial"/>
                <w:sz w:val="20"/>
                <w:szCs w:val="20"/>
              </w:rPr>
            </w:pPr>
            <w:moveFrom w:id="693" w:author="Micah Freedman" w:date="2022-03-11T15:01:00Z">
              <w:r w:rsidRPr="000E2622" w:rsidDel="00CB5C04">
                <w:rPr>
                  <w:rFonts w:ascii="Arial" w:hAnsi="Arial" w:cs="Arial"/>
                  <w:sz w:val="20"/>
                  <w:szCs w:val="20"/>
                </w:rPr>
                <w:t>4</w:t>
              </w:r>
            </w:moveFrom>
          </w:p>
        </w:tc>
      </w:tr>
      <w:tr w:rsidR="00CA16A4" w:rsidRPr="000E2622" w:rsidDel="00CB5C04" w14:paraId="6E93A1BA" w14:textId="77777777" w:rsidTr="00CA16A4">
        <w:trPr>
          <w:trHeight w:val="77"/>
          <w:del w:id="694" w:author="Micah Freedman" w:date="2022-03-11T15:01:00Z"/>
          <w:trPrChange w:id="695" w:author="Micah Freedman" w:date="2022-03-20T14:15:00Z">
            <w:trPr>
              <w:trHeight w:val="77"/>
            </w:trPr>
          </w:trPrChange>
        </w:trPr>
        <w:tc>
          <w:tcPr>
            <w:tcW w:w="1718" w:type="dxa"/>
            <w:gridSpan w:val="2"/>
            <w:vMerge/>
            <w:tcBorders>
              <w:left w:val="single" w:sz="4" w:space="0" w:color="auto"/>
              <w:right w:val="nil"/>
            </w:tcBorders>
            <w:vAlign w:val="center"/>
            <w:tcPrChange w:id="696" w:author="Micah Freedman" w:date="2022-03-20T14:15:00Z">
              <w:tcPr>
                <w:tcW w:w="1869" w:type="dxa"/>
                <w:gridSpan w:val="2"/>
                <w:vMerge/>
                <w:tcBorders>
                  <w:left w:val="single" w:sz="4" w:space="0" w:color="auto"/>
                  <w:right w:val="nil"/>
                </w:tcBorders>
                <w:vAlign w:val="center"/>
              </w:tcPr>
            </w:tcPrChange>
          </w:tcPr>
          <w:p w14:paraId="682F9C99" w14:textId="36681636" w:rsidR="00234351" w:rsidRPr="000E2622" w:rsidDel="00CB5C04" w:rsidRDefault="00234351" w:rsidP="008E290E">
            <w:pPr>
              <w:jc w:val="center"/>
              <w:rPr>
                <w:moveFrom w:id="697"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698" w:author="Micah Freedman" w:date="2022-03-20T14:15:00Z">
              <w:tcPr>
                <w:tcW w:w="2237" w:type="dxa"/>
                <w:gridSpan w:val="2"/>
                <w:tcBorders>
                  <w:top w:val="nil"/>
                  <w:left w:val="nil"/>
                  <w:bottom w:val="nil"/>
                  <w:right w:val="single" w:sz="4" w:space="0" w:color="auto"/>
                </w:tcBorders>
                <w:vAlign w:val="center"/>
              </w:tcPr>
            </w:tcPrChange>
          </w:tcPr>
          <w:p w14:paraId="059797EA" w14:textId="0668F956" w:rsidR="00234351" w:rsidRPr="000E2622" w:rsidDel="00CB5C04" w:rsidRDefault="00234351" w:rsidP="008E290E">
            <w:pPr>
              <w:jc w:val="center"/>
              <w:rPr>
                <w:moveFrom w:id="699" w:author="Micah Freedman" w:date="2022-03-11T15:01:00Z"/>
                <w:rFonts w:ascii="Arial" w:hAnsi="Arial" w:cs="Arial"/>
                <w:sz w:val="20"/>
                <w:szCs w:val="20"/>
              </w:rPr>
            </w:pPr>
            <w:moveFrom w:id="700" w:author="Micah Freedman" w:date="2022-03-11T15:01:00Z">
              <w:r w:rsidRPr="000E2622" w:rsidDel="00CB5C04">
                <w:rPr>
                  <w:rFonts w:ascii="Arial" w:hAnsi="Arial" w:cs="Arial"/>
                  <w:sz w:val="20"/>
                  <w:szCs w:val="20"/>
                </w:rPr>
                <w:t>CA_7_2017</w:t>
              </w:r>
            </w:moveFrom>
          </w:p>
        </w:tc>
        <w:tc>
          <w:tcPr>
            <w:tcW w:w="931" w:type="dxa"/>
            <w:gridSpan w:val="2"/>
            <w:tcBorders>
              <w:top w:val="nil"/>
              <w:left w:val="single" w:sz="4" w:space="0" w:color="auto"/>
              <w:bottom w:val="nil"/>
              <w:right w:val="nil"/>
            </w:tcBorders>
            <w:vAlign w:val="center"/>
            <w:tcPrChange w:id="701" w:author="Micah Freedman" w:date="2022-03-20T14:15:00Z">
              <w:tcPr>
                <w:tcW w:w="983" w:type="dxa"/>
                <w:gridSpan w:val="2"/>
                <w:tcBorders>
                  <w:top w:val="nil"/>
                  <w:left w:val="single" w:sz="4" w:space="0" w:color="auto"/>
                  <w:bottom w:val="nil"/>
                  <w:right w:val="nil"/>
                </w:tcBorders>
                <w:vAlign w:val="center"/>
              </w:tcPr>
            </w:tcPrChange>
          </w:tcPr>
          <w:p w14:paraId="23ABA8ED" w14:textId="0F76DDD4" w:rsidR="00234351" w:rsidRPr="000E2622" w:rsidDel="00CB5C04" w:rsidRDefault="00234351" w:rsidP="008E290E">
            <w:pPr>
              <w:jc w:val="center"/>
              <w:rPr>
                <w:moveFrom w:id="702" w:author="Micah Freedman" w:date="2022-03-11T15:01:00Z"/>
                <w:rFonts w:ascii="Arial" w:hAnsi="Arial" w:cs="Arial"/>
                <w:sz w:val="20"/>
                <w:szCs w:val="20"/>
              </w:rPr>
            </w:pPr>
            <w:moveFrom w:id="703" w:author="Micah Freedman" w:date="2022-03-11T15:01:00Z">
              <w:r w:rsidRPr="000E2622" w:rsidDel="00CB5C04">
                <w:rPr>
                  <w:rFonts w:ascii="Arial" w:hAnsi="Arial" w:cs="Arial"/>
                  <w:sz w:val="20"/>
                  <w:szCs w:val="20"/>
                </w:rPr>
                <w:t>1</w:t>
              </w:r>
            </w:moveFrom>
          </w:p>
        </w:tc>
        <w:tc>
          <w:tcPr>
            <w:tcW w:w="910" w:type="dxa"/>
            <w:gridSpan w:val="2"/>
            <w:tcBorders>
              <w:top w:val="nil"/>
              <w:left w:val="nil"/>
              <w:bottom w:val="nil"/>
              <w:right w:val="nil"/>
            </w:tcBorders>
            <w:vAlign w:val="center"/>
            <w:tcPrChange w:id="704" w:author="Micah Freedman" w:date="2022-03-20T14:15:00Z">
              <w:tcPr>
                <w:tcW w:w="952" w:type="dxa"/>
                <w:gridSpan w:val="2"/>
                <w:tcBorders>
                  <w:top w:val="nil"/>
                  <w:left w:val="nil"/>
                  <w:bottom w:val="nil"/>
                  <w:right w:val="nil"/>
                </w:tcBorders>
                <w:vAlign w:val="center"/>
              </w:tcPr>
            </w:tcPrChange>
          </w:tcPr>
          <w:p w14:paraId="0B7C596D" w14:textId="5E14FF1D" w:rsidR="00234351" w:rsidRPr="000E2622" w:rsidDel="00CB5C04" w:rsidRDefault="00234351" w:rsidP="008E290E">
            <w:pPr>
              <w:jc w:val="center"/>
              <w:rPr>
                <w:moveFrom w:id="705" w:author="Micah Freedman" w:date="2022-03-11T15:01:00Z"/>
                <w:rFonts w:ascii="Arial" w:hAnsi="Arial" w:cs="Arial"/>
                <w:sz w:val="20"/>
                <w:szCs w:val="20"/>
              </w:rPr>
            </w:pPr>
            <w:moveFrom w:id="706" w:author="Micah Freedman" w:date="2022-03-11T15:01:00Z">
              <w:r w:rsidRPr="000E2622" w:rsidDel="00CB5C04">
                <w:rPr>
                  <w:rFonts w:ascii="Arial" w:hAnsi="Arial" w:cs="Arial"/>
                  <w:sz w:val="20"/>
                  <w:szCs w:val="20"/>
                </w:rPr>
                <w:t>0</w:t>
              </w:r>
            </w:moveFrom>
          </w:p>
        </w:tc>
        <w:tc>
          <w:tcPr>
            <w:tcW w:w="791" w:type="dxa"/>
            <w:gridSpan w:val="2"/>
            <w:tcBorders>
              <w:top w:val="nil"/>
              <w:left w:val="nil"/>
              <w:bottom w:val="nil"/>
              <w:right w:val="nil"/>
            </w:tcBorders>
            <w:vAlign w:val="center"/>
            <w:tcPrChange w:id="707" w:author="Micah Freedman" w:date="2022-03-20T14:15:00Z">
              <w:tcPr>
                <w:tcW w:w="826" w:type="dxa"/>
                <w:gridSpan w:val="2"/>
                <w:tcBorders>
                  <w:top w:val="nil"/>
                  <w:left w:val="nil"/>
                  <w:bottom w:val="nil"/>
                  <w:right w:val="nil"/>
                </w:tcBorders>
                <w:vAlign w:val="center"/>
              </w:tcPr>
            </w:tcPrChange>
          </w:tcPr>
          <w:p w14:paraId="3C7F6F75" w14:textId="20EF6E3C" w:rsidR="00234351" w:rsidRPr="000E2622" w:rsidDel="00CB5C04" w:rsidRDefault="00234351" w:rsidP="008E290E">
            <w:pPr>
              <w:jc w:val="center"/>
              <w:rPr>
                <w:moveFrom w:id="708" w:author="Micah Freedman" w:date="2022-03-11T15:01:00Z"/>
                <w:rFonts w:ascii="Arial" w:hAnsi="Arial" w:cs="Arial"/>
                <w:sz w:val="20"/>
                <w:szCs w:val="20"/>
              </w:rPr>
            </w:pPr>
            <w:moveFrom w:id="709" w:author="Micah Freedman" w:date="2022-03-11T15:01:00Z">
              <w:r w:rsidRPr="000E2622" w:rsidDel="00CB5C04">
                <w:rPr>
                  <w:rFonts w:ascii="Arial" w:hAnsi="Arial" w:cs="Arial"/>
                  <w:sz w:val="20"/>
                  <w:szCs w:val="20"/>
                </w:rPr>
                <w:t>0</w:t>
              </w:r>
            </w:moveFrom>
          </w:p>
        </w:tc>
        <w:tc>
          <w:tcPr>
            <w:tcW w:w="854" w:type="dxa"/>
            <w:tcBorders>
              <w:top w:val="nil"/>
              <w:left w:val="nil"/>
              <w:bottom w:val="nil"/>
              <w:right w:val="nil"/>
            </w:tcBorders>
            <w:vAlign w:val="center"/>
            <w:tcPrChange w:id="710" w:author="Micah Freedman" w:date="2022-03-20T14:15:00Z">
              <w:tcPr>
                <w:tcW w:w="892" w:type="dxa"/>
                <w:gridSpan w:val="2"/>
                <w:tcBorders>
                  <w:top w:val="nil"/>
                  <w:left w:val="nil"/>
                  <w:bottom w:val="nil"/>
                  <w:right w:val="nil"/>
                </w:tcBorders>
                <w:vAlign w:val="center"/>
              </w:tcPr>
            </w:tcPrChange>
          </w:tcPr>
          <w:p w14:paraId="7FE3B291" w14:textId="5E5AA41D" w:rsidR="00234351" w:rsidRPr="000E2622" w:rsidDel="00CB5C04" w:rsidRDefault="00234351" w:rsidP="008E290E">
            <w:pPr>
              <w:jc w:val="center"/>
              <w:rPr>
                <w:moveFrom w:id="711" w:author="Micah Freedman" w:date="2022-03-11T15:01:00Z"/>
                <w:rFonts w:ascii="Arial" w:hAnsi="Arial" w:cs="Arial"/>
                <w:sz w:val="20"/>
                <w:szCs w:val="20"/>
              </w:rPr>
            </w:pPr>
            <w:moveFrom w:id="712" w:author="Micah Freedman" w:date="2022-03-11T15:01:00Z">
              <w:r w:rsidRPr="000E2622" w:rsidDel="00CB5C04">
                <w:rPr>
                  <w:rFonts w:ascii="Arial" w:hAnsi="Arial" w:cs="Arial"/>
                  <w:sz w:val="20"/>
                  <w:szCs w:val="20"/>
                </w:rPr>
                <w:t>0</w:t>
              </w:r>
            </w:moveFrom>
          </w:p>
        </w:tc>
        <w:tc>
          <w:tcPr>
            <w:tcW w:w="1046" w:type="dxa"/>
            <w:gridSpan w:val="3"/>
            <w:tcBorders>
              <w:top w:val="nil"/>
              <w:left w:val="nil"/>
              <w:bottom w:val="nil"/>
              <w:right w:val="nil"/>
            </w:tcBorders>
            <w:vAlign w:val="center"/>
            <w:tcPrChange w:id="713" w:author="Micah Freedman" w:date="2022-03-20T14:15:00Z">
              <w:tcPr>
                <w:tcW w:w="907" w:type="dxa"/>
                <w:tcBorders>
                  <w:top w:val="nil"/>
                  <w:left w:val="nil"/>
                  <w:bottom w:val="nil"/>
                  <w:right w:val="nil"/>
                </w:tcBorders>
                <w:vAlign w:val="center"/>
              </w:tcPr>
            </w:tcPrChange>
          </w:tcPr>
          <w:p w14:paraId="5D46676D" w14:textId="5E327270" w:rsidR="00234351" w:rsidRPr="000E2622" w:rsidDel="00CB5C04" w:rsidRDefault="00234351" w:rsidP="008E290E">
            <w:pPr>
              <w:jc w:val="center"/>
              <w:rPr>
                <w:moveFrom w:id="714" w:author="Micah Freedman" w:date="2022-03-11T15:01:00Z"/>
                <w:rFonts w:ascii="Arial" w:hAnsi="Arial" w:cs="Arial"/>
                <w:sz w:val="20"/>
                <w:szCs w:val="20"/>
              </w:rPr>
            </w:pPr>
            <w:moveFrom w:id="715" w:author="Micah Freedman" w:date="2022-03-11T15:01:00Z">
              <w:r w:rsidRPr="000E2622" w:rsidDel="00CB5C04">
                <w:rPr>
                  <w:rFonts w:ascii="Arial" w:hAnsi="Arial" w:cs="Arial"/>
                  <w:sz w:val="20"/>
                  <w:szCs w:val="20"/>
                </w:rPr>
                <w:t>1</w:t>
              </w:r>
            </w:moveFrom>
          </w:p>
        </w:tc>
        <w:tc>
          <w:tcPr>
            <w:tcW w:w="1076" w:type="dxa"/>
            <w:tcBorders>
              <w:top w:val="nil"/>
              <w:left w:val="nil"/>
              <w:bottom w:val="nil"/>
              <w:right w:val="single" w:sz="4" w:space="0" w:color="auto"/>
            </w:tcBorders>
            <w:vAlign w:val="center"/>
            <w:tcPrChange w:id="716" w:author="Micah Freedman" w:date="2022-03-20T14:15:00Z">
              <w:tcPr>
                <w:tcW w:w="1067" w:type="dxa"/>
                <w:gridSpan w:val="2"/>
                <w:tcBorders>
                  <w:top w:val="nil"/>
                  <w:left w:val="nil"/>
                  <w:bottom w:val="nil"/>
                  <w:right w:val="single" w:sz="4" w:space="0" w:color="auto"/>
                </w:tcBorders>
                <w:vAlign w:val="center"/>
              </w:tcPr>
            </w:tcPrChange>
          </w:tcPr>
          <w:p w14:paraId="70FA9916" w14:textId="1CDEA6E8" w:rsidR="00234351" w:rsidRPr="000E2622" w:rsidDel="00CB5C04" w:rsidRDefault="00234351" w:rsidP="008E290E">
            <w:pPr>
              <w:jc w:val="center"/>
              <w:rPr>
                <w:moveFrom w:id="717" w:author="Micah Freedman" w:date="2022-03-11T15:01:00Z"/>
                <w:rFonts w:ascii="Arial" w:hAnsi="Arial" w:cs="Arial"/>
                <w:sz w:val="20"/>
                <w:szCs w:val="20"/>
              </w:rPr>
            </w:pPr>
            <w:moveFrom w:id="718" w:author="Micah Freedman" w:date="2022-03-11T15:01:00Z">
              <w:r w:rsidRPr="000E2622" w:rsidDel="00CB5C04">
                <w:rPr>
                  <w:rFonts w:ascii="Arial" w:hAnsi="Arial" w:cs="Arial"/>
                  <w:sz w:val="20"/>
                  <w:szCs w:val="20"/>
                </w:rPr>
                <w:t>0</w:t>
              </w:r>
            </w:moveFrom>
          </w:p>
        </w:tc>
        <w:tc>
          <w:tcPr>
            <w:tcW w:w="812" w:type="dxa"/>
            <w:gridSpan w:val="2"/>
            <w:tcBorders>
              <w:top w:val="nil"/>
              <w:left w:val="single" w:sz="4" w:space="0" w:color="auto"/>
              <w:bottom w:val="nil"/>
              <w:right w:val="single" w:sz="4" w:space="0" w:color="auto"/>
            </w:tcBorders>
            <w:vAlign w:val="center"/>
            <w:tcPrChange w:id="719" w:author="Micah Freedman" w:date="2022-03-20T14:15:00Z">
              <w:tcPr>
                <w:tcW w:w="859" w:type="dxa"/>
                <w:gridSpan w:val="2"/>
                <w:tcBorders>
                  <w:top w:val="nil"/>
                  <w:left w:val="single" w:sz="4" w:space="0" w:color="auto"/>
                  <w:bottom w:val="nil"/>
                  <w:right w:val="single" w:sz="4" w:space="0" w:color="auto"/>
                </w:tcBorders>
                <w:vAlign w:val="center"/>
              </w:tcPr>
            </w:tcPrChange>
          </w:tcPr>
          <w:p w14:paraId="0DAEBC0F" w14:textId="6F395513" w:rsidR="00234351" w:rsidRPr="000E2622" w:rsidDel="00CB5C04" w:rsidRDefault="00234351" w:rsidP="008E290E">
            <w:pPr>
              <w:jc w:val="center"/>
              <w:rPr>
                <w:moveFrom w:id="720" w:author="Micah Freedman" w:date="2022-03-11T15:01:00Z"/>
                <w:rFonts w:ascii="Arial" w:hAnsi="Arial" w:cs="Arial"/>
                <w:sz w:val="20"/>
                <w:szCs w:val="20"/>
              </w:rPr>
            </w:pPr>
            <w:moveFrom w:id="721" w:author="Micah Freedman" w:date="2022-03-11T15:01:00Z">
              <w:r w:rsidRPr="000E2622" w:rsidDel="00CB5C04">
                <w:rPr>
                  <w:rFonts w:ascii="Arial" w:hAnsi="Arial" w:cs="Arial"/>
                  <w:sz w:val="20"/>
                  <w:szCs w:val="20"/>
                </w:rPr>
                <w:t>2</w:t>
              </w:r>
            </w:moveFrom>
          </w:p>
        </w:tc>
      </w:tr>
      <w:tr w:rsidR="00CA16A4" w:rsidRPr="000E2622" w:rsidDel="00CB5C04" w14:paraId="1FFB3657" w14:textId="77777777" w:rsidTr="00CA16A4">
        <w:trPr>
          <w:trHeight w:val="77"/>
          <w:del w:id="722" w:author="Micah Freedman" w:date="2022-03-11T15:01:00Z"/>
          <w:trPrChange w:id="723" w:author="Micah Freedman" w:date="2022-03-20T14:15:00Z">
            <w:trPr>
              <w:trHeight w:val="77"/>
            </w:trPr>
          </w:trPrChange>
        </w:trPr>
        <w:tc>
          <w:tcPr>
            <w:tcW w:w="1718" w:type="dxa"/>
            <w:gridSpan w:val="2"/>
            <w:vMerge/>
            <w:tcBorders>
              <w:left w:val="single" w:sz="4" w:space="0" w:color="auto"/>
              <w:right w:val="nil"/>
            </w:tcBorders>
            <w:vAlign w:val="center"/>
            <w:tcPrChange w:id="724" w:author="Micah Freedman" w:date="2022-03-20T14:15:00Z">
              <w:tcPr>
                <w:tcW w:w="1869" w:type="dxa"/>
                <w:gridSpan w:val="2"/>
                <w:vMerge/>
                <w:tcBorders>
                  <w:left w:val="single" w:sz="4" w:space="0" w:color="auto"/>
                  <w:right w:val="nil"/>
                </w:tcBorders>
                <w:vAlign w:val="center"/>
              </w:tcPr>
            </w:tcPrChange>
          </w:tcPr>
          <w:p w14:paraId="37390CC8" w14:textId="590D5AC0" w:rsidR="00234351" w:rsidRPr="000E2622" w:rsidDel="00CB5C04" w:rsidRDefault="00234351" w:rsidP="008E290E">
            <w:pPr>
              <w:jc w:val="center"/>
              <w:rPr>
                <w:moveFrom w:id="725"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726" w:author="Micah Freedman" w:date="2022-03-20T14:15:00Z">
              <w:tcPr>
                <w:tcW w:w="2237" w:type="dxa"/>
                <w:gridSpan w:val="2"/>
                <w:tcBorders>
                  <w:top w:val="nil"/>
                  <w:left w:val="nil"/>
                  <w:bottom w:val="nil"/>
                  <w:right w:val="single" w:sz="4" w:space="0" w:color="auto"/>
                </w:tcBorders>
                <w:vAlign w:val="center"/>
              </w:tcPr>
            </w:tcPrChange>
          </w:tcPr>
          <w:p w14:paraId="22AC1C24" w14:textId="1411BC4C" w:rsidR="00234351" w:rsidRPr="000E2622" w:rsidDel="00CB5C04" w:rsidRDefault="00234351" w:rsidP="008E290E">
            <w:pPr>
              <w:jc w:val="center"/>
              <w:rPr>
                <w:moveFrom w:id="727" w:author="Micah Freedman" w:date="2022-03-11T15:01:00Z"/>
                <w:rFonts w:ascii="Arial" w:hAnsi="Arial" w:cs="Arial"/>
                <w:sz w:val="20"/>
                <w:szCs w:val="20"/>
              </w:rPr>
            </w:pPr>
            <w:moveFrom w:id="728" w:author="Micah Freedman" w:date="2022-03-11T15:01:00Z">
              <w:r w:rsidRPr="000E2622" w:rsidDel="00CB5C04">
                <w:rPr>
                  <w:rFonts w:ascii="Arial" w:hAnsi="Arial" w:cs="Arial"/>
                  <w:sz w:val="20"/>
                  <w:szCs w:val="20"/>
                </w:rPr>
                <w:t>CA_7_2018</w:t>
              </w:r>
            </w:moveFrom>
          </w:p>
        </w:tc>
        <w:tc>
          <w:tcPr>
            <w:tcW w:w="931" w:type="dxa"/>
            <w:gridSpan w:val="2"/>
            <w:tcBorders>
              <w:top w:val="nil"/>
              <w:left w:val="single" w:sz="4" w:space="0" w:color="auto"/>
              <w:bottom w:val="nil"/>
              <w:right w:val="nil"/>
            </w:tcBorders>
            <w:vAlign w:val="center"/>
            <w:tcPrChange w:id="729" w:author="Micah Freedman" w:date="2022-03-20T14:15:00Z">
              <w:tcPr>
                <w:tcW w:w="983" w:type="dxa"/>
                <w:gridSpan w:val="2"/>
                <w:tcBorders>
                  <w:top w:val="nil"/>
                  <w:left w:val="single" w:sz="4" w:space="0" w:color="auto"/>
                  <w:bottom w:val="nil"/>
                  <w:right w:val="nil"/>
                </w:tcBorders>
                <w:vAlign w:val="center"/>
              </w:tcPr>
            </w:tcPrChange>
          </w:tcPr>
          <w:p w14:paraId="3FC04F7E" w14:textId="25B3807E" w:rsidR="00234351" w:rsidRPr="000E2622" w:rsidDel="00CB5C04" w:rsidRDefault="00234351" w:rsidP="008E290E">
            <w:pPr>
              <w:jc w:val="center"/>
              <w:rPr>
                <w:moveFrom w:id="730" w:author="Micah Freedman" w:date="2022-03-11T15:01:00Z"/>
                <w:rFonts w:ascii="Arial" w:hAnsi="Arial" w:cs="Arial"/>
                <w:sz w:val="20"/>
                <w:szCs w:val="20"/>
              </w:rPr>
            </w:pPr>
            <w:moveFrom w:id="731" w:author="Micah Freedman" w:date="2022-03-11T15:01:00Z">
              <w:r w:rsidRPr="000E2622" w:rsidDel="00CB5C04">
                <w:rPr>
                  <w:rFonts w:ascii="Arial" w:hAnsi="Arial" w:cs="Arial"/>
                  <w:sz w:val="20"/>
                  <w:szCs w:val="20"/>
                </w:rPr>
                <w:t>1</w:t>
              </w:r>
            </w:moveFrom>
          </w:p>
        </w:tc>
        <w:tc>
          <w:tcPr>
            <w:tcW w:w="910" w:type="dxa"/>
            <w:gridSpan w:val="2"/>
            <w:tcBorders>
              <w:top w:val="nil"/>
              <w:left w:val="nil"/>
              <w:bottom w:val="nil"/>
              <w:right w:val="nil"/>
            </w:tcBorders>
            <w:vAlign w:val="center"/>
            <w:tcPrChange w:id="732" w:author="Micah Freedman" w:date="2022-03-20T14:15:00Z">
              <w:tcPr>
                <w:tcW w:w="952" w:type="dxa"/>
                <w:gridSpan w:val="2"/>
                <w:tcBorders>
                  <w:top w:val="nil"/>
                  <w:left w:val="nil"/>
                  <w:bottom w:val="nil"/>
                  <w:right w:val="nil"/>
                </w:tcBorders>
                <w:vAlign w:val="center"/>
              </w:tcPr>
            </w:tcPrChange>
          </w:tcPr>
          <w:p w14:paraId="4FB67A60" w14:textId="46703AA9" w:rsidR="00234351" w:rsidRPr="000E2622" w:rsidDel="00CB5C04" w:rsidRDefault="00234351" w:rsidP="008E290E">
            <w:pPr>
              <w:jc w:val="center"/>
              <w:rPr>
                <w:moveFrom w:id="733" w:author="Micah Freedman" w:date="2022-03-11T15:01:00Z"/>
                <w:rFonts w:ascii="Arial" w:hAnsi="Arial" w:cs="Arial"/>
                <w:sz w:val="20"/>
                <w:szCs w:val="20"/>
              </w:rPr>
            </w:pPr>
            <w:moveFrom w:id="734" w:author="Micah Freedman" w:date="2022-03-11T15:01:00Z">
              <w:r w:rsidRPr="000E2622" w:rsidDel="00CB5C04">
                <w:rPr>
                  <w:rFonts w:ascii="Arial" w:hAnsi="Arial" w:cs="Arial"/>
                  <w:sz w:val="20"/>
                  <w:szCs w:val="20"/>
                </w:rPr>
                <w:t>1</w:t>
              </w:r>
            </w:moveFrom>
          </w:p>
        </w:tc>
        <w:tc>
          <w:tcPr>
            <w:tcW w:w="791" w:type="dxa"/>
            <w:gridSpan w:val="2"/>
            <w:tcBorders>
              <w:top w:val="nil"/>
              <w:left w:val="nil"/>
              <w:bottom w:val="nil"/>
              <w:right w:val="nil"/>
            </w:tcBorders>
            <w:vAlign w:val="center"/>
            <w:tcPrChange w:id="735" w:author="Micah Freedman" w:date="2022-03-20T14:15:00Z">
              <w:tcPr>
                <w:tcW w:w="826" w:type="dxa"/>
                <w:gridSpan w:val="2"/>
                <w:tcBorders>
                  <w:top w:val="nil"/>
                  <w:left w:val="nil"/>
                  <w:bottom w:val="nil"/>
                  <w:right w:val="nil"/>
                </w:tcBorders>
                <w:vAlign w:val="center"/>
              </w:tcPr>
            </w:tcPrChange>
          </w:tcPr>
          <w:p w14:paraId="26819A68" w14:textId="135D9DC8" w:rsidR="00234351" w:rsidRPr="000E2622" w:rsidDel="00CB5C04" w:rsidRDefault="00234351" w:rsidP="008E290E">
            <w:pPr>
              <w:jc w:val="center"/>
              <w:rPr>
                <w:moveFrom w:id="736" w:author="Micah Freedman" w:date="2022-03-11T15:01:00Z"/>
                <w:rFonts w:ascii="Arial" w:hAnsi="Arial" w:cs="Arial"/>
                <w:sz w:val="20"/>
                <w:szCs w:val="20"/>
              </w:rPr>
            </w:pPr>
            <w:moveFrom w:id="737" w:author="Micah Freedman" w:date="2022-03-11T15:01:00Z">
              <w:r w:rsidRPr="000E2622" w:rsidDel="00CB5C04">
                <w:rPr>
                  <w:rFonts w:ascii="Arial" w:hAnsi="Arial" w:cs="Arial"/>
                  <w:sz w:val="20"/>
                  <w:szCs w:val="20"/>
                </w:rPr>
                <w:t>0</w:t>
              </w:r>
            </w:moveFrom>
          </w:p>
        </w:tc>
        <w:tc>
          <w:tcPr>
            <w:tcW w:w="854" w:type="dxa"/>
            <w:tcBorders>
              <w:top w:val="nil"/>
              <w:left w:val="nil"/>
              <w:bottom w:val="nil"/>
              <w:right w:val="nil"/>
            </w:tcBorders>
            <w:vAlign w:val="center"/>
            <w:tcPrChange w:id="738" w:author="Micah Freedman" w:date="2022-03-20T14:15:00Z">
              <w:tcPr>
                <w:tcW w:w="892" w:type="dxa"/>
                <w:gridSpan w:val="2"/>
                <w:tcBorders>
                  <w:top w:val="nil"/>
                  <w:left w:val="nil"/>
                  <w:bottom w:val="nil"/>
                  <w:right w:val="nil"/>
                </w:tcBorders>
                <w:vAlign w:val="center"/>
              </w:tcPr>
            </w:tcPrChange>
          </w:tcPr>
          <w:p w14:paraId="550D3FFA" w14:textId="425E7837" w:rsidR="00234351" w:rsidRPr="000E2622" w:rsidDel="00CB5C04" w:rsidRDefault="00234351" w:rsidP="008E290E">
            <w:pPr>
              <w:jc w:val="center"/>
              <w:rPr>
                <w:moveFrom w:id="739" w:author="Micah Freedman" w:date="2022-03-11T15:01:00Z"/>
                <w:rFonts w:ascii="Arial" w:hAnsi="Arial" w:cs="Arial"/>
                <w:sz w:val="20"/>
                <w:szCs w:val="20"/>
              </w:rPr>
            </w:pPr>
            <w:moveFrom w:id="740" w:author="Micah Freedman" w:date="2022-03-11T15:01:00Z">
              <w:r w:rsidRPr="000E2622" w:rsidDel="00CB5C04">
                <w:rPr>
                  <w:rFonts w:ascii="Arial" w:hAnsi="Arial" w:cs="Arial"/>
                  <w:sz w:val="20"/>
                  <w:szCs w:val="20"/>
                </w:rPr>
                <w:t>1</w:t>
              </w:r>
            </w:moveFrom>
          </w:p>
        </w:tc>
        <w:tc>
          <w:tcPr>
            <w:tcW w:w="1046" w:type="dxa"/>
            <w:gridSpan w:val="3"/>
            <w:tcBorders>
              <w:top w:val="nil"/>
              <w:left w:val="nil"/>
              <w:bottom w:val="nil"/>
              <w:right w:val="nil"/>
            </w:tcBorders>
            <w:vAlign w:val="center"/>
            <w:tcPrChange w:id="741" w:author="Micah Freedman" w:date="2022-03-20T14:15:00Z">
              <w:tcPr>
                <w:tcW w:w="907" w:type="dxa"/>
                <w:tcBorders>
                  <w:top w:val="nil"/>
                  <w:left w:val="nil"/>
                  <w:bottom w:val="nil"/>
                  <w:right w:val="nil"/>
                </w:tcBorders>
                <w:vAlign w:val="center"/>
              </w:tcPr>
            </w:tcPrChange>
          </w:tcPr>
          <w:p w14:paraId="785C3C7F" w14:textId="75B36094" w:rsidR="00234351" w:rsidRPr="000E2622" w:rsidDel="00CB5C04" w:rsidRDefault="00234351" w:rsidP="008E290E">
            <w:pPr>
              <w:jc w:val="center"/>
              <w:rPr>
                <w:moveFrom w:id="742" w:author="Micah Freedman" w:date="2022-03-11T15:01:00Z"/>
                <w:rFonts w:ascii="Arial" w:hAnsi="Arial" w:cs="Arial"/>
                <w:sz w:val="20"/>
                <w:szCs w:val="20"/>
              </w:rPr>
            </w:pPr>
            <w:moveFrom w:id="743" w:author="Micah Freedman" w:date="2022-03-11T15:01:00Z">
              <w:r w:rsidRPr="000E2622" w:rsidDel="00CB5C04">
                <w:rPr>
                  <w:rFonts w:ascii="Arial" w:hAnsi="Arial" w:cs="Arial"/>
                  <w:sz w:val="20"/>
                  <w:szCs w:val="20"/>
                </w:rPr>
                <w:t>2</w:t>
              </w:r>
            </w:moveFrom>
          </w:p>
        </w:tc>
        <w:tc>
          <w:tcPr>
            <w:tcW w:w="1076" w:type="dxa"/>
            <w:tcBorders>
              <w:top w:val="nil"/>
              <w:left w:val="nil"/>
              <w:bottom w:val="nil"/>
              <w:right w:val="single" w:sz="4" w:space="0" w:color="auto"/>
            </w:tcBorders>
            <w:vAlign w:val="center"/>
            <w:tcPrChange w:id="744" w:author="Micah Freedman" w:date="2022-03-20T14:15:00Z">
              <w:tcPr>
                <w:tcW w:w="1067" w:type="dxa"/>
                <w:gridSpan w:val="2"/>
                <w:tcBorders>
                  <w:top w:val="nil"/>
                  <w:left w:val="nil"/>
                  <w:bottom w:val="nil"/>
                  <w:right w:val="single" w:sz="4" w:space="0" w:color="auto"/>
                </w:tcBorders>
                <w:vAlign w:val="center"/>
              </w:tcPr>
            </w:tcPrChange>
          </w:tcPr>
          <w:p w14:paraId="0589DCCF" w14:textId="2757F51A" w:rsidR="00234351" w:rsidRPr="000E2622" w:rsidDel="00CB5C04" w:rsidRDefault="00234351" w:rsidP="008E290E">
            <w:pPr>
              <w:jc w:val="center"/>
              <w:rPr>
                <w:moveFrom w:id="745" w:author="Micah Freedman" w:date="2022-03-11T15:01:00Z"/>
                <w:rFonts w:ascii="Arial" w:hAnsi="Arial" w:cs="Arial"/>
                <w:sz w:val="20"/>
                <w:szCs w:val="20"/>
              </w:rPr>
            </w:pPr>
            <w:moveFrom w:id="746" w:author="Micah Freedman" w:date="2022-03-11T15:01:00Z">
              <w:r w:rsidRPr="000E2622" w:rsidDel="00CB5C04">
                <w:rPr>
                  <w:rFonts w:ascii="Arial" w:hAnsi="Arial" w:cs="Arial"/>
                  <w:sz w:val="20"/>
                  <w:szCs w:val="20"/>
                </w:rPr>
                <w:t>1</w:t>
              </w:r>
            </w:moveFrom>
          </w:p>
        </w:tc>
        <w:tc>
          <w:tcPr>
            <w:tcW w:w="812" w:type="dxa"/>
            <w:gridSpan w:val="2"/>
            <w:tcBorders>
              <w:top w:val="nil"/>
              <w:left w:val="single" w:sz="4" w:space="0" w:color="auto"/>
              <w:bottom w:val="nil"/>
              <w:right w:val="single" w:sz="4" w:space="0" w:color="auto"/>
            </w:tcBorders>
            <w:vAlign w:val="center"/>
            <w:tcPrChange w:id="747" w:author="Micah Freedman" w:date="2022-03-20T14:15:00Z">
              <w:tcPr>
                <w:tcW w:w="859" w:type="dxa"/>
                <w:gridSpan w:val="2"/>
                <w:tcBorders>
                  <w:top w:val="nil"/>
                  <w:left w:val="single" w:sz="4" w:space="0" w:color="auto"/>
                  <w:bottom w:val="nil"/>
                  <w:right w:val="single" w:sz="4" w:space="0" w:color="auto"/>
                </w:tcBorders>
                <w:vAlign w:val="center"/>
              </w:tcPr>
            </w:tcPrChange>
          </w:tcPr>
          <w:p w14:paraId="2E115309" w14:textId="07F0EACE" w:rsidR="00234351" w:rsidRPr="000E2622" w:rsidDel="00CB5C04" w:rsidRDefault="00234351" w:rsidP="008E290E">
            <w:pPr>
              <w:jc w:val="center"/>
              <w:rPr>
                <w:moveFrom w:id="748" w:author="Micah Freedman" w:date="2022-03-11T15:01:00Z"/>
                <w:rFonts w:ascii="Arial" w:hAnsi="Arial" w:cs="Arial"/>
                <w:sz w:val="20"/>
                <w:szCs w:val="20"/>
              </w:rPr>
            </w:pPr>
            <w:moveFrom w:id="749" w:author="Micah Freedman" w:date="2022-03-11T15:01:00Z">
              <w:r w:rsidRPr="000E2622" w:rsidDel="00CB5C04">
                <w:rPr>
                  <w:rFonts w:ascii="Arial" w:hAnsi="Arial" w:cs="Arial"/>
                  <w:sz w:val="20"/>
                  <w:szCs w:val="20"/>
                </w:rPr>
                <w:t>6</w:t>
              </w:r>
            </w:moveFrom>
          </w:p>
        </w:tc>
      </w:tr>
      <w:tr w:rsidR="00CA16A4" w:rsidRPr="000E2622" w:rsidDel="00CB5C04" w14:paraId="6CD6CD07" w14:textId="77777777" w:rsidTr="00CA16A4">
        <w:trPr>
          <w:trHeight w:val="77"/>
          <w:del w:id="750" w:author="Micah Freedman" w:date="2022-03-11T15:01:00Z"/>
          <w:trPrChange w:id="751" w:author="Micah Freedman" w:date="2022-03-20T14:15:00Z">
            <w:trPr>
              <w:trHeight w:val="77"/>
            </w:trPr>
          </w:trPrChange>
        </w:trPr>
        <w:tc>
          <w:tcPr>
            <w:tcW w:w="1718" w:type="dxa"/>
            <w:gridSpan w:val="2"/>
            <w:vMerge/>
            <w:tcBorders>
              <w:left w:val="single" w:sz="4" w:space="0" w:color="auto"/>
              <w:right w:val="nil"/>
            </w:tcBorders>
            <w:vAlign w:val="center"/>
            <w:tcPrChange w:id="752" w:author="Micah Freedman" w:date="2022-03-20T14:15:00Z">
              <w:tcPr>
                <w:tcW w:w="1869" w:type="dxa"/>
                <w:gridSpan w:val="2"/>
                <w:vMerge/>
                <w:tcBorders>
                  <w:left w:val="single" w:sz="4" w:space="0" w:color="auto"/>
                  <w:right w:val="nil"/>
                </w:tcBorders>
                <w:vAlign w:val="center"/>
              </w:tcPr>
            </w:tcPrChange>
          </w:tcPr>
          <w:p w14:paraId="3DCE3DD4" w14:textId="1EE4A55C" w:rsidR="00234351" w:rsidRPr="000E2622" w:rsidDel="00CB5C04" w:rsidRDefault="00234351" w:rsidP="008E290E">
            <w:pPr>
              <w:jc w:val="center"/>
              <w:rPr>
                <w:moveFrom w:id="753"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754" w:author="Micah Freedman" w:date="2022-03-20T14:15:00Z">
              <w:tcPr>
                <w:tcW w:w="2237" w:type="dxa"/>
                <w:gridSpan w:val="2"/>
                <w:tcBorders>
                  <w:top w:val="nil"/>
                  <w:left w:val="nil"/>
                  <w:bottom w:val="nil"/>
                  <w:right w:val="single" w:sz="4" w:space="0" w:color="auto"/>
                </w:tcBorders>
                <w:vAlign w:val="center"/>
              </w:tcPr>
            </w:tcPrChange>
          </w:tcPr>
          <w:p w14:paraId="2C26C037" w14:textId="0F2D83F8" w:rsidR="00234351" w:rsidRPr="000E2622" w:rsidDel="00CB5C04" w:rsidRDefault="00234351" w:rsidP="008E290E">
            <w:pPr>
              <w:jc w:val="center"/>
              <w:rPr>
                <w:moveFrom w:id="755" w:author="Micah Freedman" w:date="2022-03-11T15:01:00Z"/>
                <w:rFonts w:ascii="Arial" w:hAnsi="Arial" w:cs="Arial"/>
                <w:sz w:val="20"/>
                <w:szCs w:val="20"/>
              </w:rPr>
            </w:pPr>
            <w:moveFrom w:id="756" w:author="Micah Freedman" w:date="2022-03-11T15:01:00Z">
              <w:r w:rsidRPr="000E2622" w:rsidDel="00CB5C04">
                <w:rPr>
                  <w:rFonts w:ascii="Arial" w:hAnsi="Arial" w:cs="Arial"/>
                  <w:sz w:val="20"/>
                  <w:szCs w:val="20"/>
                </w:rPr>
                <w:t>CA_8_2017</w:t>
              </w:r>
            </w:moveFrom>
          </w:p>
        </w:tc>
        <w:tc>
          <w:tcPr>
            <w:tcW w:w="931" w:type="dxa"/>
            <w:gridSpan w:val="2"/>
            <w:tcBorders>
              <w:top w:val="nil"/>
              <w:left w:val="single" w:sz="4" w:space="0" w:color="auto"/>
              <w:bottom w:val="nil"/>
              <w:right w:val="nil"/>
            </w:tcBorders>
            <w:vAlign w:val="center"/>
            <w:tcPrChange w:id="757" w:author="Micah Freedman" w:date="2022-03-20T14:15:00Z">
              <w:tcPr>
                <w:tcW w:w="983" w:type="dxa"/>
                <w:gridSpan w:val="2"/>
                <w:tcBorders>
                  <w:top w:val="nil"/>
                  <w:left w:val="single" w:sz="4" w:space="0" w:color="auto"/>
                  <w:bottom w:val="nil"/>
                  <w:right w:val="nil"/>
                </w:tcBorders>
                <w:vAlign w:val="center"/>
              </w:tcPr>
            </w:tcPrChange>
          </w:tcPr>
          <w:p w14:paraId="65A8BB6B" w14:textId="23A6608B" w:rsidR="00234351" w:rsidRPr="000E2622" w:rsidDel="00CB5C04" w:rsidRDefault="00234351" w:rsidP="008E290E">
            <w:pPr>
              <w:jc w:val="center"/>
              <w:rPr>
                <w:moveFrom w:id="758" w:author="Micah Freedman" w:date="2022-03-11T15:01:00Z"/>
                <w:rFonts w:ascii="Arial" w:hAnsi="Arial" w:cs="Arial"/>
                <w:sz w:val="20"/>
                <w:szCs w:val="20"/>
              </w:rPr>
            </w:pPr>
            <w:moveFrom w:id="759" w:author="Micah Freedman" w:date="2022-03-11T15:01:00Z">
              <w:r w:rsidRPr="000E2622" w:rsidDel="00CB5C04">
                <w:rPr>
                  <w:rFonts w:ascii="Arial" w:hAnsi="Arial" w:cs="Arial"/>
                  <w:sz w:val="20"/>
                  <w:szCs w:val="20"/>
                </w:rPr>
                <w:t>1</w:t>
              </w:r>
            </w:moveFrom>
          </w:p>
        </w:tc>
        <w:tc>
          <w:tcPr>
            <w:tcW w:w="910" w:type="dxa"/>
            <w:gridSpan w:val="2"/>
            <w:tcBorders>
              <w:top w:val="nil"/>
              <w:left w:val="nil"/>
              <w:bottom w:val="nil"/>
              <w:right w:val="nil"/>
            </w:tcBorders>
            <w:vAlign w:val="center"/>
            <w:tcPrChange w:id="760" w:author="Micah Freedman" w:date="2022-03-20T14:15:00Z">
              <w:tcPr>
                <w:tcW w:w="952" w:type="dxa"/>
                <w:gridSpan w:val="2"/>
                <w:tcBorders>
                  <w:top w:val="nil"/>
                  <w:left w:val="nil"/>
                  <w:bottom w:val="nil"/>
                  <w:right w:val="nil"/>
                </w:tcBorders>
                <w:vAlign w:val="center"/>
              </w:tcPr>
            </w:tcPrChange>
          </w:tcPr>
          <w:p w14:paraId="152AF5FA" w14:textId="63CBC30A" w:rsidR="00234351" w:rsidRPr="000E2622" w:rsidDel="00CB5C04" w:rsidRDefault="00234351" w:rsidP="008E290E">
            <w:pPr>
              <w:jc w:val="center"/>
              <w:rPr>
                <w:moveFrom w:id="761" w:author="Micah Freedman" w:date="2022-03-11T15:01:00Z"/>
                <w:rFonts w:ascii="Arial" w:hAnsi="Arial" w:cs="Arial"/>
                <w:sz w:val="20"/>
                <w:szCs w:val="20"/>
              </w:rPr>
            </w:pPr>
            <w:moveFrom w:id="762" w:author="Micah Freedman" w:date="2022-03-11T15:01:00Z">
              <w:r w:rsidRPr="000E2622" w:rsidDel="00CB5C04">
                <w:rPr>
                  <w:rFonts w:ascii="Arial" w:hAnsi="Arial" w:cs="Arial"/>
                  <w:sz w:val="20"/>
                  <w:szCs w:val="20"/>
                </w:rPr>
                <w:t>1</w:t>
              </w:r>
            </w:moveFrom>
          </w:p>
        </w:tc>
        <w:tc>
          <w:tcPr>
            <w:tcW w:w="791" w:type="dxa"/>
            <w:gridSpan w:val="2"/>
            <w:tcBorders>
              <w:top w:val="nil"/>
              <w:left w:val="nil"/>
              <w:bottom w:val="nil"/>
              <w:right w:val="nil"/>
            </w:tcBorders>
            <w:vAlign w:val="center"/>
            <w:tcPrChange w:id="763" w:author="Micah Freedman" w:date="2022-03-20T14:15:00Z">
              <w:tcPr>
                <w:tcW w:w="826" w:type="dxa"/>
                <w:gridSpan w:val="2"/>
                <w:tcBorders>
                  <w:top w:val="nil"/>
                  <w:left w:val="nil"/>
                  <w:bottom w:val="nil"/>
                  <w:right w:val="nil"/>
                </w:tcBorders>
                <w:vAlign w:val="center"/>
              </w:tcPr>
            </w:tcPrChange>
          </w:tcPr>
          <w:p w14:paraId="2C2B4632" w14:textId="5AFF3B47" w:rsidR="00234351" w:rsidRPr="000E2622" w:rsidDel="00CB5C04" w:rsidRDefault="00234351" w:rsidP="008E290E">
            <w:pPr>
              <w:jc w:val="center"/>
              <w:rPr>
                <w:moveFrom w:id="764" w:author="Micah Freedman" w:date="2022-03-11T15:01:00Z"/>
                <w:rFonts w:ascii="Arial" w:hAnsi="Arial" w:cs="Arial"/>
                <w:sz w:val="20"/>
                <w:szCs w:val="20"/>
              </w:rPr>
            </w:pPr>
            <w:moveFrom w:id="765" w:author="Micah Freedman" w:date="2022-03-11T15:01:00Z">
              <w:r w:rsidRPr="000E2622" w:rsidDel="00CB5C04">
                <w:rPr>
                  <w:rFonts w:ascii="Arial" w:hAnsi="Arial" w:cs="Arial"/>
                  <w:sz w:val="20"/>
                  <w:szCs w:val="20"/>
                </w:rPr>
                <w:t>0</w:t>
              </w:r>
            </w:moveFrom>
          </w:p>
        </w:tc>
        <w:tc>
          <w:tcPr>
            <w:tcW w:w="854" w:type="dxa"/>
            <w:tcBorders>
              <w:top w:val="nil"/>
              <w:left w:val="nil"/>
              <w:bottom w:val="nil"/>
              <w:right w:val="nil"/>
            </w:tcBorders>
            <w:vAlign w:val="center"/>
            <w:tcPrChange w:id="766" w:author="Micah Freedman" w:date="2022-03-20T14:15:00Z">
              <w:tcPr>
                <w:tcW w:w="892" w:type="dxa"/>
                <w:gridSpan w:val="2"/>
                <w:tcBorders>
                  <w:top w:val="nil"/>
                  <w:left w:val="nil"/>
                  <w:bottom w:val="nil"/>
                  <w:right w:val="nil"/>
                </w:tcBorders>
                <w:vAlign w:val="center"/>
              </w:tcPr>
            </w:tcPrChange>
          </w:tcPr>
          <w:p w14:paraId="1330C5DB" w14:textId="57E7753A" w:rsidR="00234351" w:rsidRPr="000E2622" w:rsidDel="00CB5C04" w:rsidRDefault="00234351" w:rsidP="008E290E">
            <w:pPr>
              <w:jc w:val="center"/>
              <w:rPr>
                <w:moveFrom w:id="767" w:author="Micah Freedman" w:date="2022-03-11T15:01:00Z"/>
                <w:rFonts w:ascii="Arial" w:hAnsi="Arial" w:cs="Arial"/>
                <w:sz w:val="20"/>
                <w:szCs w:val="20"/>
              </w:rPr>
            </w:pPr>
            <w:moveFrom w:id="768" w:author="Micah Freedman" w:date="2022-03-11T15:01:00Z">
              <w:r w:rsidRPr="000E2622" w:rsidDel="00CB5C04">
                <w:rPr>
                  <w:rFonts w:ascii="Arial" w:hAnsi="Arial" w:cs="Arial"/>
                  <w:sz w:val="20"/>
                  <w:szCs w:val="20"/>
                </w:rPr>
                <w:t>0</w:t>
              </w:r>
            </w:moveFrom>
          </w:p>
        </w:tc>
        <w:tc>
          <w:tcPr>
            <w:tcW w:w="1046" w:type="dxa"/>
            <w:gridSpan w:val="3"/>
            <w:tcBorders>
              <w:top w:val="nil"/>
              <w:left w:val="nil"/>
              <w:bottom w:val="nil"/>
              <w:right w:val="nil"/>
            </w:tcBorders>
            <w:vAlign w:val="center"/>
            <w:tcPrChange w:id="769" w:author="Micah Freedman" w:date="2022-03-20T14:15:00Z">
              <w:tcPr>
                <w:tcW w:w="907" w:type="dxa"/>
                <w:tcBorders>
                  <w:top w:val="nil"/>
                  <w:left w:val="nil"/>
                  <w:bottom w:val="nil"/>
                  <w:right w:val="nil"/>
                </w:tcBorders>
                <w:vAlign w:val="center"/>
              </w:tcPr>
            </w:tcPrChange>
          </w:tcPr>
          <w:p w14:paraId="5123264B" w14:textId="558F3BD5" w:rsidR="00234351" w:rsidRPr="000E2622" w:rsidDel="00CB5C04" w:rsidRDefault="00234351" w:rsidP="008E290E">
            <w:pPr>
              <w:jc w:val="center"/>
              <w:rPr>
                <w:moveFrom w:id="770" w:author="Micah Freedman" w:date="2022-03-11T15:01:00Z"/>
                <w:rFonts w:ascii="Arial" w:hAnsi="Arial" w:cs="Arial"/>
                <w:sz w:val="20"/>
                <w:szCs w:val="20"/>
              </w:rPr>
            </w:pPr>
            <w:moveFrom w:id="771" w:author="Micah Freedman" w:date="2022-03-11T15:01:00Z">
              <w:r w:rsidRPr="000E2622" w:rsidDel="00CB5C04">
                <w:rPr>
                  <w:rFonts w:ascii="Arial" w:hAnsi="Arial" w:cs="Arial"/>
                  <w:sz w:val="20"/>
                  <w:szCs w:val="20"/>
                </w:rPr>
                <w:t>2</w:t>
              </w:r>
            </w:moveFrom>
          </w:p>
        </w:tc>
        <w:tc>
          <w:tcPr>
            <w:tcW w:w="1076" w:type="dxa"/>
            <w:tcBorders>
              <w:top w:val="nil"/>
              <w:left w:val="nil"/>
              <w:bottom w:val="nil"/>
              <w:right w:val="single" w:sz="4" w:space="0" w:color="auto"/>
            </w:tcBorders>
            <w:vAlign w:val="center"/>
            <w:tcPrChange w:id="772" w:author="Micah Freedman" w:date="2022-03-20T14:15:00Z">
              <w:tcPr>
                <w:tcW w:w="1067" w:type="dxa"/>
                <w:gridSpan w:val="2"/>
                <w:tcBorders>
                  <w:top w:val="nil"/>
                  <w:left w:val="nil"/>
                  <w:bottom w:val="nil"/>
                  <w:right w:val="single" w:sz="4" w:space="0" w:color="auto"/>
                </w:tcBorders>
                <w:vAlign w:val="center"/>
              </w:tcPr>
            </w:tcPrChange>
          </w:tcPr>
          <w:p w14:paraId="4C80ECE1" w14:textId="13023E58" w:rsidR="00234351" w:rsidRPr="000E2622" w:rsidDel="00CB5C04" w:rsidRDefault="00234351" w:rsidP="008E290E">
            <w:pPr>
              <w:jc w:val="center"/>
              <w:rPr>
                <w:moveFrom w:id="773" w:author="Micah Freedman" w:date="2022-03-11T15:01:00Z"/>
                <w:rFonts w:ascii="Arial" w:hAnsi="Arial" w:cs="Arial"/>
                <w:sz w:val="20"/>
                <w:szCs w:val="20"/>
              </w:rPr>
            </w:pPr>
            <w:moveFrom w:id="774" w:author="Micah Freedman" w:date="2022-03-11T15:01:00Z">
              <w:r w:rsidRPr="000E2622" w:rsidDel="00CB5C04">
                <w:rPr>
                  <w:rFonts w:ascii="Arial" w:hAnsi="Arial" w:cs="Arial"/>
                  <w:sz w:val="20"/>
                  <w:szCs w:val="20"/>
                </w:rPr>
                <w:t>0</w:t>
              </w:r>
            </w:moveFrom>
          </w:p>
        </w:tc>
        <w:tc>
          <w:tcPr>
            <w:tcW w:w="812" w:type="dxa"/>
            <w:gridSpan w:val="2"/>
            <w:tcBorders>
              <w:top w:val="nil"/>
              <w:left w:val="single" w:sz="4" w:space="0" w:color="auto"/>
              <w:bottom w:val="nil"/>
              <w:right w:val="single" w:sz="4" w:space="0" w:color="auto"/>
            </w:tcBorders>
            <w:vAlign w:val="center"/>
            <w:tcPrChange w:id="775" w:author="Micah Freedman" w:date="2022-03-20T14:15:00Z">
              <w:tcPr>
                <w:tcW w:w="859" w:type="dxa"/>
                <w:gridSpan w:val="2"/>
                <w:tcBorders>
                  <w:top w:val="nil"/>
                  <w:left w:val="single" w:sz="4" w:space="0" w:color="auto"/>
                  <w:bottom w:val="nil"/>
                  <w:right w:val="single" w:sz="4" w:space="0" w:color="auto"/>
                </w:tcBorders>
                <w:vAlign w:val="center"/>
              </w:tcPr>
            </w:tcPrChange>
          </w:tcPr>
          <w:p w14:paraId="68CA4E19" w14:textId="21C00C17" w:rsidR="00234351" w:rsidRPr="000E2622" w:rsidDel="00CB5C04" w:rsidRDefault="00234351" w:rsidP="008E290E">
            <w:pPr>
              <w:jc w:val="center"/>
              <w:rPr>
                <w:moveFrom w:id="776" w:author="Micah Freedman" w:date="2022-03-11T15:01:00Z"/>
                <w:rFonts w:ascii="Arial" w:hAnsi="Arial" w:cs="Arial"/>
                <w:sz w:val="20"/>
                <w:szCs w:val="20"/>
              </w:rPr>
            </w:pPr>
            <w:moveFrom w:id="777" w:author="Micah Freedman" w:date="2022-03-11T15:01:00Z">
              <w:r w:rsidRPr="000E2622" w:rsidDel="00CB5C04">
                <w:rPr>
                  <w:rFonts w:ascii="Arial" w:hAnsi="Arial" w:cs="Arial"/>
                  <w:sz w:val="20"/>
                  <w:szCs w:val="20"/>
                </w:rPr>
                <w:t>4</w:t>
              </w:r>
            </w:moveFrom>
          </w:p>
        </w:tc>
      </w:tr>
      <w:tr w:rsidR="00CA16A4" w:rsidRPr="000E2622" w:rsidDel="00CB5C04" w14:paraId="7AC7AD60" w14:textId="77777777" w:rsidTr="00CA16A4">
        <w:trPr>
          <w:trHeight w:val="77"/>
          <w:del w:id="778" w:author="Micah Freedman" w:date="2022-03-11T15:01:00Z"/>
          <w:trPrChange w:id="779" w:author="Micah Freedman" w:date="2022-03-20T14:15:00Z">
            <w:trPr>
              <w:trHeight w:val="77"/>
            </w:trPr>
          </w:trPrChange>
        </w:trPr>
        <w:tc>
          <w:tcPr>
            <w:tcW w:w="1718" w:type="dxa"/>
            <w:gridSpan w:val="2"/>
            <w:vMerge/>
            <w:tcBorders>
              <w:left w:val="single" w:sz="4" w:space="0" w:color="auto"/>
              <w:right w:val="nil"/>
            </w:tcBorders>
            <w:vAlign w:val="center"/>
            <w:tcPrChange w:id="780" w:author="Micah Freedman" w:date="2022-03-20T14:15:00Z">
              <w:tcPr>
                <w:tcW w:w="1869" w:type="dxa"/>
                <w:gridSpan w:val="2"/>
                <w:vMerge/>
                <w:tcBorders>
                  <w:left w:val="single" w:sz="4" w:space="0" w:color="auto"/>
                  <w:right w:val="nil"/>
                </w:tcBorders>
                <w:vAlign w:val="center"/>
              </w:tcPr>
            </w:tcPrChange>
          </w:tcPr>
          <w:p w14:paraId="362EADC7" w14:textId="121C5AD4" w:rsidR="00234351" w:rsidRPr="000E2622" w:rsidDel="00CB5C04" w:rsidRDefault="00234351" w:rsidP="008E290E">
            <w:pPr>
              <w:jc w:val="center"/>
              <w:rPr>
                <w:moveFrom w:id="781"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782" w:author="Micah Freedman" w:date="2022-03-20T14:15:00Z">
              <w:tcPr>
                <w:tcW w:w="2237" w:type="dxa"/>
                <w:gridSpan w:val="2"/>
                <w:tcBorders>
                  <w:top w:val="nil"/>
                  <w:left w:val="nil"/>
                  <w:bottom w:val="nil"/>
                  <w:right w:val="single" w:sz="4" w:space="0" w:color="auto"/>
                </w:tcBorders>
                <w:vAlign w:val="center"/>
              </w:tcPr>
            </w:tcPrChange>
          </w:tcPr>
          <w:p w14:paraId="37CD7A1E" w14:textId="646F4B8B" w:rsidR="00234351" w:rsidRPr="000E2622" w:rsidDel="00CB5C04" w:rsidRDefault="00234351" w:rsidP="008E290E">
            <w:pPr>
              <w:jc w:val="center"/>
              <w:rPr>
                <w:moveFrom w:id="783" w:author="Micah Freedman" w:date="2022-03-11T15:01:00Z"/>
                <w:rFonts w:ascii="Arial" w:hAnsi="Arial" w:cs="Arial"/>
                <w:sz w:val="20"/>
                <w:szCs w:val="20"/>
              </w:rPr>
            </w:pPr>
            <w:moveFrom w:id="784" w:author="Micah Freedman" w:date="2022-03-11T15:01:00Z">
              <w:r w:rsidRPr="000E2622" w:rsidDel="00CB5C04">
                <w:rPr>
                  <w:rFonts w:ascii="Arial" w:hAnsi="Arial" w:cs="Arial"/>
                  <w:sz w:val="20"/>
                  <w:szCs w:val="20"/>
                </w:rPr>
                <w:t>CA_9_2017</w:t>
              </w:r>
            </w:moveFrom>
          </w:p>
        </w:tc>
        <w:tc>
          <w:tcPr>
            <w:tcW w:w="931" w:type="dxa"/>
            <w:gridSpan w:val="2"/>
            <w:tcBorders>
              <w:top w:val="nil"/>
              <w:left w:val="single" w:sz="4" w:space="0" w:color="auto"/>
              <w:bottom w:val="nil"/>
              <w:right w:val="nil"/>
            </w:tcBorders>
            <w:vAlign w:val="center"/>
            <w:tcPrChange w:id="785" w:author="Micah Freedman" w:date="2022-03-20T14:15:00Z">
              <w:tcPr>
                <w:tcW w:w="983" w:type="dxa"/>
                <w:gridSpan w:val="2"/>
                <w:tcBorders>
                  <w:top w:val="nil"/>
                  <w:left w:val="single" w:sz="4" w:space="0" w:color="auto"/>
                  <w:bottom w:val="nil"/>
                  <w:right w:val="nil"/>
                </w:tcBorders>
                <w:vAlign w:val="center"/>
              </w:tcPr>
            </w:tcPrChange>
          </w:tcPr>
          <w:p w14:paraId="60D2AE08" w14:textId="71F901C1" w:rsidR="00234351" w:rsidRPr="000E2622" w:rsidDel="00CB5C04" w:rsidRDefault="00234351" w:rsidP="008E290E">
            <w:pPr>
              <w:jc w:val="center"/>
              <w:rPr>
                <w:moveFrom w:id="786" w:author="Micah Freedman" w:date="2022-03-11T15:01:00Z"/>
                <w:rFonts w:ascii="Arial" w:hAnsi="Arial" w:cs="Arial"/>
                <w:sz w:val="20"/>
                <w:szCs w:val="20"/>
              </w:rPr>
            </w:pPr>
            <w:moveFrom w:id="787" w:author="Micah Freedman" w:date="2022-03-11T15:01:00Z">
              <w:r w:rsidRPr="000E2622" w:rsidDel="00CB5C04">
                <w:rPr>
                  <w:rFonts w:ascii="Arial" w:hAnsi="Arial" w:cs="Arial"/>
                  <w:sz w:val="20"/>
                  <w:szCs w:val="20"/>
                </w:rPr>
                <w:t>1</w:t>
              </w:r>
            </w:moveFrom>
          </w:p>
        </w:tc>
        <w:tc>
          <w:tcPr>
            <w:tcW w:w="910" w:type="dxa"/>
            <w:gridSpan w:val="2"/>
            <w:tcBorders>
              <w:top w:val="nil"/>
              <w:left w:val="nil"/>
              <w:bottom w:val="nil"/>
              <w:right w:val="nil"/>
            </w:tcBorders>
            <w:vAlign w:val="center"/>
            <w:tcPrChange w:id="788" w:author="Micah Freedman" w:date="2022-03-20T14:15:00Z">
              <w:tcPr>
                <w:tcW w:w="952" w:type="dxa"/>
                <w:gridSpan w:val="2"/>
                <w:tcBorders>
                  <w:top w:val="nil"/>
                  <w:left w:val="nil"/>
                  <w:bottom w:val="nil"/>
                  <w:right w:val="nil"/>
                </w:tcBorders>
                <w:vAlign w:val="center"/>
              </w:tcPr>
            </w:tcPrChange>
          </w:tcPr>
          <w:p w14:paraId="0D6B60A5" w14:textId="42F9816A" w:rsidR="00234351" w:rsidRPr="000E2622" w:rsidDel="00CB5C04" w:rsidRDefault="00234351" w:rsidP="008E290E">
            <w:pPr>
              <w:jc w:val="center"/>
              <w:rPr>
                <w:moveFrom w:id="789" w:author="Micah Freedman" w:date="2022-03-11T15:01:00Z"/>
                <w:rFonts w:ascii="Arial" w:hAnsi="Arial" w:cs="Arial"/>
                <w:sz w:val="20"/>
                <w:szCs w:val="20"/>
              </w:rPr>
            </w:pPr>
            <w:moveFrom w:id="790" w:author="Micah Freedman" w:date="2022-03-11T15:01:00Z">
              <w:r w:rsidRPr="000E2622" w:rsidDel="00CB5C04">
                <w:rPr>
                  <w:rFonts w:ascii="Arial" w:hAnsi="Arial" w:cs="Arial"/>
                  <w:sz w:val="20"/>
                  <w:szCs w:val="20"/>
                </w:rPr>
                <w:t>0</w:t>
              </w:r>
            </w:moveFrom>
          </w:p>
        </w:tc>
        <w:tc>
          <w:tcPr>
            <w:tcW w:w="791" w:type="dxa"/>
            <w:gridSpan w:val="2"/>
            <w:tcBorders>
              <w:top w:val="nil"/>
              <w:left w:val="nil"/>
              <w:bottom w:val="nil"/>
              <w:right w:val="nil"/>
            </w:tcBorders>
            <w:vAlign w:val="center"/>
            <w:tcPrChange w:id="791" w:author="Micah Freedman" w:date="2022-03-20T14:15:00Z">
              <w:tcPr>
                <w:tcW w:w="826" w:type="dxa"/>
                <w:gridSpan w:val="2"/>
                <w:tcBorders>
                  <w:top w:val="nil"/>
                  <w:left w:val="nil"/>
                  <w:bottom w:val="nil"/>
                  <w:right w:val="nil"/>
                </w:tcBorders>
                <w:vAlign w:val="center"/>
              </w:tcPr>
            </w:tcPrChange>
          </w:tcPr>
          <w:p w14:paraId="6B675775" w14:textId="42A9B097" w:rsidR="00234351" w:rsidRPr="000E2622" w:rsidDel="00CB5C04" w:rsidRDefault="00234351" w:rsidP="008E290E">
            <w:pPr>
              <w:jc w:val="center"/>
              <w:rPr>
                <w:moveFrom w:id="792" w:author="Micah Freedman" w:date="2022-03-11T15:01:00Z"/>
                <w:rFonts w:ascii="Arial" w:hAnsi="Arial" w:cs="Arial"/>
                <w:sz w:val="20"/>
                <w:szCs w:val="20"/>
              </w:rPr>
            </w:pPr>
            <w:moveFrom w:id="793" w:author="Micah Freedman" w:date="2022-03-11T15:01:00Z">
              <w:r w:rsidRPr="000E2622" w:rsidDel="00CB5C04">
                <w:rPr>
                  <w:rFonts w:ascii="Arial" w:hAnsi="Arial" w:cs="Arial"/>
                  <w:sz w:val="20"/>
                  <w:szCs w:val="20"/>
                </w:rPr>
                <w:t>0</w:t>
              </w:r>
            </w:moveFrom>
          </w:p>
        </w:tc>
        <w:tc>
          <w:tcPr>
            <w:tcW w:w="854" w:type="dxa"/>
            <w:tcBorders>
              <w:top w:val="nil"/>
              <w:left w:val="nil"/>
              <w:bottom w:val="nil"/>
              <w:right w:val="nil"/>
            </w:tcBorders>
            <w:vAlign w:val="center"/>
            <w:tcPrChange w:id="794" w:author="Micah Freedman" w:date="2022-03-20T14:15:00Z">
              <w:tcPr>
                <w:tcW w:w="892" w:type="dxa"/>
                <w:gridSpan w:val="2"/>
                <w:tcBorders>
                  <w:top w:val="nil"/>
                  <w:left w:val="nil"/>
                  <w:bottom w:val="nil"/>
                  <w:right w:val="nil"/>
                </w:tcBorders>
                <w:vAlign w:val="center"/>
              </w:tcPr>
            </w:tcPrChange>
          </w:tcPr>
          <w:p w14:paraId="76930236" w14:textId="277A958C" w:rsidR="00234351" w:rsidRPr="000E2622" w:rsidDel="00CB5C04" w:rsidRDefault="00234351" w:rsidP="008E290E">
            <w:pPr>
              <w:jc w:val="center"/>
              <w:rPr>
                <w:moveFrom w:id="795" w:author="Micah Freedman" w:date="2022-03-11T15:01:00Z"/>
                <w:rFonts w:ascii="Arial" w:hAnsi="Arial" w:cs="Arial"/>
                <w:sz w:val="20"/>
                <w:szCs w:val="20"/>
              </w:rPr>
            </w:pPr>
            <w:moveFrom w:id="796" w:author="Micah Freedman" w:date="2022-03-11T15:01:00Z">
              <w:r w:rsidRPr="000E2622" w:rsidDel="00CB5C04">
                <w:rPr>
                  <w:rFonts w:ascii="Arial" w:hAnsi="Arial" w:cs="Arial"/>
                  <w:sz w:val="20"/>
                  <w:szCs w:val="20"/>
                </w:rPr>
                <w:t>1</w:t>
              </w:r>
            </w:moveFrom>
          </w:p>
        </w:tc>
        <w:tc>
          <w:tcPr>
            <w:tcW w:w="1046" w:type="dxa"/>
            <w:gridSpan w:val="3"/>
            <w:tcBorders>
              <w:top w:val="nil"/>
              <w:left w:val="nil"/>
              <w:bottom w:val="nil"/>
              <w:right w:val="nil"/>
            </w:tcBorders>
            <w:vAlign w:val="center"/>
            <w:tcPrChange w:id="797" w:author="Micah Freedman" w:date="2022-03-20T14:15:00Z">
              <w:tcPr>
                <w:tcW w:w="907" w:type="dxa"/>
                <w:tcBorders>
                  <w:top w:val="nil"/>
                  <w:left w:val="nil"/>
                  <w:bottom w:val="nil"/>
                  <w:right w:val="nil"/>
                </w:tcBorders>
                <w:vAlign w:val="center"/>
              </w:tcPr>
            </w:tcPrChange>
          </w:tcPr>
          <w:p w14:paraId="00C8C23D" w14:textId="23E516D4" w:rsidR="00234351" w:rsidRPr="000E2622" w:rsidDel="00CB5C04" w:rsidRDefault="00234351" w:rsidP="008E290E">
            <w:pPr>
              <w:jc w:val="center"/>
              <w:rPr>
                <w:moveFrom w:id="798" w:author="Micah Freedman" w:date="2022-03-11T15:01:00Z"/>
                <w:rFonts w:ascii="Arial" w:hAnsi="Arial" w:cs="Arial"/>
                <w:sz w:val="20"/>
                <w:szCs w:val="20"/>
              </w:rPr>
            </w:pPr>
            <w:moveFrom w:id="799" w:author="Micah Freedman" w:date="2022-03-11T15:01:00Z">
              <w:r w:rsidRPr="000E2622" w:rsidDel="00CB5C04">
                <w:rPr>
                  <w:rFonts w:ascii="Arial" w:hAnsi="Arial" w:cs="Arial"/>
                  <w:sz w:val="20"/>
                  <w:szCs w:val="20"/>
                </w:rPr>
                <w:t>1</w:t>
              </w:r>
            </w:moveFrom>
          </w:p>
        </w:tc>
        <w:tc>
          <w:tcPr>
            <w:tcW w:w="1076" w:type="dxa"/>
            <w:tcBorders>
              <w:top w:val="nil"/>
              <w:left w:val="nil"/>
              <w:bottom w:val="nil"/>
              <w:right w:val="single" w:sz="4" w:space="0" w:color="auto"/>
            </w:tcBorders>
            <w:vAlign w:val="center"/>
            <w:tcPrChange w:id="800" w:author="Micah Freedman" w:date="2022-03-20T14:15:00Z">
              <w:tcPr>
                <w:tcW w:w="1067" w:type="dxa"/>
                <w:gridSpan w:val="2"/>
                <w:tcBorders>
                  <w:top w:val="nil"/>
                  <w:left w:val="nil"/>
                  <w:bottom w:val="nil"/>
                  <w:right w:val="single" w:sz="4" w:space="0" w:color="auto"/>
                </w:tcBorders>
                <w:vAlign w:val="center"/>
              </w:tcPr>
            </w:tcPrChange>
          </w:tcPr>
          <w:p w14:paraId="30D051F0" w14:textId="50CB9392" w:rsidR="00234351" w:rsidRPr="000E2622" w:rsidDel="00CB5C04" w:rsidRDefault="00234351" w:rsidP="008E290E">
            <w:pPr>
              <w:jc w:val="center"/>
              <w:rPr>
                <w:moveFrom w:id="801" w:author="Micah Freedman" w:date="2022-03-11T15:01:00Z"/>
                <w:rFonts w:ascii="Arial" w:hAnsi="Arial" w:cs="Arial"/>
                <w:sz w:val="20"/>
                <w:szCs w:val="20"/>
              </w:rPr>
            </w:pPr>
            <w:moveFrom w:id="802" w:author="Micah Freedman" w:date="2022-03-11T15:01:00Z">
              <w:r w:rsidRPr="000E2622" w:rsidDel="00CB5C04">
                <w:rPr>
                  <w:rFonts w:ascii="Arial" w:hAnsi="Arial" w:cs="Arial"/>
                  <w:sz w:val="20"/>
                  <w:szCs w:val="20"/>
                </w:rPr>
                <w:t>0</w:t>
              </w:r>
            </w:moveFrom>
          </w:p>
        </w:tc>
        <w:tc>
          <w:tcPr>
            <w:tcW w:w="812" w:type="dxa"/>
            <w:gridSpan w:val="2"/>
            <w:tcBorders>
              <w:top w:val="nil"/>
              <w:left w:val="single" w:sz="4" w:space="0" w:color="auto"/>
              <w:bottom w:val="nil"/>
              <w:right w:val="single" w:sz="4" w:space="0" w:color="auto"/>
            </w:tcBorders>
            <w:vAlign w:val="center"/>
            <w:tcPrChange w:id="803" w:author="Micah Freedman" w:date="2022-03-20T14:15:00Z">
              <w:tcPr>
                <w:tcW w:w="859" w:type="dxa"/>
                <w:gridSpan w:val="2"/>
                <w:tcBorders>
                  <w:top w:val="nil"/>
                  <w:left w:val="single" w:sz="4" w:space="0" w:color="auto"/>
                  <w:bottom w:val="nil"/>
                  <w:right w:val="single" w:sz="4" w:space="0" w:color="auto"/>
                </w:tcBorders>
                <w:vAlign w:val="center"/>
              </w:tcPr>
            </w:tcPrChange>
          </w:tcPr>
          <w:p w14:paraId="3F5395F2" w14:textId="07C55AE7" w:rsidR="00234351" w:rsidRPr="000E2622" w:rsidDel="00CB5C04" w:rsidRDefault="00234351" w:rsidP="008E290E">
            <w:pPr>
              <w:jc w:val="center"/>
              <w:rPr>
                <w:moveFrom w:id="804" w:author="Micah Freedman" w:date="2022-03-11T15:01:00Z"/>
                <w:rFonts w:ascii="Arial" w:hAnsi="Arial" w:cs="Arial"/>
                <w:sz w:val="20"/>
                <w:szCs w:val="20"/>
              </w:rPr>
            </w:pPr>
            <w:moveFrom w:id="805" w:author="Micah Freedman" w:date="2022-03-11T15:01:00Z">
              <w:r w:rsidRPr="000E2622" w:rsidDel="00CB5C04">
                <w:rPr>
                  <w:rFonts w:ascii="Arial" w:hAnsi="Arial" w:cs="Arial"/>
                  <w:sz w:val="20"/>
                  <w:szCs w:val="20"/>
                </w:rPr>
                <w:t>3</w:t>
              </w:r>
            </w:moveFrom>
          </w:p>
        </w:tc>
      </w:tr>
      <w:tr w:rsidR="00CA16A4" w:rsidRPr="000E2622" w:rsidDel="00CB5C04" w14:paraId="320C7A62" w14:textId="77777777" w:rsidTr="00CA16A4">
        <w:trPr>
          <w:trHeight w:val="77"/>
          <w:del w:id="806" w:author="Micah Freedman" w:date="2022-03-11T15:01:00Z"/>
          <w:trPrChange w:id="807" w:author="Micah Freedman" w:date="2022-03-20T14:15:00Z">
            <w:trPr>
              <w:trHeight w:val="77"/>
            </w:trPr>
          </w:trPrChange>
        </w:trPr>
        <w:tc>
          <w:tcPr>
            <w:tcW w:w="1718" w:type="dxa"/>
            <w:gridSpan w:val="2"/>
            <w:vMerge/>
            <w:tcBorders>
              <w:left w:val="single" w:sz="4" w:space="0" w:color="auto"/>
              <w:right w:val="nil"/>
            </w:tcBorders>
            <w:vAlign w:val="center"/>
            <w:tcPrChange w:id="808" w:author="Micah Freedman" w:date="2022-03-20T14:15:00Z">
              <w:tcPr>
                <w:tcW w:w="1869" w:type="dxa"/>
                <w:gridSpan w:val="2"/>
                <w:vMerge/>
                <w:tcBorders>
                  <w:left w:val="single" w:sz="4" w:space="0" w:color="auto"/>
                  <w:right w:val="nil"/>
                </w:tcBorders>
                <w:vAlign w:val="center"/>
              </w:tcPr>
            </w:tcPrChange>
          </w:tcPr>
          <w:p w14:paraId="4660AFEB" w14:textId="772D8F0A" w:rsidR="00234351" w:rsidRPr="000E2622" w:rsidDel="00CB5C04" w:rsidRDefault="00234351" w:rsidP="008E290E">
            <w:pPr>
              <w:jc w:val="center"/>
              <w:rPr>
                <w:moveFrom w:id="809" w:author="Micah Freedman" w:date="2022-03-11T15:01:00Z"/>
                <w:rFonts w:ascii="Arial" w:hAnsi="Arial" w:cs="Arial"/>
                <w:sz w:val="20"/>
                <w:szCs w:val="20"/>
              </w:rPr>
            </w:pPr>
          </w:p>
        </w:tc>
        <w:tc>
          <w:tcPr>
            <w:tcW w:w="2174" w:type="dxa"/>
            <w:gridSpan w:val="2"/>
            <w:tcBorders>
              <w:top w:val="nil"/>
              <w:left w:val="nil"/>
              <w:bottom w:val="nil"/>
              <w:right w:val="single" w:sz="4" w:space="0" w:color="auto"/>
            </w:tcBorders>
            <w:vAlign w:val="center"/>
            <w:tcPrChange w:id="810" w:author="Micah Freedman" w:date="2022-03-20T14:15:00Z">
              <w:tcPr>
                <w:tcW w:w="2237" w:type="dxa"/>
                <w:gridSpan w:val="2"/>
                <w:tcBorders>
                  <w:top w:val="nil"/>
                  <w:left w:val="nil"/>
                  <w:bottom w:val="nil"/>
                  <w:right w:val="single" w:sz="4" w:space="0" w:color="auto"/>
                </w:tcBorders>
                <w:vAlign w:val="center"/>
              </w:tcPr>
            </w:tcPrChange>
          </w:tcPr>
          <w:p w14:paraId="0649A8C9" w14:textId="798CD0FA" w:rsidR="00234351" w:rsidRPr="000E2622" w:rsidDel="00CB5C04" w:rsidRDefault="00234351" w:rsidP="008E290E">
            <w:pPr>
              <w:jc w:val="center"/>
              <w:rPr>
                <w:moveFrom w:id="811" w:author="Micah Freedman" w:date="2022-03-11T15:01:00Z"/>
                <w:rFonts w:ascii="Arial" w:hAnsi="Arial" w:cs="Arial"/>
                <w:sz w:val="20"/>
                <w:szCs w:val="20"/>
              </w:rPr>
            </w:pPr>
            <w:moveFrom w:id="812" w:author="Micah Freedman" w:date="2022-03-11T15:01:00Z">
              <w:r w:rsidRPr="000E2622" w:rsidDel="00CB5C04">
                <w:rPr>
                  <w:rFonts w:ascii="Arial" w:hAnsi="Arial" w:cs="Arial"/>
                  <w:sz w:val="20"/>
                  <w:szCs w:val="20"/>
                </w:rPr>
                <w:t>CA_946.1_2018</w:t>
              </w:r>
            </w:moveFrom>
          </w:p>
        </w:tc>
        <w:tc>
          <w:tcPr>
            <w:tcW w:w="931" w:type="dxa"/>
            <w:gridSpan w:val="2"/>
            <w:tcBorders>
              <w:top w:val="nil"/>
              <w:left w:val="single" w:sz="4" w:space="0" w:color="auto"/>
              <w:bottom w:val="nil"/>
              <w:right w:val="nil"/>
            </w:tcBorders>
            <w:vAlign w:val="center"/>
            <w:tcPrChange w:id="813" w:author="Micah Freedman" w:date="2022-03-20T14:15:00Z">
              <w:tcPr>
                <w:tcW w:w="983" w:type="dxa"/>
                <w:gridSpan w:val="2"/>
                <w:tcBorders>
                  <w:top w:val="nil"/>
                  <w:left w:val="single" w:sz="4" w:space="0" w:color="auto"/>
                  <w:bottom w:val="nil"/>
                  <w:right w:val="nil"/>
                </w:tcBorders>
                <w:vAlign w:val="center"/>
              </w:tcPr>
            </w:tcPrChange>
          </w:tcPr>
          <w:p w14:paraId="52DCD566" w14:textId="0C77822C" w:rsidR="00234351" w:rsidRPr="000E2622" w:rsidDel="00CB5C04" w:rsidRDefault="00234351" w:rsidP="008E290E">
            <w:pPr>
              <w:jc w:val="center"/>
              <w:rPr>
                <w:moveFrom w:id="814" w:author="Micah Freedman" w:date="2022-03-11T15:01:00Z"/>
                <w:rFonts w:ascii="Arial" w:hAnsi="Arial" w:cs="Arial"/>
                <w:sz w:val="20"/>
                <w:szCs w:val="20"/>
              </w:rPr>
            </w:pPr>
            <w:moveFrom w:id="815" w:author="Micah Freedman" w:date="2022-03-11T15:01:00Z">
              <w:r w:rsidRPr="000E2622" w:rsidDel="00CB5C04">
                <w:rPr>
                  <w:rFonts w:ascii="Arial" w:hAnsi="Arial" w:cs="Arial"/>
                  <w:sz w:val="20"/>
                  <w:szCs w:val="20"/>
                </w:rPr>
                <w:t>0</w:t>
              </w:r>
            </w:moveFrom>
          </w:p>
        </w:tc>
        <w:tc>
          <w:tcPr>
            <w:tcW w:w="910" w:type="dxa"/>
            <w:gridSpan w:val="2"/>
            <w:tcBorders>
              <w:top w:val="nil"/>
              <w:left w:val="nil"/>
              <w:bottom w:val="nil"/>
              <w:right w:val="nil"/>
            </w:tcBorders>
            <w:vAlign w:val="center"/>
            <w:tcPrChange w:id="816" w:author="Micah Freedman" w:date="2022-03-20T14:15:00Z">
              <w:tcPr>
                <w:tcW w:w="952" w:type="dxa"/>
                <w:gridSpan w:val="2"/>
                <w:tcBorders>
                  <w:top w:val="nil"/>
                  <w:left w:val="nil"/>
                  <w:bottom w:val="nil"/>
                  <w:right w:val="nil"/>
                </w:tcBorders>
                <w:vAlign w:val="center"/>
              </w:tcPr>
            </w:tcPrChange>
          </w:tcPr>
          <w:p w14:paraId="7CF39499" w14:textId="527361A2" w:rsidR="00234351" w:rsidRPr="000E2622" w:rsidDel="00CB5C04" w:rsidRDefault="00234351" w:rsidP="008E290E">
            <w:pPr>
              <w:jc w:val="center"/>
              <w:rPr>
                <w:moveFrom w:id="817" w:author="Micah Freedman" w:date="2022-03-11T15:01:00Z"/>
                <w:rFonts w:ascii="Arial" w:hAnsi="Arial" w:cs="Arial"/>
                <w:sz w:val="20"/>
                <w:szCs w:val="20"/>
              </w:rPr>
            </w:pPr>
            <w:moveFrom w:id="818" w:author="Micah Freedman" w:date="2022-03-11T15:01:00Z">
              <w:r w:rsidRPr="000E2622" w:rsidDel="00CB5C04">
                <w:rPr>
                  <w:rFonts w:ascii="Arial" w:hAnsi="Arial" w:cs="Arial"/>
                  <w:sz w:val="20"/>
                  <w:szCs w:val="20"/>
                </w:rPr>
                <w:t>0</w:t>
              </w:r>
            </w:moveFrom>
          </w:p>
        </w:tc>
        <w:tc>
          <w:tcPr>
            <w:tcW w:w="791" w:type="dxa"/>
            <w:gridSpan w:val="2"/>
            <w:tcBorders>
              <w:top w:val="nil"/>
              <w:left w:val="nil"/>
              <w:bottom w:val="nil"/>
              <w:right w:val="nil"/>
            </w:tcBorders>
            <w:vAlign w:val="center"/>
            <w:tcPrChange w:id="819" w:author="Micah Freedman" w:date="2022-03-20T14:15:00Z">
              <w:tcPr>
                <w:tcW w:w="826" w:type="dxa"/>
                <w:gridSpan w:val="2"/>
                <w:tcBorders>
                  <w:top w:val="nil"/>
                  <w:left w:val="nil"/>
                  <w:bottom w:val="nil"/>
                  <w:right w:val="nil"/>
                </w:tcBorders>
                <w:vAlign w:val="center"/>
              </w:tcPr>
            </w:tcPrChange>
          </w:tcPr>
          <w:p w14:paraId="2798BD07" w14:textId="434D8FD8" w:rsidR="00234351" w:rsidRPr="000E2622" w:rsidDel="00CB5C04" w:rsidRDefault="00234351" w:rsidP="008E290E">
            <w:pPr>
              <w:jc w:val="center"/>
              <w:rPr>
                <w:moveFrom w:id="820" w:author="Micah Freedman" w:date="2022-03-11T15:01:00Z"/>
                <w:rFonts w:ascii="Arial" w:hAnsi="Arial" w:cs="Arial"/>
                <w:sz w:val="20"/>
                <w:szCs w:val="20"/>
              </w:rPr>
            </w:pPr>
            <w:moveFrom w:id="821" w:author="Micah Freedman" w:date="2022-03-11T15:01:00Z">
              <w:r w:rsidRPr="000E2622" w:rsidDel="00CB5C04">
                <w:rPr>
                  <w:rFonts w:ascii="Arial" w:hAnsi="Arial" w:cs="Arial"/>
                  <w:sz w:val="20"/>
                  <w:szCs w:val="20"/>
                </w:rPr>
                <w:t>0</w:t>
              </w:r>
            </w:moveFrom>
          </w:p>
        </w:tc>
        <w:tc>
          <w:tcPr>
            <w:tcW w:w="854" w:type="dxa"/>
            <w:tcBorders>
              <w:top w:val="nil"/>
              <w:left w:val="nil"/>
              <w:bottom w:val="nil"/>
              <w:right w:val="nil"/>
            </w:tcBorders>
            <w:vAlign w:val="center"/>
            <w:tcPrChange w:id="822" w:author="Micah Freedman" w:date="2022-03-20T14:15:00Z">
              <w:tcPr>
                <w:tcW w:w="892" w:type="dxa"/>
                <w:gridSpan w:val="2"/>
                <w:tcBorders>
                  <w:top w:val="nil"/>
                  <w:left w:val="nil"/>
                  <w:bottom w:val="nil"/>
                  <w:right w:val="nil"/>
                </w:tcBorders>
                <w:vAlign w:val="center"/>
              </w:tcPr>
            </w:tcPrChange>
          </w:tcPr>
          <w:p w14:paraId="29986A5E" w14:textId="7E4550BC" w:rsidR="00234351" w:rsidRPr="000E2622" w:rsidDel="00CB5C04" w:rsidRDefault="00234351" w:rsidP="008E290E">
            <w:pPr>
              <w:jc w:val="center"/>
              <w:rPr>
                <w:moveFrom w:id="823" w:author="Micah Freedman" w:date="2022-03-11T15:01:00Z"/>
                <w:rFonts w:ascii="Arial" w:hAnsi="Arial" w:cs="Arial"/>
                <w:sz w:val="20"/>
                <w:szCs w:val="20"/>
              </w:rPr>
            </w:pPr>
            <w:moveFrom w:id="824" w:author="Micah Freedman" w:date="2022-03-11T15:01:00Z">
              <w:r w:rsidRPr="000E2622" w:rsidDel="00CB5C04">
                <w:rPr>
                  <w:rFonts w:ascii="Arial" w:hAnsi="Arial" w:cs="Arial"/>
                  <w:sz w:val="20"/>
                  <w:szCs w:val="20"/>
                </w:rPr>
                <w:t>1</w:t>
              </w:r>
            </w:moveFrom>
          </w:p>
        </w:tc>
        <w:tc>
          <w:tcPr>
            <w:tcW w:w="1046" w:type="dxa"/>
            <w:gridSpan w:val="3"/>
            <w:tcBorders>
              <w:top w:val="nil"/>
              <w:left w:val="nil"/>
              <w:bottom w:val="nil"/>
              <w:right w:val="nil"/>
            </w:tcBorders>
            <w:vAlign w:val="center"/>
            <w:tcPrChange w:id="825" w:author="Micah Freedman" w:date="2022-03-20T14:15:00Z">
              <w:tcPr>
                <w:tcW w:w="907" w:type="dxa"/>
                <w:tcBorders>
                  <w:top w:val="nil"/>
                  <w:left w:val="nil"/>
                  <w:bottom w:val="nil"/>
                  <w:right w:val="nil"/>
                </w:tcBorders>
                <w:vAlign w:val="center"/>
              </w:tcPr>
            </w:tcPrChange>
          </w:tcPr>
          <w:p w14:paraId="57357429" w14:textId="172F9FA1" w:rsidR="00234351" w:rsidRPr="000E2622" w:rsidDel="00CB5C04" w:rsidRDefault="00234351" w:rsidP="008E290E">
            <w:pPr>
              <w:jc w:val="center"/>
              <w:rPr>
                <w:moveFrom w:id="826" w:author="Micah Freedman" w:date="2022-03-11T15:01:00Z"/>
                <w:rFonts w:ascii="Arial" w:hAnsi="Arial" w:cs="Arial"/>
                <w:sz w:val="20"/>
                <w:szCs w:val="20"/>
              </w:rPr>
            </w:pPr>
            <w:moveFrom w:id="827" w:author="Micah Freedman" w:date="2022-03-11T15:01:00Z">
              <w:r w:rsidRPr="000E2622" w:rsidDel="00CB5C04">
                <w:rPr>
                  <w:rFonts w:ascii="Arial" w:hAnsi="Arial" w:cs="Arial"/>
                  <w:sz w:val="20"/>
                  <w:szCs w:val="20"/>
                </w:rPr>
                <w:t>0</w:t>
              </w:r>
            </w:moveFrom>
          </w:p>
        </w:tc>
        <w:tc>
          <w:tcPr>
            <w:tcW w:w="1076" w:type="dxa"/>
            <w:tcBorders>
              <w:top w:val="nil"/>
              <w:left w:val="nil"/>
              <w:bottom w:val="nil"/>
              <w:right w:val="single" w:sz="4" w:space="0" w:color="auto"/>
            </w:tcBorders>
            <w:vAlign w:val="center"/>
            <w:tcPrChange w:id="828" w:author="Micah Freedman" w:date="2022-03-20T14:15:00Z">
              <w:tcPr>
                <w:tcW w:w="1067" w:type="dxa"/>
                <w:gridSpan w:val="2"/>
                <w:tcBorders>
                  <w:top w:val="nil"/>
                  <w:left w:val="nil"/>
                  <w:bottom w:val="nil"/>
                  <w:right w:val="single" w:sz="4" w:space="0" w:color="auto"/>
                </w:tcBorders>
                <w:vAlign w:val="center"/>
              </w:tcPr>
            </w:tcPrChange>
          </w:tcPr>
          <w:p w14:paraId="38B624D5" w14:textId="6FEFCDC4" w:rsidR="00234351" w:rsidRPr="000E2622" w:rsidDel="00CB5C04" w:rsidRDefault="00234351" w:rsidP="008E290E">
            <w:pPr>
              <w:jc w:val="center"/>
              <w:rPr>
                <w:moveFrom w:id="829" w:author="Micah Freedman" w:date="2022-03-11T15:01:00Z"/>
                <w:rFonts w:ascii="Arial" w:hAnsi="Arial" w:cs="Arial"/>
                <w:sz w:val="20"/>
                <w:szCs w:val="20"/>
              </w:rPr>
            </w:pPr>
            <w:moveFrom w:id="830" w:author="Micah Freedman" w:date="2022-03-11T15:01:00Z">
              <w:r w:rsidRPr="000E2622" w:rsidDel="00CB5C04">
                <w:rPr>
                  <w:rFonts w:ascii="Arial" w:hAnsi="Arial" w:cs="Arial"/>
                  <w:sz w:val="20"/>
                  <w:szCs w:val="20"/>
                </w:rPr>
                <w:t>0</w:t>
              </w:r>
            </w:moveFrom>
          </w:p>
        </w:tc>
        <w:tc>
          <w:tcPr>
            <w:tcW w:w="812" w:type="dxa"/>
            <w:gridSpan w:val="2"/>
            <w:tcBorders>
              <w:top w:val="nil"/>
              <w:left w:val="single" w:sz="4" w:space="0" w:color="auto"/>
              <w:bottom w:val="nil"/>
              <w:right w:val="single" w:sz="4" w:space="0" w:color="auto"/>
            </w:tcBorders>
            <w:vAlign w:val="center"/>
            <w:tcPrChange w:id="831" w:author="Micah Freedman" w:date="2022-03-20T14:15:00Z">
              <w:tcPr>
                <w:tcW w:w="859" w:type="dxa"/>
                <w:gridSpan w:val="2"/>
                <w:tcBorders>
                  <w:top w:val="nil"/>
                  <w:left w:val="single" w:sz="4" w:space="0" w:color="auto"/>
                  <w:bottom w:val="nil"/>
                  <w:right w:val="single" w:sz="4" w:space="0" w:color="auto"/>
                </w:tcBorders>
                <w:vAlign w:val="center"/>
              </w:tcPr>
            </w:tcPrChange>
          </w:tcPr>
          <w:p w14:paraId="5C6F40A0" w14:textId="22AC516E" w:rsidR="00234351" w:rsidRPr="000E2622" w:rsidDel="00CB5C04" w:rsidRDefault="00234351" w:rsidP="008E290E">
            <w:pPr>
              <w:jc w:val="center"/>
              <w:rPr>
                <w:moveFrom w:id="832" w:author="Micah Freedman" w:date="2022-03-11T15:01:00Z"/>
                <w:rFonts w:ascii="Arial" w:hAnsi="Arial" w:cs="Arial"/>
                <w:sz w:val="20"/>
                <w:szCs w:val="20"/>
              </w:rPr>
            </w:pPr>
            <w:moveFrom w:id="833" w:author="Micah Freedman" w:date="2022-03-11T15:01:00Z">
              <w:r w:rsidRPr="000E2622" w:rsidDel="00CB5C04">
                <w:rPr>
                  <w:rFonts w:ascii="Arial" w:hAnsi="Arial" w:cs="Arial"/>
                  <w:sz w:val="20"/>
                  <w:szCs w:val="20"/>
                </w:rPr>
                <w:t>1</w:t>
              </w:r>
            </w:moveFrom>
          </w:p>
        </w:tc>
      </w:tr>
      <w:tr w:rsidR="00CA16A4" w:rsidRPr="000E2622" w:rsidDel="00CB5C04" w14:paraId="458FA783" w14:textId="77777777" w:rsidTr="00CA16A4">
        <w:trPr>
          <w:trHeight w:val="77"/>
          <w:del w:id="834" w:author="Micah Freedman" w:date="2022-03-11T15:01:00Z"/>
          <w:trPrChange w:id="835" w:author="Micah Freedman" w:date="2022-03-20T14:15:00Z">
            <w:trPr>
              <w:trHeight w:val="77"/>
            </w:trPr>
          </w:trPrChange>
        </w:trPr>
        <w:tc>
          <w:tcPr>
            <w:tcW w:w="1718" w:type="dxa"/>
            <w:gridSpan w:val="2"/>
            <w:vMerge/>
            <w:tcBorders>
              <w:left w:val="single" w:sz="4" w:space="0" w:color="auto"/>
              <w:bottom w:val="single" w:sz="4" w:space="0" w:color="auto"/>
              <w:right w:val="nil"/>
            </w:tcBorders>
            <w:vAlign w:val="center"/>
            <w:tcPrChange w:id="836" w:author="Micah Freedman" w:date="2022-03-20T14:15:00Z">
              <w:tcPr>
                <w:tcW w:w="1869" w:type="dxa"/>
                <w:gridSpan w:val="2"/>
                <w:vMerge/>
                <w:tcBorders>
                  <w:left w:val="single" w:sz="4" w:space="0" w:color="auto"/>
                  <w:bottom w:val="single" w:sz="4" w:space="0" w:color="auto"/>
                  <w:right w:val="nil"/>
                </w:tcBorders>
                <w:vAlign w:val="center"/>
              </w:tcPr>
            </w:tcPrChange>
          </w:tcPr>
          <w:p w14:paraId="7A72336B" w14:textId="2F142973" w:rsidR="00234351" w:rsidRPr="000E2622" w:rsidDel="00CB5C04" w:rsidRDefault="00234351" w:rsidP="008E290E">
            <w:pPr>
              <w:jc w:val="center"/>
              <w:rPr>
                <w:moveFrom w:id="837" w:author="Micah Freedman" w:date="2022-03-11T15:01:00Z"/>
                <w:rFonts w:ascii="Arial" w:hAnsi="Arial" w:cs="Arial"/>
                <w:sz w:val="20"/>
                <w:szCs w:val="20"/>
              </w:rPr>
            </w:pPr>
          </w:p>
        </w:tc>
        <w:tc>
          <w:tcPr>
            <w:tcW w:w="2174" w:type="dxa"/>
            <w:gridSpan w:val="2"/>
            <w:tcBorders>
              <w:top w:val="nil"/>
              <w:left w:val="nil"/>
              <w:bottom w:val="single" w:sz="4" w:space="0" w:color="auto"/>
              <w:right w:val="single" w:sz="4" w:space="0" w:color="auto"/>
            </w:tcBorders>
            <w:vAlign w:val="center"/>
            <w:tcPrChange w:id="838" w:author="Micah Freedman" w:date="2022-03-20T14:15:00Z">
              <w:tcPr>
                <w:tcW w:w="2237" w:type="dxa"/>
                <w:gridSpan w:val="2"/>
                <w:tcBorders>
                  <w:top w:val="nil"/>
                  <w:left w:val="nil"/>
                  <w:bottom w:val="single" w:sz="4" w:space="0" w:color="auto"/>
                  <w:right w:val="single" w:sz="4" w:space="0" w:color="auto"/>
                </w:tcBorders>
                <w:vAlign w:val="center"/>
              </w:tcPr>
            </w:tcPrChange>
          </w:tcPr>
          <w:p w14:paraId="0A2B8EF4" w14:textId="58CB594A" w:rsidR="00234351" w:rsidRPr="000E2622" w:rsidDel="00CB5C04" w:rsidRDefault="00234351" w:rsidP="008E290E">
            <w:pPr>
              <w:jc w:val="center"/>
              <w:rPr>
                <w:moveFrom w:id="839" w:author="Micah Freedman" w:date="2022-03-11T15:01:00Z"/>
                <w:rFonts w:ascii="Arial" w:hAnsi="Arial" w:cs="Arial"/>
                <w:sz w:val="20"/>
                <w:szCs w:val="20"/>
              </w:rPr>
            </w:pPr>
            <w:moveFrom w:id="840" w:author="Micah Freedman" w:date="2022-03-11T15:01:00Z">
              <w:r w:rsidRPr="000E2622" w:rsidDel="00CB5C04">
                <w:rPr>
                  <w:rFonts w:ascii="Arial" w:hAnsi="Arial" w:cs="Arial"/>
                  <w:sz w:val="20"/>
                  <w:szCs w:val="20"/>
                </w:rPr>
                <w:t>CA_X3_2018</w:t>
              </w:r>
            </w:moveFrom>
          </w:p>
        </w:tc>
        <w:tc>
          <w:tcPr>
            <w:tcW w:w="931" w:type="dxa"/>
            <w:gridSpan w:val="2"/>
            <w:tcBorders>
              <w:top w:val="nil"/>
              <w:left w:val="single" w:sz="4" w:space="0" w:color="auto"/>
              <w:bottom w:val="single" w:sz="4" w:space="0" w:color="auto"/>
              <w:right w:val="nil"/>
            </w:tcBorders>
            <w:vAlign w:val="center"/>
            <w:tcPrChange w:id="841" w:author="Micah Freedman" w:date="2022-03-20T14:15:00Z">
              <w:tcPr>
                <w:tcW w:w="983" w:type="dxa"/>
                <w:gridSpan w:val="2"/>
                <w:tcBorders>
                  <w:top w:val="nil"/>
                  <w:left w:val="single" w:sz="4" w:space="0" w:color="auto"/>
                  <w:bottom w:val="single" w:sz="4" w:space="0" w:color="auto"/>
                  <w:right w:val="nil"/>
                </w:tcBorders>
                <w:vAlign w:val="center"/>
              </w:tcPr>
            </w:tcPrChange>
          </w:tcPr>
          <w:p w14:paraId="4417DC84" w14:textId="422021A0" w:rsidR="00234351" w:rsidRPr="000E2622" w:rsidDel="00CB5C04" w:rsidRDefault="00234351" w:rsidP="008E290E">
            <w:pPr>
              <w:jc w:val="center"/>
              <w:rPr>
                <w:moveFrom w:id="842" w:author="Micah Freedman" w:date="2022-03-11T15:01:00Z"/>
                <w:rFonts w:ascii="Arial" w:hAnsi="Arial" w:cs="Arial"/>
                <w:sz w:val="20"/>
                <w:szCs w:val="20"/>
              </w:rPr>
            </w:pPr>
            <w:moveFrom w:id="843" w:author="Micah Freedman" w:date="2022-03-11T15:01:00Z">
              <w:r w:rsidRPr="000E2622" w:rsidDel="00CB5C04">
                <w:rPr>
                  <w:rFonts w:ascii="Arial" w:hAnsi="Arial" w:cs="Arial"/>
                  <w:sz w:val="20"/>
                  <w:szCs w:val="20"/>
                </w:rPr>
                <w:t>3</w:t>
              </w:r>
            </w:moveFrom>
          </w:p>
        </w:tc>
        <w:tc>
          <w:tcPr>
            <w:tcW w:w="910" w:type="dxa"/>
            <w:gridSpan w:val="2"/>
            <w:tcBorders>
              <w:top w:val="nil"/>
              <w:left w:val="nil"/>
              <w:bottom w:val="single" w:sz="4" w:space="0" w:color="auto"/>
              <w:right w:val="nil"/>
            </w:tcBorders>
            <w:vAlign w:val="center"/>
            <w:tcPrChange w:id="844" w:author="Micah Freedman" w:date="2022-03-20T14:15:00Z">
              <w:tcPr>
                <w:tcW w:w="952" w:type="dxa"/>
                <w:gridSpan w:val="2"/>
                <w:tcBorders>
                  <w:top w:val="nil"/>
                  <w:left w:val="nil"/>
                  <w:bottom w:val="single" w:sz="4" w:space="0" w:color="auto"/>
                  <w:right w:val="nil"/>
                </w:tcBorders>
                <w:vAlign w:val="center"/>
              </w:tcPr>
            </w:tcPrChange>
          </w:tcPr>
          <w:p w14:paraId="62737E6E" w14:textId="3286B960" w:rsidR="00234351" w:rsidRPr="000E2622" w:rsidDel="00CB5C04" w:rsidRDefault="00234351" w:rsidP="008E290E">
            <w:pPr>
              <w:jc w:val="center"/>
              <w:rPr>
                <w:moveFrom w:id="845" w:author="Micah Freedman" w:date="2022-03-11T15:01:00Z"/>
                <w:rFonts w:ascii="Arial" w:hAnsi="Arial" w:cs="Arial"/>
                <w:sz w:val="20"/>
                <w:szCs w:val="20"/>
              </w:rPr>
            </w:pPr>
            <w:moveFrom w:id="846" w:author="Micah Freedman" w:date="2022-03-11T15:01:00Z">
              <w:r w:rsidRPr="000E2622" w:rsidDel="00CB5C04">
                <w:rPr>
                  <w:rFonts w:ascii="Arial" w:hAnsi="Arial" w:cs="Arial"/>
                  <w:sz w:val="20"/>
                  <w:szCs w:val="20"/>
                </w:rPr>
                <w:t>1</w:t>
              </w:r>
            </w:moveFrom>
          </w:p>
        </w:tc>
        <w:tc>
          <w:tcPr>
            <w:tcW w:w="791" w:type="dxa"/>
            <w:gridSpan w:val="2"/>
            <w:tcBorders>
              <w:top w:val="nil"/>
              <w:left w:val="nil"/>
              <w:bottom w:val="single" w:sz="4" w:space="0" w:color="auto"/>
              <w:right w:val="nil"/>
            </w:tcBorders>
            <w:vAlign w:val="center"/>
            <w:tcPrChange w:id="847" w:author="Micah Freedman" w:date="2022-03-20T14:15:00Z">
              <w:tcPr>
                <w:tcW w:w="826" w:type="dxa"/>
                <w:gridSpan w:val="2"/>
                <w:tcBorders>
                  <w:top w:val="nil"/>
                  <w:left w:val="nil"/>
                  <w:bottom w:val="single" w:sz="4" w:space="0" w:color="auto"/>
                  <w:right w:val="nil"/>
                </w:tcBorders>
                <w:vAlign w:val="center"/>
              </w:tcPr>
            </w:tcPrChange>
          </w:tcPr>
          <w:p w14:paraId="03C630EF" w14:textId="284E6B49" w:rsidR="00234351" w:rsidRPr="000E2622" w:rsidDel="00CB5C04" w:rsidRDefault="00234351" w:rsidP="008E290E">
            <w:pPr>
              <w:jc w:val="center"/>
              <w:rPr>
                <w:moveFrom w:id="848" w:author="Micah Freedman" w:date="2022-03-11T15:01:00Z"/>
                <w:rFonts w:ascii="Arial" w:hAnsi="Arial" w:cs="Arial"/>
                <w:sz w:val="20"/>
                <w:szCs w:val="20"/>
              </w:rPr>
            </w:pPr>
            <w:moveFrom w:id="849" w:author="Micah Freedman" w:date="2022-03-11T15:01:00Z">
              <w:r w:rsidRPr="000E2622" w:rsidDel="00CB5C04">
                <w:rPr>
                  <w:rFonts w:ascii="Arial" w:hAnsi="Arial" w:cs="Arial"/>
                  <w:sz w:val="20"/>
                  <w:szCs w:val="20"/>
                </w:rPr>
                <w:t>2</w:t>
              </w:r>
            </w:moveFrom>
          </w:p>
        </w:tc>
        <w:tc>
          <w:tcPr>
            <w:tcW w:w="854" w:type="dxa"/>
            <w:tcBorders>
              <w:top w:val="nil"/>
              <w:left w:val="nil"/>
              <w:bottom w:val="single" w:sz="4" w:space="0" w:color="auto"/>
              <w:right w:val="nil"/>
            </w:tcBorders>
            <w:vAlign w:val="center"/>
            <w:tcPrChange w:id="850" w:author="Micah Freedman" w:date="2022-03-20T14:15:00Z">
              <w:tcPr>
                <w:tcW w:w="892" w:type="dxa"/>
                <w:gridSpan w:val="2"/>
                <w:tcBorders>
                  <w:top w:val="nil"/>
                  <w:left w:val="nil"/>
                  <w:bottom w:val="single" w:sz="4" w:space="0" w:color="auto"/>
                  <w:right w:val="nil"/>
                </w:tcBorders>
                <w:vAlign w:val="center"/>
              </w:tcPr>
            </w:tcPrChange>
          </w:tcPr>
          <w:p w14:paraId="654FF4AC" w14:textId="551BFBD7" w:rsidR="00234351" w:rsidRPr="000E2622" w:rsidDel="00CB5C04" w:rsidRDefault="00234351" w:rsidP="008E290E">
            <w:pPr>
              <w:jc w:val="center"/>
              <w:rPr>
                <w:moveFrom w:id="851" w:author="Micah Freedman" w:date="2022-03-11T15:01:00Z"/>
                <w:rFonts w:ascii="Arial" w:hAnsi="Arial" w:cs="Arial"/>
                <w:sz w:val="20"/>
                <w:szCs w:val="20"/>
              </w:rPr>
            </w:pPr>
            <w:moveFrom w:id="852" w:author="Micah Freedman" w:date="2022-03-11T15:01:00Z">
              <w:r w:rsidRPr="000E2622" w:rsidDel="00CB5C04">
                <w:rPr>
                  <w:rFonts w:ascii="Arial" w:hAnsi="Arial" w:cs="Arial"/>
                  <w:sz w:val="20"/>
                  <w:szCs w:val="20"/>
                </w:rPr>
                <w:t>2</w:t>
              </w:r>
            </w:moveFrom>
          </w:p>
        </w:tc>
        <w:tc>
          <w:tcPr>
            <w:tcW w:w="1046" w:type="dxa"/>
            <w:gridSpan w:val="3"/>
            <w:tcBorders>
              <w:top w:val="nil"/>
              <w:left w:val="nil"/>
              <w:bottom w:val="single" w:sz="4" w:space="0" w:color="auto"/>
              <w:right w:val="nil"/>
            </w:tcBorders>
            <w:vAlign w:val="center"/>
            <w:tcPrChange w:id="853" w:author="Micah Freedman" w:date="2022-03-20T14:15:00Z">
              <w:tcPr>
                <w:tcW w:w="907" w:type="dxa"/>
                <w:tcBorders>
                  <w:top w:val="nil"/>
                  <w:left w:val="nil"/>
                  <w:bottom w:val="single" w:sz="4" w:space="0" w:color="auto"/>
                  <w:right w:val="nil"/>
                </w:tcBorders>
                <w:vAlign w:val="center"/>
              </w:tcPr>
            </w:tcPrChange>
          </w:tcPr>
          <w:p w14:paraId="476A5EFF" w14:textId="6EE9ACB7" w:rsidR="00234351" w:rsidRPr="000E2622" w:rsidDel="00CB5C04" w:rsidRDefault="00234351" w:rsidP="008E290E">
            <w:pPr>
              <w:jc w:val="center"/>
              <w:rPr>
                <w:moveFrom w:id="854" w:author="Micah Freedman" w:date="2022-03-11T15:01:00Z"/>
                <w:rFonts w:ascii="Arial" w:hAnsi="Arial" w:cs="Arial"/>
                <w:sz w:val="20"/>
                <w:szCs w:val="20"/>
              </w:rPr>
            </w:pPr>
            <w:moveFrom w:id="855" w:author="Micah Freedman" w:date="2022-03-11T15:01:00Z">
              <w:r w:rsidRPr="000E2622" w:rsidDel="00CB5C04">
                <w:rPr>
                  <w:rFonts w:ascii="Arial" w:hAnsi="Arial" w:cs="Arial"/>
                  <w:sz w:val="20"/>
                  <w:szCs w:val="20"/>
                </w:rPr>
                <w:t>1</w:t>
              </w:r>
            </w:moveFrom>
          </w:p>
        </w:tc>
        <w:tc>
          <w:tcPr>
            <w:tcW w:w="1076" w:type="dxa"/>
            <w:tcBorders>
              <w:top w:val="nil"/>
              <w:left w:val="nil"/>
              <w:bottom w:val="single" w:sz="4" w:space="0" w:color="auto"/>
              <w:right w:val="single" w:sz="4" w:space="0" w:color="auto"/>
            </w:tcBorders>
            <w:vAlign w:val="center"/>
            <w:tcPrChange w:id="856" w:author="Micah Freedman" w:date="2022-03-20T14:15:00Z">
              <w:tcPr>
                <w:tcW w:w="1067" w:type="dxa"/>
                <w:gridSpan w:val="2"/>
                <w:tcBorders>
                  <w:top w:val="nil"/>
                  <w:left w:val="nil"/>
                  <w:bottom w:val="single" w:sz="4" w:space="0" w:color="auto"/>
                  <w:right w:val="single" w:sz="4" w:space="0" w:color="auto"/>
                </w:tcBorders>
                <w:vAlign w:val="center"/>
              </w:tcPr>
            </w:tcPrChange>
          </w:tcPr>
          <w:p w14:paraId="56CB47C8" w14:textId="66919079" w:rsidR="00234351" w:rsidRPr="000E2622" w:rsidDel="00CB5C04" w:rsidRDefault="00234351" w:rsidP="008E290E">
            <w:pPr>
              <w:jc w:val="center"/>
              <w:rPr>
                <w:moveFrom w:id="857" w:author="Micah Freedman" w:date="2022-03-11T15:01:00Z"/>
                <w:rFonts w:ascii="Arial" w:hAnsi="Arial" w:cs="Arial"/>
                <w:sz w:val="20"/>
                <w:szCs w:val="20"/>
              </w:rPr>
            </w:pPr>
            <w:moveFrom w:id="858" w:author="Micah Freedman" w:date="2022-03-11T15:01:00Z">
              <w:r w:rsidRPr="000E2622" w:rsidDel="00CB5C04">
                <w:rPr>
                  <w:rFonts w:ascii="Arial" w:hAnsi="Arial" w:cs="Arial"/>
                  <w:sz w:val="20"/>
                  <w:szCs w:val="20"/>
                </w:rPr>
                <w:t>2</w:t>
              </w:r>
            </w:moveFrom>
          </w:p>
        </w:tc>
        <w:tc>
          <w:tcPr>
            <w:tcW w:w="812" w:type="dxa"/>
            <w:gridSpan w:val="2"/>
            <w:tcBorders>
              <w:top w:val="nil"/>
              <w:left w:val="single" w:sz="4" w:space="0" w:color="auto"/>
              <w:bottom w:val="single" w:sz="4" w:space="0" w:color="auto"/>
              <w:right w:val="single" w:sz="4" w:space="0" w:color="auto"/>
            </w:tcBorders>
            <w:vAlign w:val="center"/>
            <w:tcPrChange w:id="859" w:author="Micah Freedman" w:date="2022-03-20T14:15:00Z">
              <w:tcPr>
                <w:tcW w:w="859" w:type="dxa"/>
                <w:gridSpan w:val="2"/>
                <w:tcBorders>
                  <w:top w:val="nil"/>
                  <w:left w:val="single" w:sz="4" w:space="0" w:color="auto"/>
                  <w:bottom w:val="single" w:sz="4" w:space="0" w:color="auto"/>
                  <w:right w:val="single" w:sz="4" w:space="0" w:color="auto"/>
                </w:tcBorders>
                <w:vAlign w:val="center"/>
              </w:tcPr>
            </w:tcPrChange>
          </w:tcPr>
          <w:p w14:paraId="642A6027" w14:textId="02EBCD60" w:rsidR="00234351" w:rsidRPr="000E2622" w:rsidDel="00CB5C04" w:rsidRDefault="00234351" w:rsidP="008E290E">
            <w:pPr>
              <w:jc w:val="center"/>
              <w:rPr>
                <w:moveFrom w:id="860" w:author="Micah Freedman" w:date="2022-03-11T15:01:00Z"/>
                <w:rFonts w:ascii="Arial" w:hAnsi="Arial" w:cs="Arial"/>
                <w:sz w:val="20"/>
                <w:szCs w:val="20"/>
              </w:rPr>
            </w:pPr>
            <w:moveFrom w:id="861" w:author="Micah Freedman" w:date="2022-03-11T15:01:00Z">
              <w:r w:rsidRPr="000E2622" w:rsidDel="00CB5C04">
                <w:rPr>
                  <w:rFonts w:ascii="Arial" w:hAnsi="Arial" w:cs="Arial"/>
                  <w:sz w:val="20"/>
                  <w:szCs w:val="20"/>
                </w:rPr>
                <w:t>11</w:t>
              </w:r>
            </w:moveFrom>
          </w:p>
        </w:tc>
      </w:tr>
      <w:tr w:rsidR="00CA16A4" w:rsidRPr="000E2622" w:rsidDel="00CB5C04" w14:paraId="0D5B8E0D" w14:textId="77777777" w:rsidTr="00CA16A4">
        <w:trPr>
          <w:trHeight w:val="77"/>
          <w:del w:id="862" w:author="Micah Freedman" w:date="2022-03-11T15:01:00Z"/>
          <w:trPrChange w:id="863" w:author="Micah Freedman" w:date="2022-03-20T14:15:00Z">
            <w:trPr>
              <w:trHeight w:val="77"/>
            </w:trPr>
          </w:trPrChange>
        </w:trPr>
        <w:tc>
          <w:tcPr>
            <w:tcW w:w="3892" w:type="dxa"/>
            <w:gridSpan w:val="4"/>
            <w:tcBorders>
              <w:top w:val="single" w:sz="4" w:space="0" w:color="auto"/>
              <w:left w:val="single" w:sz="4" w:space="0" w:color="auto"/>
              <w:bottom w:val="nil"/>
              <w:right w:val="nil"/>
            </w:tcBorders>
            <w:vAlign w:val="center"/>
            <w:tcPrChange w:id="864" w:author="Micah Freedman" w:date="2022-03-20T14:15:00Z">
              <w:tcPr>
                <w:tcW w:w="4106" w:type="dxa"/>
                <w:gridSpan w:val="4"/>
                <w:tcBorders>
                  <w:top w:val="single" w:sz="4" w:space="0" w:color="auto"/>
                  <w:left w:val="single" w:sz="4" w:space="0" w:color="auto"/>
                  <w:bottom w:val="nil"/>
                  <w:right w:val="nil"/>
                </w:tcBorders>
                <w:vAlign w:val="center"/>
              </w:tcPr>
            </w:tcPrChange>
          </w:tcPr>
          <w:p w14:paraId="631EFAD2" w14:textId="4B8A5A33" w:rsidR="008E290E" w:rsidRPr="000E2622" w:rsidDel="00CB5C04" w:rsidRDefault="008E290E" w:rsidP="008E290E">
            <w:pPr>
              <w:jc w:val="center"/>
              <w:rPr>
                <w:moveFrom w:id="865" w:author="Micah Freedman" w:date="2022-03-11T15:01:00Z"/>
                <w:rFonts w:ascii="Arial" w:hAnsi="Arial" w:cs="Arial"/>
                <w:b/>
                <w:bCs/>
                <w:i/>
                <w:iCs/>
                <w:sz w:val="20"/>
                <w:szCs w:val="20"/>
              </w:rPr>
            </w:pPr>
          </w:p>
        </w:tc>
        <w:tc>
          <w:tcPr>
            <w:tcW w:w="931" w:type="dxa"/>
            <w:gridSpan w:val="2"/>
            <w:tcBorders>
              <w:top w:val="single" w:sz="4" w:space="0" w:color="auto"/>
              <w:left w:val="nil"/>
              <w:bottom w:val="nil"/>
              <w:right w:val="nil"/>
            </w:tcBorders>
            <w:vAlign w:val="center"/>
            <w:tcPrChange w:id="866" w:author="Micah Freedman" w:date="2022-03-20T14:15:00Z">
              <w:tcPr>
                <w:tcW w:w="983" w:type="dxa"/>
                <w:gridSpan w:val="2"/>
                <w:tcBorders>
                  <w:top w:val="single" w:sz="4" w:space="0" w:color="auto"/>
                  <w:left w:val="nil"/>
                  <w:bottom w:val="nil"/>
                  <w:right w:val="nil"/>
                </w:tcBorders>
                <w:vAlign w:val="center"/>
              </w:tcPr>
            </w:tcPrChange>
          </w:tcPr>
          <w:p w14:paraId="3689348A" w14:textId="178CA9BA" w:rsidR="008E290E" w:rsidRPr="000E2622" w:rsidDel="00CB5C04" w:rsidRDefault="008E290E" w:rsidP="008E290E">
            <w:pPr>
              <w:jc w:val="center"/>
              <w:rPr>
                <w:moveFrom w:id="867" w:author="Micah Freedman" w:date="2022-03-11T15:01:00Z"/>
                <w:rFonts w:ascii="Arial" w:hAnsi="Arial" w:cs="Arial"/>
                <w:b/>
                <w:bCs/>
                <w:sz w:val="20"/>
                <w:szCs w:val="20"/>
              </w:rPr>
            </w:pPr>
            <w:moveFrom w:id="868" w:author="Micah Freedman" w:date="2022-03-11T15:01:00Z">
              <w:r w:rsidRPr="000E2622" w:rsidDel="00CB5C04">
                <w:rPr>
                  <w:rFonts w:ascii="Arial" w:hAnsi="Arial" w:cs="Arial"/>
                  <w:b/>
                  <w:bCs/>
                  <w:sz w:val="20"/>
                  <w:szCs w:val="20"/>
                </w:rPr>
                <w:t>18</w:t>
              </w:r>
            </w:moveFrom>
          </w:p>
        </w:tc>
        <w:tc>
          <w:tcPr>
            <w:tcW w:w="910" w:type="dxa"/>
            <w:gridSpan w:val="2"/>
            <w:tcBorders>
              <w:top w:val="single" w:sz="4" w:space="0" w:color="auto"/>
              <w:left w:val="nil"/>
              <w:bottom w:val="nil"/>
              <w:right w:val="nil"/>
            </w:tcBorders>
            <w:vAlign w:val="center"/>
            <w:tcPrChange w:id="869" w:author="Micah Freedman" w:date="2022-03-20T14:15:00Z">
              <w:tcPr>
                <w:tcW w:w="952" w:type="dxa"/>
                <w:gridSpan w:val="2"/>
                <w:tcBorders>
                  <w:top w:val="single" w:sz="4" w:space="0" w:color="auto"/>
                  <w:left w:val="nil"/>
                  <w:bottom w:val="nil"/>
                  <w:right w:val="nil"/>
                </w:tcBorders>
                <w:vAlign w:val="center"/>
              </w:tcPr>
            </w:tcPrChange>
          </w:tcPr>
          <w:p w14:paraId="48B15B56" w14:textId="6D6EC389" w:rsidR="008E290E" w:rsidRPr="000E2622" w:rsidDel="00CB5C04" w:rsidRDefault="008E290E" w:rsidP="008E290E">
            <w:pPr>
              <w:jc w:val="center"/>
              <w:rPr>
                <w:moveFrom w:id="870" w:author="Micah Freedman" w:date="2022-03-11T15:01:00Z"/>
                <w:rFonts w:ascii="Arial" w:hAnsi="Arial" w:cs="Arial"/>
                <w:b/>
                <w:bCs/>
                <w:sz w:val="20"/>
                <w:szCs w:val="20"/>
              </w:rPr>
            </w:pPr>
            <w:moveFrom w:id="871" w:author="Micah Freedman" w:date="2022-03-11T15:01:00Z">
              <w:r w:rsidRPr="000E2622" w:rsidDel="00CB5C04">
                <w:rPr>
                  <w:rFonts w:ascii="Arial" w:hAnsi="Arial" w:cs="Arial"/>
                  <w:b/>
                  <w:bCs/>
                  <w:sz w:val="20"/>
                  <w:szCs w:val="20"/>
                </w:rPr>
                <w:t>14</w:t>
              </w:r>
            </w:moveFrom>
          </w:p>
        </w:tc>
        <w:tc>
          <w:tcPr>
            <w:tcW w:w="791" w:type="dxa"/>
            <w:gridSpan w:val="2"/>
            <w:tcBorders>
              <w:top w:val="single" w:sz="4" w:space="0" w:color="auto"/>
              <w:left w:val="nil"/>
              <w:bottom w:val="nil"/>
              <w:right w:val="nil"/>
            </w:tcBorders>
            <w:vAlign w:val="center"/>
            <w:tcPrChange w:id="872" w:author="Micah Freedman" w:date="2022-03-20T14:15:00Z">
              <w:tcPr>
                <w:tcW w:w="826" w:type="dxa"/>
                <w:gridSpan w:val="2"/>
                <w:tcBorders>
                  <w:top w:val="single" w:sz="4" w:space="0" w:color="auto"/>
                  <w:left w:val="nil"/>
                  <w:bottom w:val="nil"/>
                  <w:right w:val="nil"/>
                </w:tcBorders>
                <w:vAlign w:val="center"/>
              </w:tcPr>
            </w:tcPrChange>
          </w:tcPr>
          <w:p w14:paraId="5709DDD7" w14:textId="1D3340D5" w:rsidR="008E290E" w:rsidRPr="000E2622" w:rsidDel="00CB5C04" w:rsidRDefault="008E290E" w:rsidP="008E290E">
            <w:pPr>
              <w:jc w:val="center"/>
              <w:rPr>
                <w:moveFrom w:id="873" w:author="Micah Freedman" w:date="2022-03-11T15:01:00Z"/>
                <w:rFonts w:ascii="Arial" w:hAnsi="Arial" w:cs="Arial"/>
                <w:b/>
                <w:bCs/>
                <w:sz w:val="20"/>
                <w:szCs w:val="20"/>
              </w:rPr>
            </w:pPr>
            <w:moveFrom w:id="874" w:author="Micah Freedman" w:date="2022-03-11T15:01:00Z">
              <w:r w:rsidRPr="000E2622" w:rsidDel="00CB5C04">
                <w:rPr>
                  <w:rFonts w:ascii="Arial" w:hAnsi="Arial" w:cs="Arial"/>
                  <w:b/>
                  <w:bCs/>
                  <w:sz w:val="20"/>
                  <w:szCs w:val="20"/>
                </w:rPr>
                <w:t>8</w:t>
              </w:r>
            </w:moveFrom>
          </w:p>
        </w:tc>
        <w:tc>
          <w:tcPr>
            <w:tcW w:w="854" w:type="dxa"/>
            <w:tcBorders>
              <w:top w:val="single" w:sz="4" w:space="0" w:color="auto"/>
              <w:left w:val="nil"/>
              <w:bottom w:val="nil"/>
              <w:right w:val="nil"/>
            </w:tcBorders>
            <w:vAlign w:val="center"/>
            <w:tcPrChange w:id="875" w:author="Micah Freedman" w:date="2022-03-20T14:15:00Z">
              <w:tcPr>
                <w:tcW w:w="892" w:type="dxa"/>
                <w:gridSpan w:val="2"/>
                <w:tcBorders>
                  <w:top w:val="single" w:sz="4" w:space="0" w:color="auto"/>
                  <w:left w:val="nil"/>
                  <w:bottom w:val="nil"/>
                  <w:right w:val="nil"/>
                </w:tcBorders>
                <w:vAlign w:val="center"/>
              </w:tcPr>
            </w:tcPrChange>
          </w:tcPr>
          <w:p w14:paraId="309054A7" w14:textId="203CC7BD" w:rsidR="008E290E" w:rsidRPr="000E2622" w:rsidDel="00CB5C04" w:rsidRDefault="008E290E" w:rsidP="008E290E">
            <w:pPr>
              <w:jc w:val="center"/>
              <w:rPr>
                <w:moveFrom w:id="876" w:author="Micah Freedman" w:date="2022-03-11T15:01:00Z"/>
                <w:rFonts w:ascii="Arial" w:hAnsi="Arial" w:cs="Arial"/>
                <w:b/>
                <w:bCs/>
                <w:sz w:val="20"/>
                <w:szCs w:val="20"/>
              </w:rPr>
            </w:pPr>
            <w:moveFrom w:id="877" w:author="Micah Freedman" w:date="2022-03-11T15:01:00Z">
              <w:r w:rsidRPr="000E2622" w:rsidDel="00CB5C04">
                <w:rPr>
                  <w:rFonts w:ascii="Arial" w:hAnsi="Arial" w:cs="Arial"/>
                  <w:b/>
                  <w:bCs/>
                  <w:sz w:val="20"/>
                  <w:szCs w:val="20"/>
                </w:rPr>
                <w:t>15</w:t>
              </w:r>
            </w:moveFrom>
          </w:p>
        </w:tc>
        <w:tc>
          <w:tcPr>
            <w:tcW w:w="1046" w:type="dxa"/>
            <w:gridSpan w:val="3"/>
            <w:tcBorders>
              <w:top w:val="single" w:sz="4" w:space="0" w:color="auto"/>
              <w:left w:val="nil"/>
              <w:bottom w:val="nil"/>
              <w:right w:val="nil"/>
            </w:tcBorders>
            <w:vAlign w:val="center"/>
            <w:tcPrChange w:id="878" w:author="Micah Freedman" w:date="2022-03-20T14:15:00Z">
              <w:tcPr>
                <w:tcW w:w="907" w:type="dxa"/>
                <w:tcBorders>
                  <w:top w:val="single" w:sz="4" w:space="0" w:color="auto"/>
                  <w:left w:val="nil"/>
                  <w:bottom w:val="nil"/>
                  <w:right w:val="nil"/>
                </w:tcBorders>
                <w:vAlign w:val="center"/>
              </w:tcPr>
            </w:tcPrChange>
          </w:tcPr>
          <w:p w14:paraId="2C0C5273" w14:textId="3874D265" w:rsidR="008E290E" w:rsidRPr="000E2622" w:rsidDel="00CB5C04" w:rsidRDefault="008E290E" w:rsidP="008E290E">
            <w:pPr>
              <w:jc w:val="center"/>
              <w:rPr>
                <w:moveFrom w:id="879" w:author="Micah Freedman" w:date="2022-03-11T15:01:00Z"/>
                <w:rFonts w:ascii="Arial" w:hAnsi="Arial" w:cs="Arial"/>
                <w:b/>
                <w:bCs/>
                <w:sz w:val="20"/>
                <w:szCs w:val="20"/>
              </w:rPr>
            </w:pPr>
            <w:moveFrom w:id="880" w:author="Micah Freedman" w:date="2022-03-11T15:01:00Z">
              <w:r w:rsidRPr="000E2622" w:rsidDel="00CB5C04">
                <w:rPr>
                  <w:rFonts w:ascii="Arial" w:hAnsi="Arial" w:cs="Arial"/>
                  <w:b/>
                  <w:bCs/>
                  <w:sz w:val="20"/>
                  <w:szCs w:val="20"/>
                </w:rPr>
                <w:t>15</w:t>
              </w:r>
            </w:moveFrom>
          </w:p>
        </w:tc>
        <w:tc>
          <w:tcPr>
            <w:tcW w:w="1076" w:type="dxa"/>
            <w:tcBorders>
              <w:top w:val="single" w:sz="4" w:space="0" w:color="auto"/>
              <w:left w:val="nil"/>
              <w:bottom w:val="nil"/>
              <w:right w:val="single" w:sz="4" w:space="0" w:color="auto"/>
            </w:tcBorders>
            <w:vAlign w:val="center"/>
            <w:tcPrChange w:id="881" w:author="Micah Freedman" w:date="2022-03-20T14:15:00Z">
              <w:tcPr>
                <w:tcW w:w="1067" w:type="dxa"/>
                <w:gridSpan w:val="2"/>
                <w:tcBorders>
                  <w:top w:val="single" w:sz="4" w:space="0" w:color="auto"/>
                  <w:left w:val="nil"/>
                  <w:bottom w:val="nil"/>
                  <w:right w:val="single" w:sz="4" w:space="0" w:color="auto"/>
                </w:tcBorders>
                <w:vAlign w:val="center"/>
              </w:tcPr>
            </w:tcPrChange>
          </w:tcPr>
          <w:p w14:paraId="6FC3E010" w14:textId="5BA4CA84" w:rsidR="008E290E" w:rsidRPr="000E2622" w:rsidDel="00CB5C04" w:rsidRDefault="008E290E" w:rsidP="008E290E">
            <w:pPr>
              <w:jc w:val="center"/>
              <w:rPr>
                <w:moveFrom w:id="882" w:author="Micah Freedman" w:date="2022-03-11T15:01:00Z"/>
                <w:rFonts w:ascii="Arial" w:hAnsi="Arial" w:cs="Arial"/>
                <w:b/>
                <w:bCs/>
                <w:sz w:val="20"/>
                <w:szCs w:val="20"/>
              </w:rPr>
            </w:pPr>
            <w:moveFrom w:id="883" w:author="Micah Freedman" w:date="2022-03-11T15:01:00Z">
              <w:r w:rsidRPr="000E2622" w:rsidDel="00CB5C04">
                <w:rPr>
                  <w:rFonts w:ascii="Arial" w:hAnsi="Arial" w:cs="Arial"/>
                  <w:b/>
                  <w:bCs/>
                  <w:sz w:val="20"/>
                  <w:szCs w:val="20"/>
                </w:rPr>
                <w:t>13</w:t>
              </w:r>
            </w:moveFrom>
          </w:p>
        </w:tc>
        <w:tc>
          <w:tcPr>
            <w:tcW w:w="812" w:type="dxa"/>
            <w:gridSpan w:val="2"/>
            <w:tcBorders>
              <w:top w:val="single" w:sz="4" w:space="0" w:color="auto"/>
              <w:left w:val="single" w:sz="4" w:space="0" w:color="auto"/>
              <w:bottom w:val="nil"/>
              <w:right w:val="single" w:sz="4" w:space="0" w:color="auto"/>
            </w:tcBorders>
            <w:vAlign w:val="center"/>
            <w:tcPrChange w:id="884" w:author="Micah Freedman" w:date="2022-03-20T14:15:00Z">
              <w:tcPr>
                <w:tcW w:w="859" w:type="dxa"/>
                <w:gridSpan w:val="2"/>
                <w:tcBorders>
                  <w:top w:val="single" w:sz="4" w:space="0" w:color="auto"/>
                  <w:left w:val="single" w:sz="4" w:space="0" w:color="auto"/>
                  <w:bottom w:val="nil"/>
                  <w:right w:val="single" w:sz="4" w:space="0" w:color="auto"/>
                </w:tcBorders>
                <w:vAlign w:val="center"/>
              </w:tcPr>
            </w:tcPrChange>
          </w:tcPr>
          <w:p w14:paraId="4601818B" w14:textId="2638DD54" w:rsidR="008E290E" w:rsidRPr="000E2622" w:rsidDel="00CB5C04" w:rsidRDefault="008E290E" w:rsidP="008E290E">
            <w:pPr>
              <w:jc w:val="center"/>
              <w:rPr>
                <w:moveFrom w:id="885" w:author="Micah Freedman" w:date="2022-03-11T15:01:00Z"/>
                <w:rFonts w:ascii="Arial" w:hAnsi="Arial" w:cs="Arial"/>
                <w:b/>
                <w:bCs/>
                <w:sz w:val="20"/>
                <w:szCs w:val="20"/>
              </w:rPr>
            </w:pPr>
            <w:moveFrom w:id="886" w:author="Micah Freedman" w:date="2022-03-11T15:01:00Z">
              <w:r w:rsidRPr="000E2622" w:rsidDel="00CB5C04">
                <w:rPr>
                  <w:rFonts w:ascii="Arial" w:hAnsi="Arial" w:cs="Arial"/>
                  <w:b/>
                  <w:bCs/>
                  <w:sz w:val="20"/>
                  <w:szCs w:val="20"/>
                </w:rPr>
                <w:t>83</w:t>
              </w:r>
            </w:moveFrom>
          </w:p>
        </w:tc>
      </w:tr>
      <w:tr w:rsidR="00CA16A4" w:rsidRPr="000E2622" w:rsidDel="00CB5C04" w14:paraId="57988E4C" w14:textId="77777777" w:rsidTr="00CA16A4">
        <w:trPr>
          <w:trHeight w:val="77"/>
          <w:del w:id="887" w:author="Micah Freedman" w:date="2022-03-11T15:01:00Z"/>
          <w:trPrChange w:id="888" w:author="Micah Freedman" w:date="2022-03-20T14:15:00Z">
            <w:trPr>
              <w:trHeight w:val="77"/>
            </w:trPr>
          </w:trPrChange>
        </w:trPr>
        <w:tc>
          <w:tcPr>
            <w:tcW w:w="3892" w:type="dxa"/>
            <w:gridSpan w:val="4"/>
            <w:tcBorders>
              <w:top w:val="nil"/>
              <w:left w:val="single" w:sz="4" w:space="0" w:color="auto"/>
              <w:bottom w:val="single" w:sz="4" w:space="0" w:color="auto"/>
              <w:right w:val="nil"/>
            </w:tcBorders>
            <w:vAlign w:val="center"/>
            <w:tcPrChange w:id="889" w:author="Micah Freedman" w:date="2022-03-20T14:15:00Z">
              <w:tcPr>
                <w:tcW w:w="4106" w:type="dxa"/>
                <w:gridSpan w:val="4"/>
                <w:tcBorders>
                  <w:top w:val="nil"/>
                  <w:left w:val="single" w:sz="4" w:space="0" w:color="auto"/>
                  <w:bottom w:val="single" w:sz="4" w:space="0" w:color="auto"/>
                  <w:right w:val="nil"/>
                </w:tcBorders>
                <w:vAlign w:val="center"/>
              </w:tcPr>
            </w:tcPrChange>
          </w:tcPr>
          <w:p w14:paraId="7002D8DA" w14:textId="16545CF2" w:rsidR="00234351" w:rsidRPr="000E2622" w:rsidDel="00CB5C04" w:rsidRDefault="00234351" w:rsidP="008E290E">
            <w:pPr>
              <w:jc w:val="center"/>
              <w:rPr>
                <w:moveFrom w:id="890" w:author="Micah Freedman" w:date="2022-03-11T15:01:00Z"/>
                <w:rFonts w:ascii="Arial" w:hAnsi="Arial" w:cs="Arial"/>
                <w:b/>
                <w:bCs/>
                <w:i/>
                <w:iCs/>
                <w:sz w:val="20"/>
                <w:szCs w:val="20"/>
              </w:rPr>
            </w:pPr>
          </w:p>
        </w:tc>
        <w:tc>
          <w:tcPr>
            <w:tcW w:w="931" w:type="dxa"/>
            <w:gridSpan w:val="2"/>
            <w:tcBorders>
              <w:top w:val="nil"/>
              <w:left w:val="nil"/>
              <w:bottom w:val="single" w:sz="4" w:space="0" w:color="auto"/>
              <w:right w:val="nil"/>
            </w:tcBorders>
            <w:vAlign w:val="center"/>
            <w:tcPrChange w:id="891" w:author="Micah Freedman" w:date="2022-03-20T14:15:00Z">
              <w:tcPr>
                <w:tcW w:w="983" w:type="dxa"/>
                <w:gridSpan w:val="2"/>
                <w:tcBorders>
                  <w:top w:val="nil"/>
                  <w:left w:val="nil"/>
                  <w:bottom w:val="single" w:sz="4" w:space="0" w:color="auto"/>
                  <w:right w:val="nil"/>
                </w:tcBorders>
                <w:vAlign w:val="center"/>
              </w:tcPr>
            </w:tcPrChange>
          </w:tcPr>
          <w:p w14:paraId="384624D2" w14:textId="3D7E77C5" w:rsidR="00234351" w:rsidRPr="000E2622" w:rsidDel="00CB5C04" w:rsidRDefault="00234351" w:rsidP="008E290E">
            <w:pPr>
              <w:jc w:val="center"/>
              <w:rPr>
                <w:moveFrom w:id="892" w:author="Micah Freedman" w:date="2022-03-11T15:01:00Z"/>
                <w:rFonts w:ascii="Arial" w:hAnsi="Arial" w:cs="Arial"/>
                <w:b/>
                <w:bCs/>
                <w:sz w:val="20"/>
                <w:szCs w:val="20"/>
              </w:rPr>
            </w:pPr>
          </w:p>
        </w:tc>
        <w:tc>
          <w:tcPr>
            <w:tcW w:w="910" w:type="dxa"/>
            <w:gridSpan w:val="2"/>
            <w:tcBorders>
              <w:top w:val="nil"/>
              <w:left w:val="nil"/>
              <w:bottom w:val="single" w:sz="4" w:space="0" w:color="auto"/>
              <w:right w:val="nil"/>
            </w:tcBorders>
            <w:vAlign w:val="center"/>
            <w:tcPrChange w:id="893" w:author="Micah Freedman" w:date="2022-03-20T14:15:00Z">
              <w:tcPr>
                <w:tcW w:w="952" w:type="dxa"/>
                <w:gridSpan w:val="2"/>
                <w:tcBorders>
                  <w:top w:val="nil"/>
                  <w:left w:val="nil"/>
                  <w:bottom w:val="single" w:sz="4" w:space="0" w:color="auto"/>
                  <w:right w:val="nil"/>
                </w:tcBorders>
                <w:vAlign w:val="center"/>
              </w:tcPr>
            </w:tcPrChange>
          </w:tcPr>
          <w:p w14:paraId="75FF6F6B" w14:textId="37C5A1D3" w:rsidR="00234351" w:rsidRPr="000E2622" w:rsidDel="00CB5C04" w:rsidRDefault="00234351" w:rsidP="008E290E">
            <w:pPr>
              <w:jc w:val="center"/>
              <w:rPr>
                <w:moveFrom w:id="894" w:author="Micah Freedman" w:date="2022-03-11T15:01:00Z"/>
                <w:rFonts w:ascii="Arial" w:hAnsi="Arial" w:cs="Arial"/>
                <w:b/>
                <w:bCs/>
                <w:sz w:val="20"/>
                <w:szCs w:val="20"/>
              </w:rPr>
            </w:pPr>
          </w:p>
        </w:tc>
        <w:tc>
          <w:tcPr>
            <w:tcW w:w="791" w:type="dxa"/>
            <w:gridSpan w:val="2"/>
            <w:tcBorders>
              <w:top w:val="nil"/>
              <w:left w:val="nil"/>
              <w:bottom w:val="single" w:sz="4" w:space="0" w:color="auto"/>
              <w:right w:val="nil"/>
            </w:tcBorders>
            <w:vAlign w:val="center"/>
            <w:tcPrChange w:id="895" w:author="Micah Freedman" w:date="2022-03-20T14:15:00Z">
              <w:tcPr>
                <w:tcW w:w="826" w:type="dxa"/>
                <w:gridSpan w:val="2"/>
                <w:tcBorders>
                  <w:top w:val="nil"/>
                  <w:left w:val="nil"/>
                  <w:bottom w:val="single" w:sz="4" w:space="0" w:color="auto"/>
                  <w:right w:val="nil"/>
                </w:tcBorders>
                <w:vAlign w:val="center"/>
              </w:tcPr>
            </w:tcPrChange>
          </w:tcPr>
          <w:p w14:paraId="6362419F" w14:textId="33DDECA7" w:rsidR="00234351" w:rsidRPr="000E2622" w:rsidDel="00CB5C04" w:rsidRDefault="00234351" w:rsidP="008E290E">
            <w:pPr>
              <w:jc w:val="center"/>
              <w:rPr>
                <w:moveFrom w:id="896" w:author="Micah Freedman" w:date="2022-03-11T15:01:00Z"/>
                <w:rFonts w:ascii="Arial" w:hAnsi="Arial" w:cs="Arial"/>
                <w:b/>
                <w:bCs/>
                <w:sz w:val="20"/>
                <w:szCs w:val="20"/>
              </w:rPr>
            </w:pPr>
          </w:p>
        </w:tc>
        <w:tc>
          <w:tcPr>
            <w:tcW w:w="854" w:type="dxa"/>
            <w:tcBorders>
              <w:top w:val="nil"/>
              <w:left w:val="nil"/>
              <w:bottom w:val="single" w:sz="4" w:space="0" w:color="auto"/>
              <w:right w:val="nil"/>
            </w:tcBorders>
            <w:vAlign w:val="center"/>
            <w:tcPrChange w:id="897" w:author="Micah Freedman" w:date="2022-03-20T14:15:00Z">
              <w:tcPr>
                <w:tcW w:w="892" w:type="dxa"/>
                <w:gridSpan w:val="2"/>
                <w:tcBorders>
                  <w:top w:val="nil"/>
                  <w:left w:val="nil"/>
                  <w:bottom w:val="single" w:sz="4" w:space="0" w:color="auto"/>
                  <w:right w:val="nil"/>
                </w:tcBorders>
                <w:vAlign w:val="center"/>
              </w:tcPr>
            </w:tcPrChange>
          </w:tcPr>
          <w:p w14:paraId="4B7C6460" w14:textId="63CC83B4" w:rsidR="00234351" w:rsidRPr="000E2622" w:rsidDel="00CB5C04" w:rsidRDefault="00234351" w:rsidP="008E290E">
            <w:pPr>
              <w:jc w:val="center"/>
              <w:rPr>
                <w:moveFrom w:id="898" w:author="Micah Freedman" w:date="2022-03-11T15:01:00Z"/>
                <w:rFonts w:ascii="Arial" w:hAnsi="Arial" w:cs="Arial"/>
                <w:b/>
                <w:bCs/>
                <w:sz w:val="20"/>
                <w:szCs w:val="20"/>
              </w:rPr>
            </w:pPr>
          </w:p>
        </w:tc>
        <w:tc>
          <w:tcPr>
            <w:tcW w:w="1046" w:type="dxa"/>
            <w:gridSpan w:val="3"/>
            <w:tcBorders>
              <w:top w:val="nil"/>
              <w:left w:val="nil"/>
              <w:bottom w:val="single" w:sz="4" w:space="0" w:color="auto"/>
              <w:right w:val="nil"/>
            </w:tcBorders>
            <w:vAlign w:val="center"/>
            <w:tcPrChange w:id="899" w:author="Micah Freedman" w:date="2022-03-20T14:15:00Z">
              <w:tcPr>
                <w:tcW w:w="907" w:type="dxa"/>
                <w:tcBorders>
                  <w:top w:val="nil"/>
                  <w:left w:val="nil"/>
                  <w:bottom w:val="single" w:sz="4" w:space="0" w:color="auto"/>
                  <w:right w:val="nil"/>
                </w:tcBorders>
                <w:vAlign w:val="center"/>
              </w:tcPr>
            </w:tcPrChange>
          </w:tcPr>
          <w:p w14:paraId="7E239B20" w14:textId="37E583B5" w:rsidR="00234351" w:rsidRPr="000E2622" w:rsidDel="00CB5C04" w:rsidRDefault="00234351" w:rsidP="008E290E">
            <w:pPr>
              <w:jc w:val="center"/>
              <w:rPr>
                <w:moveFrom w:id="900" w:author="Micah Freedman" w:date="2022-03-11T15:01:00Z"/>
                <w:rFonts w:ascii="Arial" w:hAnsi="Arial" w:cs="Arial"/>
                <w:b/>
                <w:bCs/>
                <w:sz w:val="20"/>
                <w:szCs w:val="20"/>
              </w:rPr>
            </w:pPr>
          </w:p>
        </w:tc>
        <w:tc>
          <w:tcPr>
            <w:tcW w:w="1076" w:type="dxa"/>
            <w:tcBorders>
              <w:top w:val="nil"/>
              <w:left w:val="nil"/>
              <w:bottom w:val="single" w:sz="4" w:space="0" w:color="auto"/>
              <w:right w:val="single" w:sz="4" w:space="0" w:color="auto"/>
            </w:tcBorders>
            <w:vAlign w:val="center"/>
            <w:tcPrChange w:id="901" w:author="Micah Freedman" w:date="2022-03-20T14:15:00Z">
              <w:tcPr>
                <w:tcW w:w="1067" w:type="dxa"/>
                <w:gridSpan w:val="2"/>
                <w:tcBorders>
                  <w:top w:val="nil"/>
                  <w:left w:val="nil"/>
                  <w:bottom w:val="single" w:sz="4" w:space="0" w:color="auto"/>
                  <w:right w:val="single" w:sz="4" w:space="0" w:color="auto"/>
                </w:tcBorders>
                <w:vAlign w:val="center"/>
              </w:tcPr>
            </w:tcPrChange>
          </w:tcPr>
          <w:p w14:paraId="37031C2D" w14:textId="7AFA7F22" w:rsidR="00234351" w:rsidRPr="000E2622" w:rsidDel="00CB5C04" w:rsidRDefault="00234351" w:rsidP="008E290E">
            <w:pPr>
              <w:jc w:val="center"/>
              <w:rPr>
                <w:moveFrom w:id="902" w:author="Micah Freedman" w:date="2022-03-11T15:01:00Z"/>
                <w:rFonts w:ascii="Arial" w:hAnsi="Arial" w:cs="Arial"/>
                <w:b/>
                <w:bCs/>
                <w:sz w:val="20"/>
                <w:szCs w:val="20"/>
              </w:rPr>
            </w:pPr>
          </w:p>
        </w:tc>
        <w:tc>
          <w:tcPr>
            <w:tcW w:w="812" w:type="dxa"/>
            <w:gridSpan w:val="2"/>
            <w:tcBorders>
              <w:top w:val="nil"/>
              <w:left w:val="single" w:sz="4" w:space="0" w:color="auto"/>
              <w:bottom w:val="single" w:sz="4" w:space="0" w:color="auto"/>
              <w:right w:val="single" w:sz="4" w:space="0" w:color="auto"/>
            </w:tcBorders>
            <w:vAlign w:val="center"/>
            <w:tcPrChange w:id="903" w:author="Micah Freedman" w:date="2022-03-20T14:15:00Z">
              <w:tcPr>
                <w:tcW w:w="859" w:type="dxa"/>
                <w:gridSpan w:val="2"/>
                <w:tcBorders>
                  <w:top w:val="nil"/>
                  <w:left w:val="single" w:sz="4" w:space="0" w:color="auto"/>
                  <w:bottom w:val="single" w:sz="4" w:space="0" w:color="auto"/>
                  <w:right w:val="single" w:sz="4" w:space="0" w:color="auto"/>
                </w:tcBorders>
                <w:vAlign w:val="center"/>
              </w:tcPr>
            </w:tcPrChange>
          </w:tcPr>
          <w:p w14:paraId="0D5CC670" w14:textId="76EC2705" w:rsidR="00234351" w:rsidRPr="000E2622" w:rsidDel="00CB5C04" w:rsidRDefault="00234351" w:rsidP="008E290E">
            <w:pPr>
              <w:jc w:val="center"/>
              <w:rPr>
                <w:moveFrom w:id="904" w:author="Micah Freedman" w:date="2022-03-11T15:01:00Z"/>
                <w:rFonts w:ascii="Arial" w:hAnsi="Arial" w:cs="Arial"/>
                <w:b/>
                <w:bCs/>
                <w:sz w:val="20"/>
                <w:szCs w:val="20"/>
              </w:rPr>
            </w:pPr>
          </w:p>
        </w:tc>
      </w:tr>
      <w:tr w:rsidR="00CA16A4" w:rsidRPr="000E2622" w:rsidDel="00CB5C04" w14:paraId="0A26BC11" w14:textId="77777777" w:rsidTr="00CA16A4">
        <w:trPr>
          <w:trHeight w:val="77"/>
          <w:del w:id="905" w:author="Micah Freedman" w:date="2022-03-11T15:01:00Z"/>
          <w:trPrChange w:id="906" w:author="Micah Freedman" w:date="2022-03-20T14:15:00Z">
            <w:trPr>
              <w:trHeight w:val="77"/>
            </w:trPr>
          </w:trPrChange>
        </w:trPr>
        <w:tc>
          <w:tcPr>
            <w:tcW w:w="1718" w:type="dxa"/>
            <w:gridSpan w:val="2"/>
            <w:tcBorders>
              <w:top w:val="single" w:sz="4" w:space="0" w:color="auto"/>
              <w:left w:val="single" w:sz="4" w:space="0" w:color="auto"/>
              <w:bottom w:val="single" w:sz="4" w:space="0" w:color="auto"/>
              <w:right w:val="nil"/>
            </w:tcBorders>
            <w:vAlign w:val="center"/>
            <w:tcPrChange w:id="907" w:author="Micah Freedman" w:date="2022-03-20T14:15:00Z">
              <w:tcPr>
                <w:tcW w:w="1869" w:type="dxa"/>
                <w:gridSpan w:val="2"/>
                <w:tcBorders>
                  <w:top w:val="single" w:sz="4" w:space="0" w:color="auto"/>
                  <w:left w:val="single" w:sz="4" w:space="0" w:color="auto"/>
                  <w:bottom w:val="single" w:sz="4" w:space="0" w:color="auto"/>
                  <w:right w:val="nil"/>
                </w:tcBorders>
                <w:vAlign w:val="center"/>
              </w:tcPr>
            </w:tcPrChange>
          </w:tcPr>
          <w:p w14:paraId="60A8D37A" w14:textId="5BF6C793" w:rsidR="008E290E" w:rsidRPr="000E2622" w:rsidDel="00CB5C04" w:rsidRDefault="005C2D11" w:rsidP="008E290E">
            <w:pPr>
              <w:jc w:val="center"/>
              <w:rPr>
                <w:moveFrom w:id="908" w:author="Micah Freedman" w:date="2022-03-11T15:01:00Z"/>
                <w:rFonts w:ascii="Arial" w:hAnsi="Arial" w:cs="Arial"/>
                <w:sz w:val="20"/>
                <w:szCs w:val="20"/>
              </w:rPr>
            </w:pPr>
            <w:moveFrom w:id="909" w:author="Micah Freedman" w:date="2022-03-11T15:01:00Z">
              <w:r w:rsidRPr="000E2622" w:rsidDel="00CB5C04">
                <w:rPr>
                  <w:rFonts w:ascii="Arial" w:hAnsi="Arial" w:cs="Arial"/>
                  <w:b/>
                  <w:bCs/>
                  <w:sz w:val="20"/>
                  <w:szCs w:val="20"/>
                </w:rPr>
                <w:t>Population</w:t>
              </w:r>
            </w:moveFrom>
          </w:p>
        </w:tc>
        <w:tc>
          <w:tcPr>
            <w:tcW w:w="2174" w:type="dxa"/>
            <w:gridSpan w:val="2"/>
            <w:tcBorders>
              <w:top w:val="single" w:sz="4" w:space="0" w:color="auto"/>
              <w:left w:val="nil"/>
              <w:bottom w:val="single" w:sz="4" w:space="0" w:color="auto"/>
              <w:right w:val="nil"/>
            </w:tcBorders>
            <w:vAlign w:val="center"/>
            <w:tcPrChange w:id="910" w:author="Micah Freedman" w:date="2022-03-20T14:15:00Z">
              <w:tcPr>
                <w:tcW w:w="2237" w:type="dxa"/>
                <w:gridSpan w:val="2"/>
                <w:tcBorders>
                  <w:top w:val="single" w:sz="4" w:space="0" w:color="auto"/>
                  <w:left w:val="nil"/>
                  <w:bottom w:val="single" w:sz="4" w:space="0" w:color="auto"/>
                  <w:right w:val="nil"/>
                </w:tcBorders>
                <w:vAlign w:val="center"/>
              </w:tcPr>
            </w:tcPrChange>
          </w:tcPr>
          <w:p w14:paraId="47C5CBDB" w14:textId="06C8EAAD" w:rsidR="008E290E" w:rsidRPr="000E2622" w:rsidDel="00CB5C04" w:rsidRDefault="008E290E" w:rsidP="008E290E">
            <w:pPr>
              <w:jc w:val="center"/>
              <w:rPr>
                <w:moveFrom w:id="911" w:author="Micah Freedman" w:date="2022-03-11T15:01:00Z"/>
                <w:rFonts w:ascii="Arial" w:hAnsi="Arial" w:cs="Arial"/>
                <w:sz w:val="20"/>
                <w:szCs w:val="20"/>
              </w:rPr>
            </w:pPr>
            <w:moveFrom w:id="912" w:author="Micah Freedman" w:date="2022-03-11T15:01:00Z">
              <w:r w:rsidRPr="000E2622" w:rsidDel="00CB5C04">
                <w:rPr>
                  <w:rFonts w:ascii="Arial" w:hAnsi="Arial" w:cs="Arial"/>
                  <w:b/>
                  <w:bCs/>
                  <w:sz w:val="20"/>
                  <w:szCs w:val="20"/>
                </w:rPr>
                <w:t>Family ID</w:t>
              </w:r>
            </w:moveFrom>
          </w:p>
        </w:tc>
        <w:tc>
          <w:tcPr>
            <w:tcW w:w="931" w:type="dxa"/>
            <w:gridSpan w:val="2"/>
            <w:tcBorders>
              <w:top w:val="single" w:sz="4" w:space="0" w:color="auto"/>
              <w:left w:val="nil"/>
              <w:bottom w:val="single" w:sz="4" w:space="0" w:color="auto"/>
              <w:right w:val="nil"/>
            </w:tcBorders>
            <w:vAlign w:val="center"/>
            <w:tcPrChange w:id="913" w:author="Micah Freedman" w:date="2022-03-20T14:15:00Z">
              <w:tcPr>
                <w:tcW w:w="983" w:type="dxa"/>
                <w:gridSpan w:val="2"/>
                <w:tcBorders>
                  <w:top w:val="single" w:sz="4" w:space="0" w:color="auto"/>
                  <w:left w:val="nil"/>
                  <w:bottom w:val="single" w:sz="4" w:space="0" w:color="auto"/>
                  <w:right w:val="nil"/>
                </w:tcBorders>
                <w:vAlign w:val="center"/>
              </w:tcPr>
            </w:tcPrChange>
          </w:tcPr>
          <w:p w14:paraId="0A2A76EA" w14:textId="7365D02F" w:rsidR="008E290E" w:rsidRPr="000E2622" w:rsidDel="00CB5C04" w:rsidRDefault="008E290E" w:rsidP="008E290E">
            <w:pPr>
              <w:jc w:val="center"/>
              <w:rPr>
                <w:moveFrom w:id="914" w:author="Micah Freedman" w:date="2022-03-11T15:01:00Z"/>
                <w:rFonts w:ascii="Arial" w:hAnsi="Arial" w:cs="Arial"/>
                <w:sz w:val="20"/>
                <w:szCs w:val="20"/>
              </w:rPr>
            </w:pPr>
            <w:moveFrom w:id="915" w:author="Micah Freedman" w:date="2022-03-11T15:01:00Z">
              <w:r w:rsidRPr="000E2622" w:rsidDel="00CB5C04">
                <w:rPr>
                  <w:rFonts w:ascii="Arial" w:hAnsi="Arial" w:cs="Arial"/>
                  <w:b/>
                  <w:bCs/>
                  <w:sz w:val="20"/>
                  <w:szCs w:val="20"/>
                </w:rPr>
                <w:t>GOPH</w:t>
              </w:r>
            </w:moveFrom>
          </w:p>
        </w:tc>
        <w:tc>
          <w:tcPr>
            <w:tcW w:w="910" w:type="dxa"/>
            <w:gridSpan w:val="2"/>
            <w:tcBorders>
              <w:top w:val="single" w:sz="4" w:space="0" w:color="auto"/>
              <w:left w:val="nil"/>
              <w:bottom w:val="single" w:sz="4" w:space="0" w:color="auto"/>
              <w:right w:val="nil"/>
            </w:tcBorders>
            <w:vAlign w:val="center"/>
            <w:tcPrChange w:id="916" w:author="Micah Freedman" w:date="2022-03-20T14:15:00Z">
              <w:tcPr>
                <w:tcW w:w="952" w:type="dxa"/>
                <w:gridSpan w:val="2"/>
                <w:tcBorders>
                  <w:top w:val="single" w:sz="4" w:space="0" w:color="auto"/>
                  <w:left w:val="nil"/>
                  <w:bottom w:val="single" w:sz="4" w:space="0" w:color="auto"/>
                  <w:right w:val="nil"/>
                </w:tcBorders>
                <w:vAlign w:val="center"/>
              </w:tcPr>
            </w:tcPrChange>
          </w:tcPr>
          <w:p w14:paraId="1A20A722" w14:textId="5C99718B" w:rsidR="008E290E" w:rsidRPr="000E2622" w:rsidDel="00CB5C04" w:rsidRDefault="008E290E" w:rsidP="008E290E">
            <w:pPr>
              <w:jc w:val="center"/>
              <w:rPr>
                <w:moveFrom w:id="917" w:author="Micah Freedman" w:date="2022-03-11T15:01:00Z"/>
                <w:rFonts w:ascii="Arial" w:hAnsi="Arial" w:cs="Arial"/>
                <w:sz w:val="20"/>
                <w:szCs w:val="20"/>
              </w:rPr>
            </w:pPr>
            <w:moveFrom w:id="918" w:author="Micah Freedman" w:date="2022-03-11T15:01:00Z">
              <w:r w:rsidRPr="000E2622" w:rsidDel="00CB5C04">
                <w:rPr>
                  <w:rFonts w:ascii="Arial" w:hAnsi="Arial" w:cs="Arial"/>
                  <w:b/>
                  <w:bCs/>
                  <w:sz w:val="20"/>
                  <w:szCs w:val="20"/>
                </w:rPr>
                <w:t>ASCU</w:t>
              </w:r>
            </w:moveFrom>
          </w:p>
        </w:tc>
        <w:tc>
          <w:tcPr>
            <w:tcW w:w="791" w:type="dxa"/>
            <w:gridSpan w:val="2"/>
            <w:tcBorders>
              <w:top w:val="single" w:sz="4" w:space="0" w:color="auto"/>
              <w:left w:val="nil"/>
              <w:bottom w:val="single" w:sz="4" w:space="0" w:color="auto"/>
              <w:right w:val="nil"/>
            </w:tcBorders>
            <w:vAlign w:val="center"/>
            <w:tcPrChange w:id="919" w:author="Micah Freedman" w:date="2022-03-20T14:15:00Z">
              <w:tcPr>
                <w:tcW w:w="826" w:type="dxa"/>
                <w:gridSpan w:val="2"/>
                <w:tcBorders>
                  <w:top w:val="single" w:sz="4" w:space="0" w:color="auto"/>
                  <w:left w:val="nil"/>
                  <w:bottom w:val="single" w:sz="4" w:space="0" w:color="auto"/>
                  <w:right w:val="nil"/>
                </w:tcBorders>
                <w:vAlign w:val="center"/>
              </w:tcPr>
            </w:tcPrChange>
          </w:tcPr>
          <w:p w14:paraId="71B878B3" w14:textId="453E1F51" w:rsidR="008E290E" w:rsidRPr="000E2622" w:rsidDel="00CB5C04" w:rsidRDefault="008E290E" w:rsidP="008E290E">
            <w:pPr>
              <w:jc w:val="center"/>
              <w:rPr>
                <w:moveFrom w:id="920" w:author="Micah Freedman" w:date="2022-03-11T15:01:00Z"/>
                <w:rFonts w:ascii="Arial" w:hAnsi="Arial" w:cs="Arial"/>
                <w:sz w:val="20"/>
                <w:szCs w:val="20"/>
              </w:rPr>
            </w:pPr>
            <w:moveFrom w:id="921" w:author="Micah Freedman" w:date="2022-03-11T15:01:00Z">
              <w:r w:rsidRPr="000E2622" w:rsidDel="00CB5C04">
                <w:rPr>
                  <w:rFonts w:ascii="Arial" w:hAnsi="Arial" w:cs="Arial"/>
                  <w:b/>
                  <w:bCs/>
                  <w:sz w:val="20"/>
                  <w:szCs w:val="20"/>
                </w:rPr>
                <w:t>AINC</w:t>
              </w:r>
            </w:moveFrom>
          </w:p>
        </w:tc>
        <w:tc>
          <w:tcPr>
            <w:tcW w:w="854" w:type="dxa"/>
            <w:tcBorders>
              <w:top w:val="single" w:sz="4" w:space="0" w:color="auto"/>
              <w:left w:val="nil"/>
              <w:bottom w:val="single" w:sz="4" w:space="0" w:color="auto"/>
              <w:right w:val="nil"/>
            </w:tcBorders>
            <w:vAlign w:val="center"/>
            <w:tcPrChange w:id="922" w:author="Micah Freedman" w:date="2022-03-20T14:15:00Z">
              <w:tcPr>
                <w:tcW w:w="892" w:type="dxa"/>
                <w:gridSpan w:val="2"/>
                <w:tcBorders>
                  <w:top w:val="single" w:sz="4" w:space="0" w:color="auto"/>
                  <w:left w:val="nil"/>
                  <w:bottom w:val="single" w:sz="4" w:space="0" w:color="auto"/>
                  <w:right w:val="nil"/>
                </w:tcBorders>
                <w:vAlign w:val="center"/>
              </w:tcPr>
            </w:tcPrChange>
          </w:tcPr>
          <w:p w14:paraId="4CFB5174" w14:textId="0203BDAB" w:rsidR="008E290E" w:rsidRPr="000E2622" w:rsidDel="00CB5C04" w:rsidRDefault="008E290E" w:rsidP="008E290E">
            <w:pPr>
              <w:jc w:val="center"/>
              <w:rPr>
                <w:moveFrom w:id="923" w:author="Micah Freedman" w:date="2022-03-11T15:01:00Z"/>
                <w:rFonts w:ascii="Arial" w:hAnsi="Arial" w:cs="Arial"/>
                <w:sz w:val="20"/>
                <w:szCs w:val="20"/>
              </w:rPr>
            </w:pPr>
            <w:moveFrom w:id="924" w:author="Micah Freedman" w:date="2022-03-11T15:01:00Z">
              <w:r w:rsidRPr="000E2622" w:rsidDel="00CB5C04">
                <w:rPr>
                  <w:rFonts w:ascii="Arial" w:hAnsi="Arial" w:cs="Arial"/>
                  <w:b/>
                  <w:bCs/>
                  <w:sz w:val="20"/>
                  <w:szCs w:val="20"/>
                </w:rPr>
                <w:t>ASFA</w:t>
              </w:r>
            </w:moveFrom>
          </w:p>
        </w:tc>
        <w:tc>
          <w:tcPr>
            <w:tcW w:w="1046" w:type="dxa"/>
            <w:gridSpan w:val="3"/>
            <w:tcBorders>
              <w:top w:val="single" w:sz="4" w:space="0" w:color="auto"/>
              <w:left w:val="nil"/>
              <w:bottom w:val="single" w:sz="4" w:space="0" w:color="auto"/>
              <w:right w:val="nil"/>
            </w:tcBorders>
            <w:vAlign w:val="center"/>
            <w:tcPrChange w:id="925" w:author="Micah Freedman" w:date="2022-03-20T14:15:00Z">
              <w:tcPr>
                <w:tcW w:w="907" w:type="dxa"/>
                <w:tcBorders>
                  <w:top w:val="single" w:sz="4" w:space="0" w:color="auto"/>
                  <w:left w:val="nil"/>
                  <w:bottom w:val="single" w:sz="4" w:space="0" w:color="auto"/>
                  <w:right w:val="nil"/>
                </w:tcBorders>
                <w:vAlign w:val="center"/>
              </w:tcPr>
            </w:tcPrChange>
          </w:tcPr>
          <w:p w14:paraId="6070B4AB" w14:textId="00E06206" w:rsidR="008E290E" w:rsidRPr="000E2622" w:rsidDel="00CB5C04" w:rsidRDefault="008E290E" w:rsidP="008E290E">
            <w:pPr>
              <w:jc w:val="center"/>
              <w:rPr>
                <w:moveFrom w:id="926" w:author="Micah Freedman" w:date="2022-03-11T15:01:00Z"/>
                <w:rFonts w:ascii="Arial" w:hAnsi="Arial" w:cs="Arial"/>
                <w:sz w:val="20"/>
                <w:szCs w:val="20"/>
              </w:rPr>
            </w:pPr>
            <w:moveFrom w:id="927" w:author="Micah Freedman" w:date="2022-03-11T15:01:00Z">
              <w:r w:rsidRPr="000E2622" w:rsidDel="00CB5C04">
                <w:rPr>
                  <w:rFonts w:ascii="Arial" w:hAnsi="Arial" w:cs="Arial"/>
                  <w:b/>
                  <w:bCs/>
                  <w:sz w:val="20"/>
                  <w:szCs w:val="20"/>
                </w:rPr>
                <w:t>ASYR</w:t>
              </w:r>
            </w:moveFrom>
          </w:p>
        </w:tc>
        <w:tc>
          <w:tcPr>
            <w:tcW w:w="1076" w:type="dxa"/>
            <w:tcBorders>
              <w:top w:val="single" w:sz="4" w:space="0" w:color="auto"/>
              <w:left w:val="nil"/>
              <w:bottom w:val="single" w:sz="4" w:space="0" w:color="auto"/>
              <w:right w:val="single" w:sz="4" w:space="0" w:color="auto"/>
            </w:tcBorders>
            <w:vAlign w:val="center"/>
            <w:tcPrChange w:id="928" w:author="Micah Freedman" w:date="2022-03-20T14:15:00Z">
              <w:tcPr>
                <w:tcW w:w="1067" w:type="dxa"/>
                <w:gridSpan w:val="2"/>
                <w:tcBorders>
                  <w:top w:val="single" w:sz="4" w:space="0" w:color="auto"/>
                  <w:left w:val="nil"/>
                  <w:bottom w:val="single" w:sz="4" w:space="0" w:color="auto"/>
                  <w:right w:val="single" w:sz="4" w:space="0" w:color="auto"/>
                </w:tcBorders>
                <w:vAlign w:val="center"/>
              </w:tcPr>
            </w:tcPrChange>
          </w:tcPr>
          <w:p w14:paraId="5ECFE2AE" w14:textId="676B0733" w:rsidR="008E290E" w:rsidRPr="000E2622" w:rsidDel="00CB5C04" w:rsidRDefault="008E290E" w:rsidP="008E290E">
            <w:pPr>
              <w:jc w:val="center"/>
              <w:rPr>
                <w:moveFrom w:id="929" w:author="Micah Freedman" w:date="2022-03-11T15:01:00Z"/>
                <w:rFonts w:ascii="Arial" w:hAnsi="Arial" w:cs="Arial"/>
                <w:sz w:val="20"/>
                <w:szCs w:val="20"/>
              </w:rPr>
            </w:pPr>
            <w:moveFrom w:id="930" w:author="Micah Freedman" w:date="2022-03-11T15:01:00Z">
              <w:r w:rsidRPr="000E2622" w:rsidDel="00CB5C04">
                <w:rPr>
                  <w:rFonts w:ascii="Arial" w:hAnsi="Arial" w:cs="Arial"/>
                  <w:b/>
                  <w:bCs/>
                  <w:sz w:val="20"/>
                  <w:szCs w:val="20"/>
                </w:rPr>
                <w:t>ASPEC</w:t>
              </w:r>
            </w:moveFrom>
          </w:p>
        </w:tc>
        <w:tc>
          <w:tcPr>
            <w:tcW w:w="812" w:type="dxa"/>
            <w:gridSpan w:val="2"/>
            <w:tcBorders>
              <w:top w:val="single" w:sz="4" w:space="0" w:color="auto"/>
              <w:left w:val="single" w:sz="4" w:space="0" w:color="auto"/>
              <w:bottom w:val="single" w:sz="4" w:space="0" w:color="auto"/>
              <w:right w:val="single" w:sz="4" w:space="0" w:color="auto"/>
            </w:tcBorders>
            <w:vAlign w:val="center"/>
            <w:tcPrChange w:id="931" w:author="Micah Freedman" w:date="2022-03-20T14:15:00Z">
              <w:tcPr>
                <w:tcW w:w="859" w:type="dxa"/>
                <w:gridSpan w:val="2"/>
                <w:tcBorders>
                  <w:top w:val="single" w:sz="4" w:space="0" w:color="auto"/>
                  <w:left w:val="single" w:sz="4" w:space="0" w:color="auto"/>
                  <w:bottom w:val="single" w:sz="4" w:space="0" w:color="auto"/>
                  <w:right w:val="single" w:sz="4" w:space="0" w:color="auto"/>
                </w:tcBorders>
                <w:vAlign w:val="center"/>
              </w:tcPr>
            </w:tcPrChange>
          </w:tcPr>
          <w:p w14:paraId="68380FE4" w14:textId="6D152593" w:rsidR="008E290E" w:rsidRPr="000E2622" w:rsidDel="00CB5C04" w:rsidRDefault="008E290E" w:rsidP="008E290E">
            <w:pPr>
              <w:jc w:val="center"/>
              <w:rPr>
                <w:moveFrom w:id="932" w:author="Micah Freedman" w:date="2022-03-11T15:01:00Z"/>
                <w:rFonts w:ascii="Arial" w:hAnsi="Arial" w:cs="Arial"/>
                <w:b/>
                <w:bCs/>
                <w:sz w:val="20"/>
                <w:szCs w:val="20"/>
              </w:rPr>
            </w:pPr>
            <w:moveFrom w:id="933" w:author="Micah Freedman" w:date="2022-03-11T15:01:00Z">
              <w:r w:rsidRPr="000E2622" w:rsidDel="00CB5C04">
                <w:rPr>
                  <w:rFonts w:ascii="Arial" w:hAnsi="Arial" w:cs="Arial"/>
                  <w:b/>
                  <w:bCs/>
                  <w:sz w:val="20"/>
                  <w:szCs w:val="20"/>
                </w:rPr>
                <w:t>Total</w:t>
              </w:r>
            </w:moveFrom>
          </w:p>
        </w:tc>
      </w:tr>
      <w:tr w:rsidR="00CA16A4" w:rsidRPr="000E2622" w:rsidDel="00CB5C04" w14:paraId="14A7FAE1" w14:textId="77777777" w:rsidTr="00CA16A4">
        <w:trPr>
          <w:trHeight w:val="77"/>
          <w:del w:id="934" w:author="Micah Freedman" w:date="2022-03-11T15:01:00Z"/>
          <w:trPrChange w:id="935" w:author="Micah Freedman" w:date="2022-03-20T14:15:00Z">
            <w:trPr>
              <w:trHeight w:val="77"/>
            </w:trPr>
          </w:trPrChange>
        </w:trPr>
        <w:tc>
          <w:tcPr>
            <w:tcW w:w="1718" w:type="dxa"/>
            <w:gridSpan w:val="2"/>
            <w:vMerge w:val="restart"/>
            <w:tcBorders>
              <w:top w:val="single" w:sz="4" w:space="0" w:color="auto"/>
              <w:left w:val="single" w:sz="4" w:space="0" w:color="auto"/>
              <w:right w:val="nil"/>
            </w:tcBorders>
            <w:vAlign w:val="center"/>
            <w:tcPrChange w:id="936" w:author="Micah Freedman" w:date="2022-03-20T14:15:00Z">
              <w:tcPr>
                <w:tcW w:w="1869" w:type="dxa"/>
                <w:gridSpan w:val="2"/>
                <w:vMerge w:val="restart"/>
                <w:tcBorders>
                  <w:top w:val="single" w:sz="4" w:space="0" w:color="auto"/>
                  <w:left w:val="single" w:sz="4" w:space="0" w:color="auto"/>
                  <w:right w:val="nil"/>
                </w:tcBorders>
                <w:vAlign w:val="center"/>
              </w:tcPr>
            </w:tcPrChange>
          </w:tcPr>
          <w:p w14:paraId="478D62F5" w14:textId="5212C2F9" w:rsidR="00234351" w:rsidRPr="000E2622" w:rsidDel="00CB5C04" w:rsidRDefault="00234351" w:rsidP="008E290E">
            <w:pPr>
              <w:jc w:val="center"/>
              <w:rPr>
                <w:moveFrom w:id="937" w:author="Micah Freedman" w:date="2022-03-11T15:01:00Z"/>
                <w:rFonts w:ascii="Arial" w:hAnsi="Arial" w:cs="Arial"/>
                <w:b/>
                <w:bCs/>
                <w:sz w:val="20"/>
                <w:szCs w:val="20"/>
              </w:rPr>
            </w:pPr>
            <w:moveFrom w:id="938" w:author="Micah Freedman" w:date="2022-03-11T15:01:00Z">
              <w:r w:rsidRPr="000E2622" w:rsidDel="00CB5C04">
                <w:rPr>
                  <w:rFonts w:ascii="Arial" w:hAnsi="Arial" w:cs="Arial"/>
                  <w:b/>
                  <w:bCs/>
                  <w:sz w:val="20"/>
                  <w:szCs w:val="20"/>
                </w:rPr>
                <w:t>Eastern North America</w:t>
              </w:r>
            </w:moveFrom>
          </w:p>
        </w:tc>
        <w:tc>
          <w:tcPr>
            <w:tcW w:w="2174" w:type="dxa"/>
            <w:gridSpan w:val="2"/>
            <w:tcBorders>
              <w:top w:val="single" w:sz="4" w:space="0" w:color="auto"/>
              <w:left w:val="nil"/>
              <w:bottom w:val="nil"/>
              <w:right w:val="nil"/>
            </w:tcBorders>
            <w:vAlign w:val="center"/>
            <w:tcPrChange w:id="939" w:author="Micah Freedman" w:date="2022-03-20T14:15:00Z">
              <w:tcPr>
                <w:tcW w:w="2237" w:type="dxa"/>
                <w:gridSpan w:val="2"/>
                <w:tcBorders>
                  <w:top w:val="single" w:sz="4" w:space="0" w:color="auto"/>
                  <w:left w:val="nil"/>
                  <w:bottom w:val="nil"/>
                  <w:right w:val="nil"/>
                </w:tcBorders>
                <w:vAlign w:val="center"/>
              </w:tcPr>
            </w:tcPrChange>
          </w:tcPr>
          <w:p w14:paraId="161A1E55" w14:textId="791CAB46" w:rsidR="00234351" w:rsidRPr="000E2622" w:rsidDel="00CB5C04" w:rsidRDefault="00234351" w:rsidP="008E290E">
            <w:pPr>
              <w:jc w:val="center"/>
              <w:rPr>
                <w:moveFrom w:id="940" w:author="Micah Freedman" w:date="2022-03-11T15:01:00Z"/>
                <w:rFonts w:ascii="Arial" w:hAnsi="Arial" w:cs="Arial"/>
                <w:sz w:val="20"/>
                <w:szCs w:val="20"/>
              </w:rPr>
            </w:pPr>
            <w:moveFrom w:id="941" w:author="Micah Freedman" w:date="2022-03-11T15:01:00Z">
              <w:r w:rsidRPr="000E2622" w:rsidDel="00CB5C04">
                <w:rPr>
                  <w:rFonts w:ascii="Arial" w:hAnsi="Arial" w:cs="Arial"/>
                  <w:sz w:val="20"/>
                  <w:szCs w:val="20"/>
                </w:rPr>
                <w:t>ENA_1_2017</w:t>
              </w:r>
            </w:moveFrom>
          </w:p>
        </w:tc>
        <w:tc>
          <w:tcPr>
            <w:tcW w:w="931" w:type="dxa"/>
            <w:gridSpan w:val="2"/>
            <w:tcBorders>
              <w:top w:val="nil"/>
              <w:left w:val="nil"/>
              <w:bottom w:val="nil"/>
              <w:right w:val="nil"/>
            </w:tcBorders>
            <w:vAlign w:val="center"/>
            <w:tcPrChange w:id="942" w:author="Micah Freedman" w:date="2022-03-20T14:15:00Z">
              <w:tcPr>
                <w:tcW w:w="983" w:type="dxa"/>
                <w:gridSpan w:val="2"/>
                <w:tcBorders>
                  <w:top w:val="nil"/>
                  <w:left w:val="nil"/>
                  <w:bottom w:val="nil"/>
                  <w:right w:val="nil"/>
                </w:tcBorders>
                <w:vAlign w:val="center"/>
              </w:tcPr>
            </w:tcPrChange>
          </w:tcPr>
          <w:p w14:paraId="030A67BE" w14:textId="465E8034" w:rsidR="00234351" w:rsidRPr="000E2622" w:rsidDel="00CB5C04" w:rsidRDefault="00234351" w:rsidP="008E290E">
            <w:pPr>
              <w:jc w:val="center"/>
              <w:rPr>
                <w:moveFrom w:id="943" w:author="Micah Freedman" w:date="2022-03-11T15:01:00Z"/>
                <w:rFonts w:ascii="Arial" w:hAnsi="Arial" w:cs="Arial"/>
                <w:sz w:val="20"/>
                <w:szCs w:val="20"/>
              </w:rPr>
            </w:pPr>
            <w:moveFrom w:id="944" w:author="Micah Freedman" w:date="2022-03-11T15:01:00Z">
              <w:r w:rsidRPr="000E2622" w:rsidDel="00CB5C04">
                <w:rPr>
                  <w:rFonts w:ascii="Arial" w:hAnsi="Arial" w:cs="Arial"/>
                  <w:sz w:val="20"/>
                  <w:szCs w:val="20"/>
                </w:rPr>
                <w:t>4</w:t>
              </w:r>
            </w:moveFrom>
          </w:p>
        </w:tc>
        <w:tc>
          <w:tcPr>
            <w:tcW w:w="910" w:type="dxa"/>
            <w:gridSpan w:val="2"/>
            <w:tcBorders>
              <w:top w:val="nil"/>
              <w:left w:val="nil"/>
              <w:bottom w:val="nil"/>
              <w:right w:val="nil"/>
            </w:tcBorders>
            <w:vAlign w:val="center"/>
            <w:tcPrChange w:id="945" w:author="Micah Freedman" w:date="2022-03-20T14:15:00Z">
              <w:tcPr>
                <w:tcW w:w="952" w:type="dxa"/>
                <w:gridSpan w:val="2"/>
                <w:tcBorders>
                  <w:top w:val="nil"/>
                  <w:left w:val="nil"/>
                  <w:bottom w:val="nil"/>
                  <w:right w:val="nil"/>
                </w:tcBorders>
                <w:vAlign w:val="center"/>
              </w:tcPr>
            </w:tcPrChange>
          </w:tcPr>
          <w:p w14:paraId="413A94BA" w14:textId="03ECEB8E" w:rsidR="00234351" w:rsidRPr="000E2622" w:rsidDel="00CB5C04" w:rsidRDefault="00234351" w:rsidP="008E290E">
            <w:pPr>
              <w:jc w:val="center"/>
              <w:rPr>
                <w:moveFrom w:id="946" w:author="Micah Freedman" w:date="2022-03-11T15:01:00Z"/>
                <w:rFonts w:ascii="Arial" w:hAnsi="Arial" w:cs="Arial"/>
                <w:sz w:val="20"/>
                <w:szCs w:val="20"/>
              </w:rPr>
            </w:pPr>
            <w:moveFrom w:id="947" w:author="Micah Freedman" w:date="2022-03-11T15:01:00Z">
              <w:r w:rsidRPr="000E2622" w:rsidDel="00CB5C04">
                <w:rPr>
                  <w:rFonts w:ascii="Arial" w:hAnsi="Arial" w:cs="Arial"/>
                  <w:sz w:val="20"/>
                  <w:szCs w:val="20"/>
                </w:rPr>
                <w:t>3</w:t>
              </w:r>
            </w:moveFrom>
          </w:p>
        </w:tc>
        <w:tc>
          <w:tcPr>
            <w:tcW w:w="791" w:type="dxa"/>
            <w:gridSpan w:val="2"/>
            <w:tcBorders>
              <w:top w:val="nil"/>
              <w:left w:val="nil"/>
              <w:bottom w:val="nil"/>
              <w:right w:val="nil"/>
            </w:tcBorders>
            <w:vAlign w:val="center"/>
            <w:tcPrChange w:id="948" w:author="Micah Freedman" w:date="2022-03-20T14:15:00Z">
              <w:tcPr>
                <w:tcW w:w="826" w:type="dxa"/>
                <w:gridSpan w:val="2"/>
                <w:tcBorders>
                  <w:top w:val="nil"/>
                  <w:left w:val="nil"/>
                  <w:bottom w:val="nil"/>
                  <w:right w:val="nil"/>
                </w:tcBorders>
                <w:vAlign w:val="center"/>
              </w:tcPr>
            </w:tcPrChange>
          </w:tcPr>
          <w:p w14:paraId="7F687FF5" w14:textId="526CA92B" w:rsidR="00234351" w:rsidRPr="000E2622" w:rsidDel="00CB5C04" w:rsidRDefault="00234351" w:rsidP="008E290E">
            <w:pPr>
              <w:jc w:val="center"/>
              <w:rPr>
                <w:moveFrom w:id="949" w:author="Micah Freedman" w:date="2022-03-11T15:01:00Z"/>
                <w:rFonts w:ascii="Arial" w:hAnsi="Arial" w:cs="Arial"/>
                <w:sz w:val="20"/>
                <w:szCs w:val="20"/>
              </w:rPr>
            </w:pPr>
            <w:moveFrom w:id="950" w:author="Micah Freedman" w:date="2022-03-11T15:01:00Z">
              <w:r w:rsidRPr="000E2622" w:rsidDel="00CB5C04">
                <w:rPr>
                  <w:rFonts w:ascii="Arial" w:hAnsi="Arial" w:cs="Arial"/>
                  <w:sz w:val="20"/>
                  <w:szCs w:val="20"/>
                </w:rPr>
                <w:t>0</w:t>
              </w:r>
            </w:moveFrom>
          </w:p>
        </w:tc>
        <w:tc>
          <w:tcPr>
            <w:tcW w:w="854" w:type="dxa"/>
            <w:tcBorders>
              <w:top w:val="nil"/>
              <w:left w:val="nil"/>
              <w:bottom w:val="nil"/>
              <w:right w:val="nil"/>
            </w:tcBorders>
            <w:vAlign w:val="center"/>
            <w:tcPrChange w:id="951" w:author="Micah Freedman" w:date="2022-03-20T14:15:00Z">
              <w:tcPr>
                <w:tcW w:w="892" w:type="dxa"/>
                <w:gridSpan w:val="2"/>
                <w:tcBorders>
                  <w:top w:val="nil"/>
                  <w:left w:val="nil"/>
                  <w:bottom w:val="nil"/>
                  <w:right w:val="nil"/>
                </w:tcBorders>
                <w:vAlign w:val="center"/>
              </w:tcPr>
            </w:tcPrChange>
          </w:tcPr>
          <w:p w14:paraId="6701C96C" w14:textId="571BBC3C" w:rsidR="00234351" w:rsidRPr="000E2622" w:rsidDel="00CB5C04" w:rsidRDefault="00234351" w:rsidP="008E290E">
            <w:pPr>
              <w:jc w:val="center"/>
              <w:rPr>
                <w:moveFrom w:id="952" w:author="Micah Freedman" w:date="2022-03-11T15:01:00Z"/>
                <w:rFonts w:ascii="Arial" w:hAnsi="Arial" w:cs="Arial"/>
                <w:sz w:val="20"/>
                <w:szCs w:val="20"/>
              </w:rPr>
            </w:pPr>
            <w:moveFrom w:id="953" w:author="Micah Freedman" w:date="2022-03-11T15:01:00Z">
              <w:r w:rsidRPr="000E2622" w:rsidDel="00CB5C04">
                <w:rPr>
                  <w:rFonts w:ascii="Arial" w:hAnsi="Arial" w:cs="Arial"/>
                  <w:sz w:val="20"/>
                  <w:szCs w:val="20"/>
                </w:rPr>
                <w:t>1</w:t>
              </w:r>
            </w:moveFrom>
          </w:p>
        </w:tc>
        <w:tc>
          <w:tcPr>
            <w:tcW w:w="1046" w:type="dxa"/>
            <w:gridSpan w:val="3"/>
            <w:tcBorders>
              <w:top w:val="nil"/>
              <w:left w:val="nil"/>
              <w:bottom w:val="nil"/>
              <w:right w:val="nil"/>
            </w:tcBorders>
            <w:vAlign w:val="center"/>
            <w:tcPrChange w:id="954" w:author="Micah Freedman" w:date="2022-03-20T14:15:00Z">
              <w:tcPr>
                <w:tcW w:w="907" w:type="dxa"/>
                <w:tcBorders>
                  <w:top w:val="nil"/>
                  <w:left w:val="nil"/>
                  <w:bottom w:val="nil"/>
                  <w:right w:val="nil"/>
                </w:tcBorders>
                <w:vAlign w:val="center"/>
              </w:tcPr>
            </w:tcPrChange>
          </w:tcPr>
          <w:p w14:paraId="4A9911F8" w14:textId="53460DBD" w:rsidR="00234351" w:rsidRPr="000E2622" w:rsidDel="00CB5C04" w:rsidRDefault="00234351" w:rsidP="008E290E">
            <w:pPr>
              <w:jc w:val="center"/>
              <w:rPr>
                <w:moveFrom w:id="955" w:author="Micah Freedman" w:date="2022-03-11T15:01:00Z"/>
                <w:rFonts w:ascii="Arial" w:hAnsi="Arial" w:cs="Arial"/>
                <w:sz w:val="20"/>
                <w:szCs w:val="20"/>
              </w:rPr>
            </w:pPr>
            <w:moveFrom w:id="956" w:author="Micah Freedman" w:date="2022-03-11T15:01:00Z">
              <w:r w:rsidRPr="000E2622" w:rsidDel="00CB5C04">
                <w:rPr>
                  <w:rFonts w:ascii="Arial" w:hAnsi="Arial" w:cs="Arial"/>
                  <w:sz w:val="20"/>
                  <w:szCs w:val="20"/>
                </w:rPr>
                <w:t>2</w:t>
              </w:r>
            </w:moveFrom>
          </w:p>
        </w:tc>
        <w:tc>
          <w:tcPr>
            <w:tcW w:w="1076" w:type="dxa"/>
            <w:tcBorders>
              <w:top w:val="nil"/>
              <w:left w:val="nil"/>
              <w:bottom w:val="nil"/>
              <w:right w:val="single" w:sz="4" w:space="0" w:color="auto"/>
            </w:tcBorders>
            <w:vAlign w:val="center"/>
            <w:tcPrChange w:id="957" w:author="Micah Freedman" w:date="2022-03-20T14:15:00Z">
              <w:tcPr>
                <w:tcW w:w="1067" w:type="dxa"/>
                <w:gridSpan w:val="2"/>
                <w:tcBorders>
                  <w:top w:val="nil"/>
                  <w:left w:val="nil"/>
                  <w:bottom w:val="nil"/>
                  <w:right w:val="single" w:sz="4" w:space="0" w:color="auto"/>
                </w:tcBorders>
                <w:vAlign w:val="center"/>
              </w:tcPr>
            </w:tcPrChange>
          </w:tcPr>
          <w:p w14:paraId="6D5339D9" w14:textId="637B028E" w:rsidR="00234351" w:rsidRPr="000E2622" w:rsidDel="00CB5C04" w:rsidRDefault="00234351" w:rsidP="008E290E">
            <w:pPr>
              <w:jc w:val="center"/>
              <w:rPr>
                <w:moveFrom w:id="958" w:author="Micah Freedman" w:date="2022-03-11T15:01:00Z"/>
                <w:rFonts w:ascii="Arial" w:hAnsi="Arial" w:cs="Arial"/>
                <w:sz w:val="20"/>
                <w:szCs w:val="20"/>
              </w:rPr>
            </w:pPr>
            <w:moveFrom w:id="959" w:author="Micah Freedman" w:date="2022-03-11T15:01:00Z">
              <w:r w:rsidRPr="000E2622" w:rsidDel="00CB5C04">
                <w:rPr>
                  <w:rFonts w:ascii="Arial" w:hAnsi="Arial" w:cs="Arial"/>
                  <w:sz w:val="20"/>
                  <w:szCs w:val="20"/>
                </w:rPr>
                <w:t>0</w:t>
              </w:r>
            </w:moveFrom>
          </w:p>
        </w:tc>
        <w:tc>
          <w:tcPr>
            <w:tcW w:w="812" w:type="dxa"/>
            <w:gridSpan w:val="2"/>
            <w:tcBorders>
              <w:top w:val="nil"/>
              <w:left w:val="single" w:sz="4" w:space="0" w:color="auto"/>
              <w:bottom w:val="nil"/>
              <w:right w:val="single" w:sz="4" w:space="0" w:color="auto"/>
            </w:tcBorders>
            <w:vAlign w:val="center"/>
            <w:tcPrChange w:id="960" w:author="Micah Freedman" w:date="2022-03-20T14:15:00Z">
              <w:tcPr>
                <w:tcW w:w="859" w:type="dxa"/>
                <w:gridSpan w:val="2"/>
                <w:tcBorders>
                  <w:top w:val="nil"/>
                  <w:left w:val="single" w:sz="4" w:space="0" w:color="auto"/>
                  <w:bottom w:val="nil"/>
                  <w:right w:val="single" w:sz="4" w:space="0" w:color="auto"/>
                </w:tcBorders>
                <w:vAlign w:val="center"/>
              </w:tcPr>
            </w:tcPrChange>
          </w:tcPr>
          <w:p w14:paraId="4A474063" w14:textId="765A1E02" w:rsidR="00234351" w:rsidRPr="000E2622" w:rsidDel="00CB5C04" w:rsidRDefault="00234351" w:rsidP="008E290E">
            <w:pPr>
              <w:jc w:val="center"/>
              <w:rPr>
                <w:moveFrom w:id="961" w:author="Micah Freedman" w:date="2022-03-11T15:01:00Z"/>
                <w:rFonts w:ascii="Arial" w:hAnsi="Arial" w:cs="Arial"/>
                <w:sz w:val="20"/>
                <w:szCs w:val="20"/>
              </w:rPr>
            </w:pPr>
            <w:moveFrom w:id="962" w:author="Micah Freedman" w:date="2022-03-11T15:01:00Z">
              <w:r w:rsidRPr="000E2622" w:rsidDel="00CB5C04">
                <w:rPr>
                  <w:rFonts w:ascii="Arial" w:hAnsi="Arial" w:cs="Arial"/>
                  <w:sz w:val="20"/>
                  <w:szCs w:val="20"/>
                </w:rPr>
                <w:t>10</w:t>
              </w:r>
            </w:moveFrom>
          </w:p>
        </w:tc>
      </w:tr>
      <w:tr w:rsidR="00CA16A4" w:rsidRPr="000E2622" w:rsidDel="00CB5C04" w14:paraId="28413533" w14:textId="77777777" w:rsidTr="00CA16A4">
        <w:trPr>
          <w:trHeight w:val="77"/>
          <w:del w:id="963" w:author="Micah Freedman" w:date="2022-03-11T15:01:00Z"/>
          <w:trPrChange w:id="964" w:author="Micah Freedman" w:date="2022-03-20T14:15:00Z">
            <w:trPr>
              <w:trHeight w:val="77"/>
            </w:trPr>
          </w:trPrChange>
        </w:trPr>
        <w:tc>
          <w:tcPr>
            <w:tcW w:w="1718" w:type="dxa"/>
            <w:gridSpan w:val="2"/>
            <w:vMerge/>
            <w:tcBorders>
              <w:left w:val="single" w:sz="4" w:space="0" w:color="auto"/>
              <w:right w:val="nil"/>
            </w:tcBorders>
            <w:vAlign w:val="center"/>
            <w:tcPrChange w:id="965" w:author="Micah Freedman" w:date="2022-03-20T14:15:00Z">
              <w:tcPr>
                <w:tcW w:w="1869" w:type="dxa"/>
                <w:gridSpan w:val="2"/>
                <w:vMerge/>
                <w:tcBorders>
                  <w:left w:val="single" w:sz="4" w:space="0" w:color="auto"/>
                  <w:right w:val="nil"/>
                </w:tcBorders>
                <w:vAlign w:val="center"/>
              </w:tcPr>
            </w:tcPrChange>
          </w:tcPr>
          <w:p w14:paraId="0752A498" w14:textId="40B30079" w:rsidR="00234351" w:rsidRPr="000E2622" w:rsidDel="00CB5C04" w:rsidRDefault="00234351" w:rsidP="008E290E">
            <w:pPr>
              <w:jc w:val="center"/>
              <w:rPr>
                <w:moveFrom w:id="966" w:author="Micah Freedman" w:date="2022-03-11T15:01:00Z"/>
                <w:rFonts w:ascii="Arial" w:hAnsi="Arial" w:cs="Arial"/>
                <w:sz w:val="20"/>
                <w:szCs w:val="20"/>
              </w:rPr>
            </w:pPr>
          </w:p>
        </w:tc>
        <w:tc>
          <w:tcPr>
            <w:tcW w:w="2174" w:type="dxa"/>
            <w:gridSpan w:val="2"/>
            <w:tcBorders>
              <w:top w:val="nil"/>
              <w:left w:val="nil"/>
              <w:bottom w:val="nil"/>
              <w:right w:val="nil"/>
            </w:tcBorders>
            <w:vAlign w:val="center"/>
            <w:tcPrChange w:id="967" w:author="Micah Freedman" w:date="2022-03-20T14:15:00Z">
              <w:tcPr>
                <w:tcW w:w="2237" w:type="dxa"/>
                <w:gridSpan w:val="2"/>
                <w:tcBorders>
                  <w:top w:val="nil"/>
                  <w:left w:val="nil"/>
                  <w:bottom w:val="nil"/>
                  <w:right w:val="nil"/>
                </w:tcBorders>
                <w:vAlign w:val="center"/>
              </w:tcPr>
            </w:tcPrChange>
          </w:tcPr>
          <w:p w14:paraId="08811046" w14:textId="005C6841" w:rsidR="00234351" w:rsidRPr="000E2622" w:rsidDel="00CB5C04" w:rsidRDefault="00234351" w:rsidP="008E290E">
            <w:pPr>
              <w:jc w:val="center"/>
              <w:rPr>
                <w:moveFrom w:id="968" w:author="Micah Freedman" w:date="2022-03-11T15:01:00Z"/>
                <w:rFonts w:ascii="Arial" w:hAnsi="Arial" w:cs="Arial"/>
                <w:sz w:val="20"/>
                <w:szCs w:val="20"/>
              </w:rPr>
            </w:pPr>
            <w:moveFrom w:id="969" w:author="Micah Freedman" w:date="2022-03-11T15:01:00Z">
              <w:r w:rsidRPr="000E2622" w:rsidDel="00CB5C04">
                <w:rPr>
                  <w:rFonts w:ascii="Arial" w:hAnsi="Arial" w:cs="Arial"/>
                  <w:sz w:val="20"/>
                  <w:szCs w:val="20"/>
                </w:rPr>
                <w:t>ENA_2_2017</w:t>
              </w:r>
            </w:moveFrom>
          </w:p>
        </w:tc>
        <w:tc>
          <w:tcPr>
            <w:tcW w:w="931" w:type="dxa"/>
            <w:gridSpan w:val="2"/>
            <w:tcBorders>
              <w:top w:val="nil"/>
              <w:left w:val="nil"/>
              <w:bottom w:val="nil"/>
              <w:right w:val="nil"/>
            </w:tcBorders>
            <w:vAlign w:val="center"/>
            <w:tcPrChange w:id="970" w:author="Micah Freedman" w:date="2022-03-20T14:15:00Z">
              <w:tcPr>
                <w:tcW w:w="983" w:type="dxa"/>
                <w:gridSpan w:val="2"/>
                <w:tcBorders>
                  <w:top w:val="nil"/>
                  <w:left w:val="nil"/>
                  <w:bottom w:val="nil"/>
                  <w:right w:val="nil"/>
                </w:tcBorders>
                <w:vAlign w:val="center"/>
              </w:tcPr>
            </w:tcPrChange>
          </w:tcPr>
          <w:p w14:paraId="5A59F19E" w14:textId="5F4A84ED" w:rsidR="00234351" w:rsidRPr="000E2622" w:rsidDel="00CB5C04" w:rsidRDefault="00234351" w:rsidP="008E290E">
            <w:pPr>
              <w:jc w:val="center"/>
              <w:rPr>
                <w:moveFrom w:id="971" w:author="Micah Freedman" w:date="2022-03-11T15:01:00Z"/>
                <w:rFonts w:ascii="Arial" w:hAnsi="Arial" w:cs="Arial"/>
                <w:sz w:val="20"/>
                <w:szCs w:val="20"/>
              </w:rPr>
            </w:pPr>
            <w:moveFrom w:id="972" w:author="Micah Freedman" w:date="2022-03-11T15:01:00Z">
              <w:r w:rsidRPr="000E2622" w:rsidDel="00CB5C04">
                <w:rPr>
                  <w:rFonts w:ascii="Arial" w:hAnsi="Arial" w:cs="Arial"/>
                  <w:sz w:val="20"/>
                  <w:szCs w:val="20"/>
                </w:rPr>
                <w:t>2</w:t>
              </w:r>
            </w:moveFrom>
          </w:p>
        </w:tc>
        <w:tc>
          <w:tcPr>
            <w:tcW w:w="910" w:type="dxa"/>
            <w:gridSpan w:val="2"/>
            <w:tcBorders>
              <w:top w:val="nil"/>
              <w:left w:val="nil"/>
              <w:bottom w:val="nil"/>
              <w:right w:val="nil"/>
            </w:tcBorders>
            <w:vAlign w:val="center"/>
            <w:tcPrChange w:id="973" w:author="Micah Freedman" w:date="2022-03-20T14:15:00Z">
              <w:tcPr>
                <w:tcW w:w="952" w:type="dxa"/>
                <w:gridSpan w:val="2"/>
                <w:tcBorders>
                  <w:top w:val="nil"/>
                  <w:left w:val="nil"/>
                  <w:bottom w:val="nil"/>
                  <w:right w:val="nil"/>
                </w:tcBorders>
                <w:vAlign w:val="center"/>
              </w:tcPr>
            </w:tcPrChange>
          </w:tcPr>
          <w:p w14:paraId="47973056" w14:textId="7BF06590" w:rsidR="00234351" w:rsidRPr="000E2622" w:rsidDel="00CB5C04" w:rsidRDefault="00234351" w:rsidP="008E290E">
            <w:pPr>
              <w:jc w:val="center"/>
              <w:rPr>
                <w:moveFrom w:id="974" w:author="Micah Freedman" w:date="2022-03-11T15:01:00Z"/>
                <w:rFonts w:ascii="Arial" w:hAnsi="Arial" w:cs="Arial"/>
                <w:sz w:val="20"/>
                <w:szCs w:val="20"/>
              </w:rPr>
            </w:pPr>
            <w:moveFrom w:id="975" w:author="Micah Freedman" w:date="2022-03-11T15:01:00Z">
              <w:r w:rsidRPr="000E2622" w:rsidDel="00CB5C04">
                <w:rPr>
                  <w:rFonts w:ascii="Arial" w:hAnsi="Arial" w:cs="Arial"/>
                  <w:sz w:val="20"/>
                  <w:szCs w:val="20"/>
                </w:rPr>
                <w:t>2</w:t>
              </w:r>
            </w:moveFrom>
          </w:p>
        </w:tc>
        <w:tc>
          <w:tcPr>
            <w:tcW w:w="791" w:type="dxa"/>
            <w:gridSpan w:val="2"/>
            <w:tcBorders>
              <w:top w:val="nil"/>
              <w:left w:val="nil"/>
              <w:bottom w:val="nil"/>
              <w:right w:val="nil"/>
            </w:tcBorders>
            <w:vAlign w:val="center"/>
            <w:tcPrChange w:id="976" w:author="Micah Freedman" w:date="2022-03-20T14:15:00Z">
              <w:tcPr>
                <w:tcW w:w="826" w:type="dxa"/>
                <w:gridSpan w:val="2"/>
                <w:tcBorders>
                  <w:top w:val="nil"/>
                  <w:left w:val="nil"/>
                  <w:bottom w:val="nil"/>
                  <w:right w:val="nil"/>
                </w:tcBorders>
                <w:vAlign w:val="center"/>
              </w:tcPr>
            </w:tcPrChange>
          </w:tcPr>
          <w:p w14:paraId="0E262957" w14:textId="3AD3CEE9" w:rsidR="00234351" w:rsidRPr="000E2622" w:rsidDel="00CB5C04" w:rsidRDefault="00234351" w:rsidP="008E290E">
            <w:pPr>
              <w:jc w:val="center"/>
              <w:rPr>
                <w:moveFrom w:id="977" w:author="Micah Freedman" w:date="2022-03-11T15:01:00Z"/>
                <w:rFonts w:ascii="Arial" w:hAnsi="Arial" w:cs="Arial"/>
                <w:sz w:val="20"/>
                <w:szCs w:val="20"/>
              </w:rPr>
            </w:pPr>
            <w:moveFrom w:id="978" w:author="Micah Freedman" w:date="2022-03-11T15:01:00Z">
              <w:r w:rsidRPr="000E2622" w:rsidDel="00CB5C04">
                <w:rPr>
                  <w:rFonts w:ascii="Arial" w:hAnsi="Arial" w:cs="Arial"/>
                  <w:sz w:val="20"/>
                  <w:szCs w:val="20"/>
                </w:rPr>
                <w:t>0</w:t>
              </w:r>
            </w:moveFrom>
          </w:p>
        </w:tc>
        <w:tc>
          <w:tcPr>
            <w:tcW w:w="854" w:type="dxa"/>
            <w:tcBorders>
              <w:top w:val="nil"/>
              <w:left w:val="nil"/>
              <w:bottom w:val="nil"/>
              <w:right w:val="nil"/>
            </w:tcBorders>
            <w:vAlign w:val="center"/>
            <w:tcPrChange w:id="979" w:author="Micah Freedman" w:date="2022-03-20T14:15:00Z">
              <w:tcPr>
                <w:tcW w:w="892" w:type="dxa"/>
                <w:gridSpan w:val="2"/>
                <w:tcBorders>
                  <w:top w:val="nil"/>
                  <w:left w:val="nil"/>
                  <w:bottom w:val="nil"/>
                  <w:right w:val="nil"/>
                </w:tcBorders>
                <w:vAlign w:val="center"/>
              </w:tcPr>
            </w:tcPrChange>
          </w:tcPr>
          <w:p w14:paraId="690C96C4" w14:textId="5561684B" w:rsidR="00234351" w:rsidRPr="000E2622" w:rsidDel="00CB5C04" w:rsidRDefault="00234351" w:rsidP="008E290E">
            <w:pPr>
              <w:jc w:val="center"/>
              <w:rPr>
                <w:moveFrom w:id="980" w:author="Micah Freedman" w:date="2022-03-11T15:01:00Z"/>
                <w:rFonts w:ascii="Arial" w:hAnsi="Arial" w:cs="Arial"/>
                <w:sz w:val="20"/>
                <w:szCs w:val="20"/>
              </w:rPr>
            </w:pPr>
            <w:moveFrom w:id="981" w:author="Micah Freedman" w:date="2022-03-11T15:01:00Z">
              <w:r w:rsidRPr="000E2622" w:rsidDel="00CB5C04">
                <w:rPr>
                  <w:rFonts w:ascii="Arial" w:hAnsi="Arial" w:cs="Arial"/>
                  <w:sz w:val="20"/>
                  <w:szCs w:val="20"/>
                </w:rPr>
                <w:t>2</w:t>
              </w:r>
            </w:moveFrom>
          </w:p>
        </w:tc>
        <w:tc>
          <w:tcPr>
            <w:tcW w:w="1046" w:type="dxa"/>
            <w:gridSpan w:val="3"/>
            <w:tcBorders>
              <w:top w:val="nil"/>
              <w:left w:val="nil"/>
              <w:bottom w:val="nil"/>
              <w:right w:val="nil"/>
            </w:tcBorders>
            <w:vAlign w:val="center"/>
            <w:tcPrChange w:id="982" w:author="Micah Freedman" w:date="2022-03-20T14:15:00Z">
              <w:tcPr>
                <w:tcW w:w="907" w:type="dxa"/>
                <w:tcBorders>
                  <w:top w:val="nil"/>
                  <w:left w:val="nil"/>
                  <w:bottom w:val="nil"/>
                  <w:right w:val="nil"/>
                </w:tcBorders>
                <w:vAlign w:val="center"/>
              </w:tcPr>
            </w:tcPrChange>
          </w:tcPr>
          <w:p w14:paraId="2300C4D5" w14:textId="1379E9C7" w:rsidR="00234351" w:rsidRPr="000E2622" w:rsidDel="00CB5C04" w:rsidRDefault="00234351" w:rsidP="008E290E">
            <w:pPr>
              <w:jc w:val="center"/>
              <w:rPr>
                <w:moveFrom w:id="983" w:author="Micah Freedman" w:date="2022-03-11T15:01:00Z"/>
                <w:rFonts w:ascii="Arial" w:hAnsi="Arial" w:cs="Arial"/>
                <w:sz w:val="20"/>
                <w:szCs w:val="20"/>
              </w:rPr>
            </w:pPr>
            <w:moveFrom w:id="984" w:author="Micah Freedman" w:date="2022-03-11T15:01:00Z">
              <w:r w:rsidRPr="000E2622" w:rsidDel="00CB5C04">
                <w:rPr>
                  <w:rFonts w:ascii="Arial" w:hAnsi="Arial" w:cs="Arial"/>
                  <w:sz w:val="20"/>
                  <w:szCs w:val="20"/>
                </w:rPr>
                <w:t>0</w:t>
              </w:r>
            </w:moveFrom>
          </w:p>
        </w:tc>
        <w:tc>
          <w:tcPr>
            <w:tcW w:w="1076" w:type="dxa"/>
            <w:tcBorders>
              <w:top w:val="nil"/>
              <w:left w:val="nil"/>
              <w:bottom w:val="nil"/>
              <w:right w:val="single" w:sz="4" w:space="0" w:color="auto"/>
            </w:tcBorders>
            <w:vAlign w:val="center"/>
            <w:tcPrChange w:id="985" w:author="Micah Freedman" w:date="2022-03-20T14:15:00Z">
              <w:tcPr>
                <w:tcW w:w="1067" w:type="dxa"/>
                <w:gridSpan w:val="2"/>
                <w:tcBorders>
                  <w:top w:val="nil"/>
                  <w:left w:val="nil"/>
                  <w:bottom w:val="nil"/>
                  <w:right w:val="single" w:sz="4" w:space="0" w:color="auto"/>
                </w:tcBorders>
                <w:vAlign w:val="center"/>
              </w:tcPr>
            </w:tcPrChange>
          </w:tcPr>
          <w:p w14:paraId="6F8BDADF" w14:textId="6BF23AEB" w:rsidR="00234351" w:rsidRPr="000E2622" w:rsidDel="00CB5C04" w:rsidRDefault="00234351" w:rsidP="008E290E">
            <w:pPr>
              <w:jc w:val="center"/>
              <w:rPr>
                <w:moveFrom w:id="986" w:author="Micah Freedman" w:date="2022-03-11T15:01:00Z"/>
                <w:rFonts w:ascii="Arial" w:hAnsi="Arial" w:cs="Arial"/>
                <w:sz w:val="20"/>
                <w:szCs w:val="20"/>
              </w:rPr>
            </w:pPr>
            <w:moveFrom w:id="987" w:author="Micah Freedman" w:date="2022-03-11T15:01:00Z">
              <w:r w:rsidRPr="000E2622" w:rsidDel="00CB5C04">
                <w:rPr>
                  <w:rFonts w:ascii="Arial" w:hAnsi="Arial" w:cs="Arial"/>
                  <w:sz w:val="20"/>
                  <w:szCs w:val="20"/>
                </w:rPr>
                <w:t>0</w:t>
              </w:r>
            </w:moveFrom>
          </w:p>
        </w:tc>
        <w:tc>
          <w:tcPr>
            <w:tcW w:w="812" w:type="dxa"/>
            <w:gridSpan w:val="2"/>
            <w:tcBorders>
              <w:top w:val="nil"/>
              <w:left w:val="single" w:sz="4" w:space="0" w:color="auto"/>
              <w:bottom w:val="nil"/>
              <w:right w:val="single" w:sz="4" w:space="0" w:color="auto"/>
            </w:tcBorders>
            <w:vAlign w:val="center"/>
            <w:tcPrChange w:id="988" w:author="Micah Freedman" w:date="2022-03-20T14:15:00Z">
              <w:tcPr>
                <w:tcW w:w="859" w:type="dxa"/>
                <w:gridSpan w:val="2"/>
                <w:tcBorders>
                  <w:top w:val="nil"/>
                  <w:left w:val="single" w:sz="4" w:space="0" w:color="auto"/>
                  <w:bottom w:val="nil"/>
                  <w:right w:val="single" w:sz="4" w:space="0" w:color="auto"/>
                </w:tcBorders>
                <w:vAlign w:val="center"/>
              </w:tcPr>
            </w:tcPrChange>
          </w:tcPr>
          <w:p w14:paraId="3B0F72E6" w14:textId="7C48E6CF" w:rsidR="00234351" w:rsidRPr="000E2622" w:rsidDel="00CB5C04" w:rsidRDefault="00234351" w:rsidP="008E290E">
            <w:pPr>
              <w:jc w:val="center"/>
              <w:rPr>
                <w:moveFrom w:id="989" w:author="Micah Freedman" w:date="2022-03-11T15:01:00Z"/>
                <w:rFonts w:ascii="Arial" w:hAnsi="Arial" w:cs="Arial"/>
                <w:sz w:val="20"/>
                <w:szCs w:val="20"/>
              </w:rPr>
            </w:pPr>
            <w:moveFrom w:id="990" w:author="Micah Freedman" w:date="2022-03-11T15:01:00Z">
              <w:r w:rsidRPr="000E2622" w:rsidDel="00CB5C04">
                <w:rPr>
                  <w:rFonts w:ascii="Arial" w:hAnsi="Arial" w:cs="Arial"/>
                  <w:sz w:val="20"/>
                  <w:szCs w:val="20"/>
                </w:rPr>
                <w:t>6</w:t>
              </w:r>
            </w:moveFrom>
          </w:p>
        </w:tc>
      </w:tr>
      <w:tr w:rsidR="00CA16A4" w:rsidRPr="000E2622" w:rsidDel="00CB5C04" w14:paraId="36BF8282" w14:textId="77777777" w:rsidTr="00CA16A4">
        <w:trPr>
          <w:trHeight w:val="77"/>
          <w:del w:id="991" w:author="Micah Freedman" w:date="2022-03-11T15:01:00Z"/>
          <w:trPrChange w:id="992" w:author="Micah Freedman" w:date="2022-03-20T14:15:00Z">
            <w:trPr>
              <w:trHeight w:val="77"/>
            </w:trPr>
          </w:trPrChange>
        </w:trPr>
        <w:tc>
          <w:tcPr>
            <w:tcW w:w="1718" w:type="dxa"/>
            <w:gridSpan w:val="2"/>
            <w:vMerge/>
            <w:tcBorders>
              <w:left w:val="single" w:sz="4" w:space="0" w:color="auto"/>
              <w:right w:val="nil"/>
            </w:tcBorders>
            <w:vAlign w:val="center"/>
            <w:tcPrChange w:id="993" w:author="Micah Freedman" w:date="2022-03-20T14:15:00Z">
              <w:tcPr>
                <w:tcW w:w="1869" w:type="dxa"/>
                <w:gridSpan w:val="2"/>
                <w:vMerge/>
                <w:tcBorders>
                  <w:left w:val="single" w:sz="4" w:space="0" w:color="auto"/>
                  <w:right w:val="nil"/>
                </w:tcBorders>
                <w:vAlign w:val="center"/>
              </w:tcPr>
            </w:tcPrChange>
          </w:tcPr>
          <w:p w14:paraId="551C0C33" w14:textId="02E2D3C1" w:rsidR="00234351" w:rsidRPr="000E2622" w:rsidDel="00CB5C04" w:rsidRDefault="00234351" w:rsidP="008E290E">
            <w:pPr>
              <w:jc w:val="center"/>
              <w:rPr>
                <w:moveFrom w:id="994" w:author="Micah Freedman" w:date="2022-03-11T15:01:00Z"/>
                <w:rFonts w:ascii="Arial" w:hAnsi="Arial" w:cs="Arial"/>
                <w:sz w:val="20"/>
                <w:szCs w:val="20"/>
              </w:rPr>
            </w:pPr>
          </w:p>
        </w:tc>
        <w:tc>
          <w:tcPr>
            <w:tcW w:w="2174" w:type="dxa"/>
            <w:gridSpan w:val="2"/>
            <w:tcBorders>
              <w:top w:val="nil"/>
              <w:left w:val="nil"/>
              <w:bottom w:val="nil"/>
              <w:right w:val="nil"/>
            </w:tcBorders>
            <w:vAlign w:val="center"/>
            <w:tcPrChange w:id="995" w:author="Micah Freedman" w:date="2022-03-20T14:15:00Z">
              <w:tcPr>
                <w:tcW w:w="2237" w:type="dxa"/>
                <w:gridSpan w:val="2"/>
                <w:tcBorders>
                  <w:top w:val="nil"/>
                  <w:left w:val="nil"/>
                  <w:bottom w:val="nil"/>
                  <w:right w:val="nil"/>
                </w:tcBorders>
                <w:vAlign w:val="center"/>
              </w:tcPr>
            </w:tcPrChange>
          </w:tcPr>
          <w:p w14:paraId="300CD772" w14:textId="4D398659" w:rsidR="00234351" w:rsidRPr="000E2622" w:rsidDel="00CB5C04" w:rsidRDefault="00234351" w:rsidP="008E290E">
            <w:pPr>
              <w:jc w:val="center"/>
              <w:rPr>
                <w:moveFrom w:id="996" w:author="Micah Freedman" w:date="2022-03-11T15:01:00Z"/>
                <w:rFonts w:ascii="Arial" w:hAnsi="Arial" w:cs="Arial"/>
                <w:sz w:val="20"/>
                <w:szCs w:val="20"/>
              </w:rPr>
            </w:pPr>
            <w:moveFrom w:id="997" w:author="Micah Freedman" w:date="2022-03-11T15:01:00Z">
              <w:r w:rsidRPr="000E2622" w:rsidDel="00CB5C04">
                <w:rPr>
                  <w:rFonts w:ascii="Arial" w:hAnsi="Arial" w:cs="Arial"/>
                  <w:sz w:val="20"/>
                  <w:szCs w:val="20"/>
                </w:rPr>
                <w:t>ENA_47_2017</w:t>
              </w:r>
            </w:moveFrom>
          </w:p>
        </w:tc>
        <w:tc>
          <w:tcPr>
            <w:tcW w:w="931" w:type="dxa"/>
            <w:gridSpan w:val="2"/>
            <w:tcBorders>
              <w:top w:val="nil"/>
              <w:left w:val="nil"/>
              <w:bottom w:val="nil"/>
              <w:right w:val="nil"/>
            </w:tcBorders>
            <w:vAlign w:val="center"/>
            <w:tcPrChange w:id="998" w:author="Micah Freedman" w:date="2022-03-20T14:15:00Z">
              <w:tcPr>
                <w:tcW w:w="983" w:type="dxa"/>
                <w:gridSpan w:val="2"/>
                <w:tcBorders>
                  <w:top w:val="nil"/>
                  <w:left w:val="nil"/>
                  <w:bottom w:val="nil"/>
                  <w:right w:val="nil"/>
                </w:tcBorders>
                <w:vAlign w:val="center"/>
              </w:tcPr>
            </w:tcPrChange>
          </w:tcPr>
          <w:p w14:paraId="77B1FEDC" w14:textId="6D3BF3B8" w:rsidR="00234351" w:rsidRPr="000E2622" w:rsidDel="00CB5C04" w:rsidRDefault="00234351" w:rsidP="008E290E">
            <w:pPr>
              <w:jc w:val="center"/>
              <w:rPr>
                <w:moveFrom w:id="999" w:author="Micah Freedman" w:date="2022-03-11T15:01:00Z"/>
                <w:rFonts w:ascii="Arial" w:hAnsi="Arial" w:cs="Arial"/>
                <w:sz w:val="20"/>
                <w:szCs w:val="20"/>
              </w:rPr>
            </w:pPr>
            <w:moveFrom w:id="1000" w:author="Micah Freedman" w:date="2022-03-11T15:01:00Z">
              <w:r w:rsidRPr="000E2622" w:rsidDel="00CB5C04">
                <w:rPr>
                  <w:rFonts w:ascii="Arial" w:hAnsi="Arial" w:cs="Arial"/>
                  <w:sz w:val="20"/>
                  <w:szCs w:val="20"/>
                </w:rPr>
                <w:t>1</w:t>
              </w:r>
            </w:moveFrom>
          </w:p>
        </w:tc>
        <w:tc>
          <w:tcPr>
            <w:tcW w:w="910" w:type="dxa"/>
            <w:gridSpan w:val="2"/>
            <w:tcBorders>
              <w:top w:val="nil"/>
              <w:left w:val="nil"/>
              <w:bottom w:val="nil"/>
              <w:right w:val="nil"/>
            </w:tcBorders>
            <w:vAlign w:val="center"/>
            <w:tcPrChange w:id="1001" w:author="Micah Freedman" w:date="2022-03-20T14:15:00Z">
              <w:tcPr>
                <w:tcW w:w="952" w:type="dxa"/>
                <w:gridSpan w:val="2"/>
                <w:tcBorders>
                  <w:top w:val="nil"/>
                  <w:left w:val="nil"/>
                  <w:bottom w:val="nil"/>
                  <w:right w:val="nil"/>
                </w:tcBorders>
                <w:vAlign w:val="center"/>
              </w:tcPr>
            </w:tcPrChange>
          </w:tcPr>
          <w:p w14:paraId="028B44F2" w14:textId="50DA9E55" w:rsidR="00234351" w:rsidRPr="000E2622" w:rsidDel="00CB5C04" w:rsidRDefault="00234351" w:rsidP="008E290E">
            <w:pPr>
              <w:jc w:val="center"/>
              <w:rPr>
                <w:moveFrom w:id="1002" w:author="Micah Freedman" w:date="2022-03-11T15:01:00Z"/>
                <w:rFonts w:ascii="Arial" w:hAnsi="Arial" w:cs="Arial"/>
                <w:sz w:val="20"/>
                <w:szCs w:val="20"/>
              </w:rPr>
            </w:pPr>
            <w:moveFrom w:id="1003" w:author="Micah Freedman" w:date="2022-03-11T15:01:00Z">
              <w:r w:rsidRPr="000E2622" w:rsidDel="00CB5C04">
                <w:rPr>
                  <w:rFonts w:ascii="Arial" w:hAnsi="Arial" w:cs="Arial"/>
                  <w:sz w:val="20"/>
                  <w:szCs w:val="20"/>
                </w:rPr>
                <w:t>0</w:t>
              </w:r>
            </w:moveFrom>
          </w:p>
        </w:tc>
        <w:tc>
          <w:tcPr>
            <w:tcW w:w="791" w:type="dxa"/>
            <w:gridSpan w:val="2"/>
            <w:tcBorders>
              <w:top w:val="nil"/>
              <w:left w:val="nil"/>
              <w:bottom w:val="nil"/>
              <w:right w:val="nil"/>
            </w:tcBorders>
            <w:vAlign w:val="center"/>
            <w:tcPrChange w:id="1004" w:author="Micah Freedman" w:date="2022-03-20T14:15:00Z">
              <w:tcPr>
                <w:tcW w:w="826" w:type="dxa"/>
                <w:gridSpan w:val="2"/>
                <w:tcBorders>
                  <w:top w:val="nil"/>
                  <w:left w:val="nil"/>
                  <w:bottom w:val="nil"/>
                  <w:right w:val="nil"/>
                </w:tcBorders>
                <w:vAlign w:val="center"/>
              </w:tcPr>
            </w:tcPrChange>
          </w:tcPr>
          <w:p w14:paraId="33E0B7AE" w14:textId="03EFD16D" w:rsidR="00234351" w:rsidRPr="000E2622" w:rsidDel="00CB5C04" w:rsidRDefault="00234351" w:rsidP="008E290E">
            <w:pPr>
              <w:jc w:val="center"/>
              <w:rPr>
                <w:moveFrom w:id="1005" w:author="Micah Freedman" w:date="2022-03-11T15:01:00Z"/>
                <w:rFonts w:ascii="Arial" w:hAnsi="Arial" w:cs="Arial"/>
                <w:sz w:val="20"/>
                <w:szCs w:val="20"/>
              </w:rPr>
            </w:pPr>
            <w:moveFrom w:id="1006" w:author="Micah Freedman" w:date="2022-03-11T15:01:00Z">
              <w:r w:rsidRPr="000E2622" w:rsidDel="00CB5C04">
                <w:rPr>
                  <w:rFonts w:ascii="Arial" w:hAnsi="Arial" w:cs="Arial"/>
                  <w:sz w:val="20"/>
                  <w:szCs w:val="20"/>
                </w:rPr>
                <w:t>0</w:t>
              </w:r>
            </w:moveFrom>
          </w:p>
        </w:tc>
        <w:tc>
          <w:tcPr>
            <w:tcW w:w="854" w:type="dxa"/>
            <w:tcBorders>
              <w:top w:val="nil"/>
              <w:left w:val="nil"/>
              <w:bottom w:val="nil"/>
              <w:right w:val="nil"/>
            </w:tcBorders>
            <w:vAlign w:val="center"/>
            <w:tcPrChange w:id="1007" w:author="Micah Freedman" w:date="2022-03-20T14:15:00Z">
              <w:tcPr>
                <w:tcW w:w="892" w:type="dxa"/>
                <w:gridSpan w:val="2"/>
                <w:tcBorders>
                  <w:top w:val="nil"/>
                  <w:left w:val="nil"/>
                  <w:bottom w:val="nil"/>
                  <w:right w:val="nil"/>
                </w:tcBorders>
                <w:vAlign w:val="center"/>
              </w:tcPr>
            </w:tcPrChange>
          </w:tcPr>
          <w:p w14:paraId="4EF357CB" w14:textId="560E99A5" w:rsidR="00234351" w:rsidRPr="000E2622" w:rsidDel="00CB5C04" w:rsidRDefault="00234351" w:rsidP="008E290E">
            <w:pPr>
              <w:jc w:val="center"/>
              <w:rPr>
                <w:moveFrom w:id="1008" w:author="Micah Freedman" w:date="2022-03-11T15:01:00Z"/>
                <w:rFonts w:ascii="Arial" w:hAnsi="Arial" w:cs="Arial"/>
                <w:sz w:val="20"/>
                <w:szCs w:val="20"/>
              </w:rPr>
            </w:pPr>
            <w:moveFrom w:id="1009" w:author="Micah Freedman" w:date="2022-03-11T15:01:00Z">
              <w:r w:rsidRPr="000E2622" w:rsidDel="00CB5C04">
                <w:rPr>
                  <w:rFonts w:ascii="Arial" w:hAnsi="Arial" w:cs="Arial"/>
                  <w:sz w:val="20"/>
                  <w:szCs w:val="20"/>
                </w:rPr>
                <w:t>1</w:t>
              </w:r>
            </w:moveFrom>
          </w:p>
        </w:tc>
        <w:tc>
          <w:tcPr>
            <w:tcW w:w="1046" w:type="dxa"/>
            <w:gridSpan w:val="3"/>
            <w:tcBorders>
              <w:top w:val="nil"/>
              <w:left w:val="nil"/>
              <w:bottom w:val="nil"/>
              <w:right w:val="nil"/>
            </w:tcBorders>
            <w:vAlign w:val="center"/>
            <w:tcPrChange w:id="1010" w:author="Micah Freedman" w:date="2022-03-20T14:15:00Z">
              <w:tcPr>
                <w:tcW w:w="907" w:type="dxa"/>
                <w:tcBorders>
                  <w:top w:val="nil"/>
                  <w:left w:val="nil"/>
                  <w:bottom w:val="nil"/>
                  <w:right w:val="nil"/>
                </w:tcBorders>
                <w:vAlign w:val="center"/>
              </w:tcPr>
            </w:tcPrChange>
          </w:tcPr>
          <w:p w14:paraId="687BDF76" w14:textId="0C058736" w:rsidR="00234351" w:rsidRPr="000E2622" w:rsidDel="00CB5C04" w:rsidRDefault="00234351" w:rsidP="008E290E">
            <w:pPr>
              <w:jc w:val="center"/>
              <w:rPr>
                <w:moveFrom w:id="1011" w:author="Micah Freedman" w:date="2022-03-11T15:01:00Z"/>
                <w:rFonts w:ascii="Arial" w:hAnsi="Arial" w:cs="Arial"/>
                <w:sz w:val="20"/>
                <w:szCs w:val="20"/>
              </w:rPr>
            </w:pPr>
            <w:moveFrom w:id="1012" w:author="Micah Freedman" w:date="2022-03-11T15:01:00Z">
              <w:r w:rsidRPr="000E2622" w:rsidDel="00CB5C04">
                <w:rPr>
                  <w:rFonts w:ascii="Arial" w:hAnsi="Arial" w:cs="Arial"/>
                  <w:sz w:val="20"/>
                  <w:szCs w:val="20"/>
                </w:rPr>
                <w:t>0</w:t>
              </w:r>
            </w:moveFrom>
          </w:p>
        </w:tc>
        <w:tc>
          <w:tcPr>
            <w:tcW w:w="1076" w:type="dxa"/>
            <w:tcBorders>
              <w:top w:val="nil"/>
              <w:left w:val="nil"/>
              <w:bottom w:val="nil"/>
              <w:right w:val="single" w:sz="4" w:space="0" w:color="auto"/>
            </w:tcBorders>
            <w:vAlign w:val="center"/>
            <w:tcPrChange w:id="1013" w:author="Micah Freedman" w:date="2022-03-20T14:15:00Z">
              <w:tcPr>
                <w:tcW w:w="1067" w:type="dxa"/>
                <w:gridSpan w:val="2"/>
                <w:tcBorders>
                  <w:top w:val="nil"/>
                  <w:left w:val="nil"/>
                  <w:bottom w:val="nil"/>
                  <w:right w:val="single" w:sz="4" w:space="0" w:color="auto"/>
                </w:tcBorders>
                <w:vAlign w:val="center"/>
              </w:tcPr>
            </w:tcPrChange>
          </w:tcPr>
          <w:p w14:paraId="73388E1A" w14:textId="445238F2" w:rsidR="00234351" w:rsidRPr="000E2622" w:rsidDel="00CB5C04" w:rsidRDefault="00234351" w:rsidP="008E290E">
            <w:pPr>
              <w:jc w:val="center"/>
              <w:rPr>
                <w:moveFrom w:id="1014" w:author="Micah Freedman" w:date="2022-03-11T15:01:00Z"/>
                <w:rFonts w:ascii="Arial" w:hAnsi="Arial" w:cs="Arial"/>
                <w:sz w:val="20"/>
                <w:szCs w:val="20"/>
              </w:rPr>
            </w:pPr>
            <w:moveFrom w:id="1015" w:author="Micah Freedman" w:date="2022-03-11T15:01:00Z">
              <w:r w:rsidRPr="000E2622" w:rsidDel="00CB5C04">
                <w:rPr>
                  <w:rFonts w:ascii="Arial" w:hAnsi="Arial" w:cs="Arial"/>
                  <w:sz w:val="20"/>
                  <w:szCs w:val="20"/>
                </w:rPr>
                <w:t>0</w:t>
              </w:r>
            </w:moveFrom>
          </w:p>
        </w:tc>
        <w:tc>
          <w:tcPr>
            <w:tcW w:w="812" w:type="dxa"/>
            <w:gridSpan w:val="2"/>
            <w:tcBorders>
              <w:top w:val="nil"/>
              <w:left w:val="single" w:sz="4" w:space="0" w:color="auto"/>
              <w:bottom w:val="nil"/>
              <w:right w:val="single" w:sz="4" w:space="0" w:color="auto"/>
            </w:tcBorders>
            <w:vAlign w:val="center"/>
            <w:tcPrChange w:id="1016" w:author="Micah Freedman" w:date="2022-03-20T14:15:00Z">
              <w:tcPr>
                <w:tcW w:w="859" w:type="dxa"/>
                <w:gridSpan w:val="2"/>
                <w:tcBorders>
                  <w:top w:val="nil"/>
                  <w:left w:val="single" w:sz="4" w:space="0" w:color="auto"/>
                  <w:bottom w:val="nil"/>
                  <w:right w:val="single" w:sz="4" w:space="0" w:color="auto"/>
                </w:tcBorders>
                <w:vAlign w:val="center"/>
              </w:tcPr>
            </w:tcPrChange>
          </w:tcPr>
          <w:p w14:paraId="544C927E" w14:textId="64B4101D" w:rsidR="00234351" w:rsidRPr="000E2622" w:rsidDel="00CB5C04" w:rsidRDefault="00234351" w:rsidP="008E290E">
            <w:pPr>
              <w:jc w:val="center"/>
              <w:rPr>
                <w:moveFrom w:id="1017" w:author="Micah Freedman" w:date="2022-03-11T15:01:00Z"/>
                <w:rFonts w:ascii="Arial" w:hAnsi="Arial" w:cs="Arial"/>
                <w:sz w:val="20"/>
                <w:szCs w:val="20"/>
              </w:rPr>
            </w:pPr>
            <w:moveFrom w:id="1018" w:author="Micah Freedman" w:date="2022-03-11T15:01:00Z">
              <w:r w:rsidRPr="000E2622" w:rsidDel="00CB5C04">
                <w:rPr>
                  <w:rFonts w:ascii="Arial" w:hAnsi="Arial" w:cs="Arial"/>
                  <w:sz w:val="20"/>
                  <w:szCs w:val="20"/>
                </w:rPr>
                <w:t>2</w:t>
              </w:r>
            </w:moveFrom>
          </w:p>
        </w:tc>
      </w:tr>
      <w:tr w:rsidR="00CA16A4" w:rsidRPr="000E2622" w:rsidDel="00CB5C04" w14:paraId="5506A4F9" w14:textId="77777777" w:rsidTr="00CA16A4">
        <w:trPr>
          <w:trHeight w:val="77"/>
          <w:del w:id="1019" w:author="Micah Freedman" w:date="2022-03-11T15:01:00Z"/>
          <w:trPrChange w:id="1020" w:author="Micah Freedman" w:date="2022-03-20T14:15:00Z">
            <w:trPr>
              <w:trHeight w:val="77"/>
            </w:trPr>
          </w:trPrChange>
        </w:trPr>
        <w:tc>
          <w:tcPr>
            <w:tcW w:w="1718" w:type="dxa"/>
            <w:gridSpan w:val="2"/>
            <w:vMerge/>
            <w:tcBorders>
              <w:left w:val="single" w:sz="4" w:space="0" w:color="auto"/>
              <w:right w:val="nil"/>
            </w:tcBorders>
            <w:vAlign w:val="center"/>
            <w:tcPrChange w:id="1021" w:author="Micah Freedman" w:date="2022-03-20T14:15:00Z">
              <w:tcPr>
                <w:tcW w:w="1869" w:type="dxa"/>
                <w:gridSpan w:val="2"/>
                <w:vMerge/>
                <w:tcBorders>
                  <w:left w:val="single" w:sz="4" w:space="0" w:color="auto"/>
                  <w:right w:val="nil"/>
                </w:tcBorders>
                <w:vAlign w:val="center"/>
              </w:tcPr>
            </w:tcPrChange>
          </w:tcPr>
          <w:p w14:paraId="1A371BA4" w14:textId="712A5532" w:rsidR="00234351" w:rsidRPr="000E2622" w:rsidDel="00CB5C04" w:rsidRDefault="00234351" w:rsidP="008E290E">
            <w:pPr>
              <w:jc w:val="center"/>
              <w:rPr>
                <w:moveFrom w:id="1022" w:author="Micah Freedman" w:date="2022-03-11T15:01:00Z"/>
                <w:rFonts w:ascii="Arial" w:hAnsi="Arial" w:cs="Arial"/>
                <w:sz w:val="20"/>
                <w:szCs w:val="20"/>
              </w:rPr>
            </w:pPr>
          </w:p>
        </w:tc>
        <w:tc>
          <w:tcPr>
            <w:tcW w:w="2174" w:type="dxa"/>
            <w:gridSpan w:val="2"/>
            <w:tcBorders>
              <w:top w:val="nil"/>
              <w:left w:val="nil"/>
              <w:bottom w:val="nil"/>
              <w:right w:val="nil"/>
            </w:tcBorders>
            <w:vAlign w:val="center"/>
            <w:tcPrChange w:id="1023" w:author="Micah Freedman" w:date="2022-03-20T14:15:00Z">
              <w:tcPr>
                <w:tcW w:w="2237" w:type="dxa"/>
                <w:gridSpan w:val="2"/>
                <w:tcBorders>
                  <w:top w:val="nil"/>
                  <w:left w:val="nil"/>
                  <w:bottom w:val="nil"/>
                  <w:right w:val="nil"/>
                </w:tcBorders>
                <w:vAlign w:val="center"/>
              </w:tcPr>
            </w:tcPrChange>
          </w:tcPr>
          <w:p w14:paraId="4F2C245D" w14:textId="01E26F0A" w:rsidR="00234351" w:rsidRPr="000E2622" w:rsidDel="00CB5C04" w:rsidRDefault="00234351" w:rsidP="008E290E">
            <w:pPr>
              <w:jc w:val="center"/>
              <w:rPr>
                <w:moveFrom w:id="1024" w:author="Micah Freedman" w:date="2022-03-11T15:01:00Z"/>
                <w:rFonts w:ascii="Arial" w:hAnsi="Arial" w:cs="Arial"/>
                <w:sz w:val="20"/>
                <w:szCs w:val="20"/>
              </w:rPr>
            </w:pPr>
            <w:moveFrom w:id="1025" w:author="Micah Freedman" w:date="2022-03-11T15:01:00Z">
              <w:r w:rsidRPr="000E2622" w:rsidDel="00CB5C04">
                <w:rPr>
                  <w:rFonts w:ascii="Arial" w:hAnsi="Arial" w:cs="Arial"/>
                  <w:sz w:val="20"/>
                  <w:szCs w:val="20"/>
                </w:rPr>
                <w:t>ENA_56_2017</w:t>
              </w:r>
            </w:moveFrom>
          </w:p>
        </w:tc>
        <w:tc>
          <w:tcPr>
            <w:tcW w:w="931" w:type="dxa"/>
            <w:gridSpan w:val="2"/>
            <w:tcBorders>
              <w:top w:val="nil"/>
              <w:left w:val="nil"/>
              <w:bottom w:val="nil"/>
              <w:right w:val="nil"/>
            </w:tcBorders>
            <w:vAlign w:val="center"/>
            <w:tcPrChange w:id="1026" w:author="Micah Freedman" w:date="2022-03-20T14:15:00Z">
              <w:tcPr>
                <w:tcW w:w="983" w:type="dxa"/>
                <w:gridSpan w:val="2"/>
                <w:tcBorders>
                  <w:top w:val="nil"/>
                  <w:left w:val="nil"/>
                  <w:bottom w:val="nil"/>
                  <w:right w:val="nil"/>
                </w:tcBorders>
                <w:vAlign w:val="center"/>
              </w:tcPr>
            </w:tcPrChange>
          </w:tcPr>
          <w:p w14:paraId="6B7BF00E" w14:textId="0045F980" w:rsidR="00234351" w:rsidRPr="000E2622" w:rsidDel="00CB5C04" w:rsidRDefault="00234351" w:rsidP="008E290E">
            <w:pPr>
              <w:jc w:val="center"/>
              <w:rPr>
                <w:moveFrom w:id="1027" w:author="Micah Freedman" w:date="2022-03-11T15:01:00Z"/>
                <w:rFonts w:ascii="Arial" w:hAnsi="Arial" w:cs="Arial"/>
                <w:sz w:val="20"/>
                <w:szCs w:val="20"/>
              </w:rPr>
            </w:pPr>
            <w:moveFrom w:id="1028" w:author="Micah Freedman" w:date="2022-03-11T15:01:00Z">
              <w:r w:rsidRPr="000E2622" w:rsidDel="00CB5C04">
                <w:rPr>
                  <w:rFonts w:ascii="Arial" w:hAnsi="Arial" w:cs="Arial"/>
                  <w:sz w:val="20"/>
                  <w:szCs w:val="20"/>
                </w:rPr>
                <w:t>1</w:t>
              </w:r>
            </w:moveFrom>
          </w:p>
        </w:tc>
        <w:tc>
          <w:tcPr>
            <w:tcW w:w="910" w:type="dxa"/>
            <w:gridSpan w:val="2"/>
            <w:tcBorders>
              <w:top w:val="nil"/>
              <w:left w:val="nil"/>
              <w:bottom w:val="nil"/>
              <w:right w:val="nil"/>
            </w:tcBorders>
            <w:vAlign w:val="center"/>
            <w:tcPrChange w:id="1029" w:author="Micah Freedman" w:date="2022-03-20T14:15:00Z">
              <w:tcPr>
                <w:tcW w:w="952" w:type="dxa"/>
                <w:gridSpan w:val="2"/>
                <w:tcBorders>
                  <w:top w:val="nil"/>
                  <w:left w:val="nil"/>
                  <w:bottom w:val="nil"/>
                  <w:right w:val="nil"/>
                </w:tcBorders>
                <w:vAlign w:val="center"/>
              </w:tcPr>
            </w:tcPrChange>
          </w:tcPr>
          <w:p w14:paraId="0CB534FC" w14:textId="54B0EBFF" w:rsidR="00234351" w:rsidRPr="000E2622" w:rsidDel="00CB5C04" w:rsidRDefault="00234351" w:rsidP="008E290E">
            <w:pPr>
              <w:jc w:val="center"/>
              <w:rPr>
                <w:moveFrom w:id="1030" w:author="Micah Freedman" w:date="2022-03-11T15:01:00Z"/>
                <w:rFonts w:ascii="Arial" w:hAnsi="Arial" w:cs="Arial"/>
                <w:sz w:val="20"/>
                <w:szCs w:val="20"/>
              </w:rPr>
            </w:pPr>
            <w:moveFrom w:id="1031" w:author="Micah Freedman" w:date="2022-03-11T15:01:00Z">
              <w:r w:rsidRPr="000E2622" w:rsidDel="00CB5C04">
                <w:rPr>
                  <w:rFonts w:ascii="Arial" w:hAnsi="Arial" w:cs="Arial"/>
                  <w:sz w:val="20"/>
                  <w:szCs w:val="20"/>
                </w:rPr>
                <w:t>1</w:t>
              </w:r>
            </w:moveFrom>
          </w:p>
        </w:tc>
        <w:tc>
          <w:tcPr>
            <w:tcW w:w="791" w:type="dxa"/>
            <w:gridSpan w:val="2"/>
            <w:tcBorders>
              <w:top w:val="nil"/>
              <w:left w:val="nil"/>
              <w:bottom w:val="nil"/>
              <w:right w:val="nil"/>
            </w:tcBorders>
            <w:vAlign w:val="center"/>
            <w:tcPrChange w:id="1032" w:author="Micah Freedman" w:date="2022-03-20T14:15:00Z">
              <w:tcPr>
                <w:tcW w:w="826" w:type="dxa"/>
                <w:gridSpan w:val="2"/>
                <w:tcBorders>
                  <w:top w:val="nil"/>
                  <w:left w:val="nil"/>
                  <w:bottom w:val="nil"/>
                  <w:right w:val="nil"/>
                </w:tcBorders>
                <w:vAlign w:val="center"/>
              </w:tcPr>
            </w:tcPrChange>
          </w:tcPr>
          <w:p w14:paraId="1EBE709B" w14:textId="056992E8" w:rsidR="00234351" w:rsidRPr="000E2622" w:rsidDel="00CB5C04" w:rsidRDefault="00234351" w:rsidP="008E290E">
            <w:pPr>
              <w:jc w:val="center"/>
              <w:rPr>
                <w:moveFrom w:id="1033" w:author="Micah Freedman" w:date="2022-03-11T15:01:00Z"/>
                <w:rFonts w:ascii="Arial" w:hAnsi="Arial" w:cs="Arial"/>
                <w:sz w:val="20"/>
                <w:szCs w:val="20"/>
              </w:rPr>
            </w:pPr>
            <w:moveFrom w:id="1034" w:author="Micah Freedman" w:date="2022-03-11T15:01:00Z">
              <w:r w:rsidRPr="000E2622" w:rsidDel="00CB5C04">
                <w:rPr>
                  <w:rFonts w:ascii="Arial" w:hAnsi="Arial" w:cs="Arial"/>
                  <w:sz w:val="20"/>
                  <w:szCs w:val="20"/>
                </w:rPr>
                <w:t>0</w:t>
              </w:r>
            </w:moveFrom>
          </w:p>
        </w:tc>
        <w:tc>
          <w:tcPr>
            <w:tcW w:w="854" w:type="dxa"/>
            <w:tcBorders>
              <w:top w:val="nil"/>
              <w:left w:val="nil"/>
              <w:bottom w:val="nil"/>
              <w:right w:val="nil"/>
            </w:tcBorders>
            <w:vAlign w:val="center"/>
            <w:tcPrChange w:id="1035" w:author="Micah Freedman" w:date="2022-03-20T14:15:00Z">
              <w:tcPr>
                <w:tcW w:w="892" w:type="dxa"/>
                <w:gridSpan w:val="2"/>
                <w:tcBorders>
                  <w:top w:val="nil"/>
                  <w:left w:val="nil"/>
                  <w:bottom w:val="nil"/>
                  <w:right w:val="nil"/>
                </w:tcBorders>
                <w:vAlign w:val="center"/>
              </w:tcPr>
            </w:tcPrChange>
          </w:tcPr>
          <w:p w14:paraId="0AF2A19C" w14:textId="2407F4F0" w:rsidR="00234351" w:rsidRPr="000E2622" w:rsidDel="00CB5C04" w:rsidRDefault="00234351" w:rsidP="008E290E">
            <w:pPr>
              <w:jc w:val="center"/>
              <w:rPr>
                <w:moveFrom w:id="1036" w:author="Micah Freedman" w:date="2022-03-11T15:01:00Z"/>
                <w:rFonts w:ascii="Arial" w:hAnsi="Arial" w:cs="Arial"/>
                <w:sz w:val="20"/>
                <w:szCs w:val="20"/>
              </w:rPr>
            </w:pPr>
            <w:moveFrom w:id="1037" w:author="Micah Freedman" w:date="2022-03-11T15:01:00Z">
              <w:r w:rsidRPr="000E2622" w:rsidDel="00CB5C04">
                <w:rPr>
                  <w:rFonts w:ascii="Arial" w:hAnsi="Arial" w:cs="Arial"/>
                  <w:sz w:val="20"/>
                  <w:szCs w:val="20"/>
                </w:rPr>
                <w:t>1</w:t>
              </w:r>
            </w:moveFrom>
          </w:p>
        </w:tc>
        <w:tc>
          <w:tcPr>
            <w:tcW w:w="1046" w:type="dxa"/>
            <w:gridSpan w:val="3"/>
            <w:tcBorders>
              <w:top w:val="nil"/>
              <w:left w:val="nil"/>
              <w:bottom w:val="nil"/>
              <w:right w:val="nil"/>
            </w:tcBorders>
            <w:vAlign w:val="center"/>
            <w:tcPrChange w:id="1038" w:author="Micah Freedman" w:date="2022-03-20T14:15:00Z">
              <w:tcPr>
                <w:tcW w:w="907" w:type="dxa"/>
                <w:tcBorders>
                  <w:top w:val="nil"/>
                  <w:left w:val="nil"/>
                  <w:bottom w:val="nil"/>
                  <w:right w:val="nil"/>
                </w:tcBorders>
                <w:vAlign w:val="center"/>
              </w:tcPr>
            </w:tcPrChange>
          </w:tcPr>
          <w:p w14:paraId="192E9319" w14:textId="6CE2655D" w:rsidR="00234351" w:rsidRPr="000E2622" w:rsidDel="00CB5C04" w:rsidRDefault="00234351" w:rsidP="008E290E">
            <w:pPr>
              <w:jc w:val="center"/>
              <w:rPr>
                <w:moveFrom w:id="1039" w:author="Micah Freedman" w:date="2022-03-11T15:01:00Z"/>
                <w:rFonts w:ascii="Arial" w:hAnsi="Arial" w:cs="Arial"/>
                <w:sz w:val="20"/>
                <w:szCs w:val="20"/>
              </w:rPr>
            </w:pPr>
            <w:moveFrom w:id="1040" w:author="Micah Freedman" w:date="2022-03-11T15:01:00Z">
              <w:r w:rsidRPr="000E2622" w:rsidDel="00CB5C04">
                <w:rPr>
                  <w:rFonts w:ascii="Arial" w:hAnsi="Arial" w:cs="Arial"/>
                  <w:sz w:val="20"/>
                  <w:szCs w:val="20"/>
                </w:rPr>
                <w:t>2</w:t>
              </w:r>
            </w:moveFrom>
          </w:p>
        </w:tc>
        <w:tc>
          <w:tcPr>
            <w:tcW w:w="1076" w:type="dxa"/>
            <w:tcBorders>
              <w:top w:val="nil"/>
              <w:left w:val="nil"/>
              <w:bottom w:val="nil"/>
              <w:right w:val="single" w:sz="4" w:space="0" w:color="auto"/>
            </w:tcBorders>
            <w:vAlign w:val="center"/>
            <w:tcPrChange w:id="1041" w:author="Micah Freedman" w:date="2022-03-20T14:15:00Z">
              <w:tcPr>
                <w:tcW w:w="1067" w:type="dxa"/>
                <w:gridSpan w:val="2"/>
                <w:tcBorders>
                  <w:top w:val="nil"/>
                  <w:left w:val="nil"/>
                  <w:bottom w:val="nil"/>
                  <w:right w:val="single" w:sz="4" w:space="0" w:color="auto"/>
                </w:tcBorders>
                <w:vAlign w:val="center"/>
              </w:tcPr>
            </w:tcPrChange>
          </w:tcPr>
          <w:p w14:paraId="2ACDED1E" w14:textId="6EED9111" w:rsidR="00234351" w:rsidRPr="000E2622" w:rsidDel="00CB5C04" w:rsidRDefault="00234351" w:rsidP="008E290E">
            <w:pPr>
              <w:jc w:val="center"/>
              <w:rPr>
                <w:moveFrom w:id="1042" w:author="Micah Freedman" w:date="2022-03-11T15:01:00Z"/>
                <w:rFonts w:ascii="Arial" w:hAnsi="Arial" w:cs="Arial"/>
                <w:sz w:val="20"/>
                <w:szCs w:val="20"/>
              </w:rPr>
            </w:pPr>
            <w:moveFrom w:id="1043" w:author="Micah Freedman" w:date="2022-03-11T15:01:00Z">
              <w:r w:rsidRPr="000E2622" w:rsidDel="00CB5C04">
                <w:rPr>
                  <w:rFonts w:ascii="Arial" w:hAnsi="Arial" w:cs="Arial"/>
                  <w:sz w:val="20"/>
                  <w:szCs w:val="20"/>
                </w:rPr>
                <w:t>0</w:t>
              </w:r>
            </w:moveFrom>
          </w:p>
        </w:tc>
        <w:tc>
          <w:tcPr>
            <w:tcW w:w="812" w:type="dxa"/>
            <w:gridSpan w:val="2"/>
            <w:tcBorders>
              <w:top w:val="nil"/>
              <w:left w:val="single" w:sz="4" w:space="0" w:color="auto"/>
              <w:bottom w:val="nil"/>
              <w:right w:val="single" w:sz="4" w:space="0" w:color="auto"/>
            </w:tcBorders>
            <w:vAlign w:val="center"/>
            <w:tcPrChange w:id="1044" w:author="Micah Freedman" w:date="2022-03-20T14:15:00Z">
              <w:tcPr>
                <w:tcW w:w="859" w:type="dxa"/>
                <w:gridSpan w:val="2"/>
                <w:tcBorders>
                  <w:top w:val="nil"/>
                  <w:left w:val="single" w:sz="4" w:space="0" w:color="auto"/>
                  <w:bottom w:val="nil"/>
                  <w:right w:val="single" w:sz="4" w:space="0" w:color="auto"/>
                </w:tcBorders>
                <w:vAlign w:val="center"/>
              </w:tcPr>
            </w:tcPrChange>
          </w:tcPr>
          <w:p w14:paraId="548924D9" w14:textId="6A8D2B04" w:rsidR="00234351" w:rsidRPr="000E2622" w:rsidDel="00CB5C04" w:rsidRDefault="00234351" w:rsidP="008E290E">
            <w:pPr>
              <w:jc w:val="center"/>
              <w:rPr>
                <w:moveFrom w:id="1045" w:author="Micah Freedman" w:date="2022-03-11T15:01:00Z"/>
                <w:rFonts w:ascii="Arial" w:hAnsi="Arial" w:cs="Arial"/>
                <w:sz w:val="20"/>
                <w:szCs w:val="20"/>
              </w:rPr>
            </w:pPr>
            <w:moveFrom w:id="1046" w:author="Micah Freedman" w:date="2022-03-11T15:01:00Z">
              <w:r w:rsidRPr="000E2622" w:rsidDel="00CB5C04">
                <w:rPr>
                  <w:rFonts w:ascii="Arial" w:hAnsi="Arial" w:cs="Arial"/>
                  <w:sz w:val="20"/>
                  <w:szCs w:val="20"/>
                </w:rPr>
                <w:t>5</w:t>
              </w:r>
            </w:moveFrom>
          </w:p>
        </w:tc>
      </w:tr>
      <w:tr w:rsidR="00CA16A4" w:rsidRPr="000E2622" w:rsidDel="00CB5C04" w14:paraId="348A9383" w14:textId="77777777" w:rsidTr="00CA16A4">
        <w:trPr>
          <w:trHeight w:val="77"/>
          <w:del w:id="1047" w:author="Micah Freedman" w:date="2022-03-11T15:01:00Z"/>
          <w:trPrChange w:id="1048" w:author="Micah Freedman" w:date="2022-03-20T14:15:00Z">
            <w:trPr>
              <w:trHeight w:val="77"/>
            </w:trPr>
          </w:trPrChange>
        </w:trPr>
        <w:tc>
          <w:tcPr>
            <w:tcW w:w="1718" w:type="dxa"/>
            <w:gridSpan w:val="2"/>
            <w:vMerge/>
            <w:tcBorders>
              <w:left w:val="single" w:sz="4" w:space="0" w:color="auto"/>
              <w:right w:val="nil"/>
            </w:tcBorders>
            <w:vAlign w:val="center"/>
            <w:tcPrChange w:id="1049" w:author="Micah Freedman" w:date="2022-03-20T14:15:00Z">
              <w:tcPr>
                <w:tcW w:w="1869" w:type="dxa"/>
                <w:gridSpan w:val="2"/>
                <w:vMerge/>
                <w:tcBorders>
                  <w:left w:val="single" w:sz="4" w:space="0" w:color="auto"/>
                  <w:right w:val="nil"/>
                </w:tcBorders>
                <w:vAlign w:val="center"/>
              </w:tcPr>
            </w:tcPrChange>
          </w:tcPr>
          <w:p w14:paraId="758DE69C" w14:textId="65912E2F" w:rsidR="00234351" w:rsidRPr="000E2622" w:rsidDel="00CB5C04" w:rsidRDefault="00234351" w:rsidP="008E290E">
            <w:pPr>
              <w:jc w:val="center"/>
              <w:rPr>
                <w:moveFrom w:id="1050" w:author="Micah Freedman" w:date="2022-03-11T15:01:00Z"/>
                <w:rFonts w:ascii="Arial" w:hAnsi="Arial" w:cs="Arial"/>
                <w:sz w:val="20"/>
                <w:szCs w:val="20"/>
              </w:rPr>
            </w:pPr>
          </w:p>
        </w:tc>
        <w:tc>
          <w:tcPr>
            <w:tcW w:w="2174" w:type="dxa"/>
            <w:gridSpan w:val="2"/>
            <w:tcBorders>
              <w:top w:val="nil"/>
              <w:left w:val="nil"/>
              <w:bottom w:val="nil"/>
              <w:right w:val="nil"/>
            </w:tcBorders>
            <w:vAlign w:val="center"/>
            <w:tcPrChange w:id="1051" w:author="Micah Freedman" w:date="2022-03-20T14:15:00Z">
              <w:tcPr>
                <w:tcW w:w="2237" w:type="dxa"/>
                <w:gridSpan w:val="2"/>
                <w:tcBorders>
                  <w:top w:val="nil"/>
                  <w:left w:val="nil"/>
                  <w:bottom w:val="nil"/>
                  <w:right w:val="nil"/>
                </w:tcBorders>
                <w:vAlign w:val="center"/>
              </w:tcPr>
            </w:tcPrChange>
          </w:tcPr>
          <w:p w14:paraId="5FD4F850" w14:textId="259F2FE6" w:rsidR="00234351" w:rsidRPr="000E2622" w:rsidDel="00CB5C04" w:rsidRDefault="00234351" w:rsidP="008E290E">
            <w:pPr>
              <w:jc w:val="center"/>
              <w:rPr>
                <w:moveFrom w:id="1052" w:author="Micah Freedman" w:date="2022-03-11T15:01:00Z"/>
                <w:rFonts w:ascii="Arial" w:hAnsi="Arial" w:cs="Arial"/>
                <w:sz w:val="20"/>
                <w:szCs w:val="20"/>
              </w:rPr>
            </w:pPr>
            <w:moveFrom w:id="1053" w:author="Micah Freedman" w:date="2022-03-11T15:01:00Z">
              <w:r w:rsidRPr="000E2622" w:rsidDel="00CB5C04">
                <w:rPr>
                  <w:rFonts w:ascii="Arial" w:hAnsi="Arial" w:cs="Arial"/>
                  <w:sz w:val="20"/>
                  <w:szCs w:val="20"/>
                </w:rPr>
                <w:t>ENA_70_2017</w:t>
              </w:r>
            </w:moveFrom>
          </w:p>
        </w:tc>
        <w:tc>
          <w:tcPr>
            <w:tcW w:w="931" w:type="dxa"/>
            <w:gridSpan w:val="2"/>
            <w:tcBorders>
              <w:top w:val="nil"/>
              <w:left w:val="nil"/>
              <w:bottom w:val="nil"/>
              <w:right w:val="nil"/>
            </w:tcBorders>
            <w:vAlign w:val="center"/>
            <w:tcPrChange w:id="1054" w:author="Micah Freedman" w:date="2022-03-20T14:15:00Z">
              <w:tcPr>
                <w:tcW w:w="983" w:type="dxa"/>
                <w:gridSpan w:val="2"/>
                <w:tcBorders>
                  <w:top w:val="nil"/>
                  <w:left w:val="nil"/>
                  <w:bottom w:val="nil"/>
                  <w:right w:val="nil"/>
                </w:tcBorders>
                <w:vAlign w:val="center"/>
              </w:tcPr>
            </w:tcPrChange>
          </w:tcPr>
          <w:p w14:paraId="084708D5" w14:textId="1C55A9AD" w:rsidR="00234351" w:rsidRPr="000E2622" w:rsidDel="00CB5C04" w:rsidRDefault="00234351" w:rsidP="008E290E">
            <w:pPr>
              <w:jc w:val="center"/>
              <w:rPr>
                <w:moveFrom w:id="1055" w:author="Micah Freedman" w:date="2022-03-11T15:01:00Z"/>
                <w:rFonts w:ascii="Arial" w:hAnsi="Arial" w:cs="Arial"/>
                <w:sz w:val="20"/>
                <w:szCs w:val="20"/>
              </w:rPr>
            </w:pPr>
            <w:moveFrom w:id="1056" w:author="Micah Freedman" w:date="2022-03-11T15:01:00Z">
              <w:r w:rsidRPr="000E2622" w:rsidDel="00CB5C04">
                <w:rPr>
                  <w:rFonts w:ascii="Arial" w:hAnsi="Arial" w:cs="Arial"/>
                  <w:sz w:val="20"/>
                  <w:szCs w:val="20"/>
                </w:rPr>
                <w:t>1</w:t>
              </w:r>
            </w:moveFrom>
          </w:p>
        </w:tc>
        <w:tc>
          <w:tcPr>
            <w:tcW w:w="910" w:type="dxa"/>
            <w:gridSpan w:val="2"/>
            <w:tcBorders>
              <w:top w:val="nil"/>
              <w:left w:val="nil"/>
              <w:bottom w:val="nil"/>
              <w:right w:val="nil"/>
            </w:tcBorders>
            <w:vAlign w:val="center"/>
            <w:tcPrChange w:id="1057" w:author="Micah Freedman" w:date="2022-03-20T14:15:00Z">
              <w:tcPr>
                <w:tcW w:w="952" w:type="dxa"/>
                <w:gridSpan w:val="2"/>
                <w:tcBorders>
                  <w:top w:val="nil"/>
                  <w:left w:val="nil"/>
                  <w:bottom w:val="nil"/>
                  <w:right w:val="nil"/>
                </w:tcBorders>
                <w:vAlign w:val="center"/>
              </w:tcPr>
            </w:tcPrChange>
          </w:tcPr>
          <w:p w14:paraId="282A78D8" w14:textId="4943E32D" w:rsidR="00234351" w:rsidRPr="000E2622" w:rsidDel="00CB5C04" w:rsidRDefault="00234351" w:rsidP="008E290E">
            <w:pPr>
              <w:jc w:val="center"/>
              <w:rPr>
                <w:moveFrom w:id="1058" w:author="Micah Freedman" w:date="2022-03-11T15:01:00Z"/>
                <w:rFonts w:ascii="Arial" w:hAnsi="Arial" w:cs="Arial"/>
                <w:sz w:val="20"/>
                <w:szCs w:val="20"/>
              </w:rPr>
            </w:pPr>
            <w:moveFrom w:id="1059" w:author="Micah Freedman" w:date="2022-03-11T15:01:00Z">
              <w:r w:rsidRPr="000E2622" w:rsidDel="00CB5C04">
                <w:rPr>
                  <w:rFonts w:ascii="Arial" w:hAnsi="Arial" w:cs="Arial"/>
                  <w:sz w:val="20"/>
                  <w:szCs w:val="20"/>
                </w:rPr>
                <w:t>1</w:t>
              </w:r>
            </w:moveFrom>
          </w:p>
        </w:tc>
        <w:tc>
          <w:tcPr>
            <w:tcW w:w="791" w:type="dxa"/>
            <w:gridSpan w:val="2"/>
            <w:tcBorders>
              <w:top w:val="nil"/>
              <w:left w:val="nil"/>
              <w:bottom w:val="nil"/>
              <w:right w:val="nil"/>
            </w:tcBorders>
            <w:vAlign w:val="center"/>
            <w:tcPrChange w:id="1060" w:author="Micah Freedman" w:date="2022-03-20T14:15:00Z">
              <w:tcPr>
                <w:tcW w:w="826" w:type="dxa"/>
                <w:gridSpan w:val="2"/>
                <w:tcBorders>
                  <w:top w:val="nil"/>
                  <w:left w:val="nil"/>
                  <w:bottom w:val="nil"/>
                  <w:right w:val="nil"/>
                </w:tcBorders>
                <w:vAlign w:val="center"/>
              </w:tcPr>
            </w:tcPrChange>
          </w:tcPr>
          <w:p w14:paraId="006AC96B" w14:textId="5B9816C1" w:rsidR="00234351" w:rsidRPr="000E2622" w:rsidDel="00CB5C04" w:rsidRDefault="00234351" w:rsidP="008E290E">
            <w:pPr>
              <w:jc w:val="center"/>
              <w:rPr>
                <w:moveFrom w:id="1061" w:author="Micah Freedman" w:date="2022-03-11T15:01:00Z"/>
                <w:rFonts w:ascii="Arial" w:hAnsi="Arial" w:cs="Arial"/>
                <w:sz w:val="20"/>
                <w:szCs w:val="20"/>
              </w:rPr>
            </w:pPr>
            <w:moveFrom w:id="1062" w:author="Micah Freedman" w:date="2022-03-11T15:01:00Z">
              <w:r w:rsidRPr="000E2622" w:rsidDel="00CB5C04">
                <w:rPr>
                  <w:rFonts w:ascii="Arial" w:hAnsi="Arial" w:cs="Arial"/>
                  <w:sz w:val="20"/>
                  <w:szCs w:val="20"/>
                </w:rPr>
                <w:t>0</w:t>
              </w:r>
            </w:moveFrom>
          </w:p>
        </w:tc>
        <w:tc>
          <w:tcPr>
            <w:tcW w:w="854" w:type="dxa"/>
            <w:tcBorders>
              <w:top w:val="nil"/>
              <w:left w:val="nil"/>
              <w:bottom w:val="nil"/>
              <w:right w:val="nil"/>
            </w:tcBorders>
            <w:vAlign w:val="center"/>
            <w:tcPrChange w:id="1063" w:author="Micah Freedman" w:date="2022-03-20T14:15:00Z">
              <w:tcPr>
                <w:tcW w:w="892" w:type="dxa"/>
                <w:gridSpan w:val="2"/>
                <w:tcBorders>
                  <w:top w:val="nil"/>
                  <w:left w:val="nil"/>
                  <w:bottom w:val="nil"/>
                  <w:right w:val="nil"/>
                </w:tcBorders>
                <w:vAlign w:val="center"/>
              </w:tcPr>
            </w:tcPrChange>
          </w:tcPr>
          <w:p w14:paraId="1BBDC446" w14:textId="4C487686" w:rsidR="00234351" w:rsidRPr="000E2622" w:rsidDel="00CB5C04" w:rsidRDefault="00234351" w:rsidP="008E290E">
            <w:pPr>
              <w:jc w:val="center"/>
              <w:rPr>
                <w:moveFrom w:id="1064" w:author="Micah Freedman" w:date="2022-03-11T15:01:00Z"/>
                <w:rFonts w:ascii="Arial" w:hAnsi="Arial" w:cs="Arial"/>
                <w:sz w:val="20"/>
                <w:szCs w:val="20"/>
              </w:rPr>
            </w:pPr>
            <w:moveFrom w:id="1065" w:author="Micah Freedman" w:date="2022-03-11T15:01:00Z">
              <w:r w:rsidRPr="000E2622" w:rsidDel="00CB5C04">
                <w:rPr>
                  <w:rFonts w:ascii="Arial" w:hAnsi="Arial" w:cs="Arial"/>
                  <w:sz w:val="20"/>
                  <w:szCs w:val="20"/>
                </w:rPr>
                <w:t>0</w:t>
              </w:r>
            </w:moveFrom>
          </w:p>
        </w:tc>
        <w:tc>
          <w:tcPr>
            <w:tcW w:w="1046" w:type="dxa"/>
            <w:gridSpan w:val="3"/>
            <w:tcBorders>
              <w:top w:val="nil"/>
              <w:left w:val="nil"/>
              <w:bottom w:val="nil"/>
              <w:right w:val="nil"/>
            </w:tcBorders>
            <w:vAlign w:val="center"/>
            <w:tcPrChange w:id="1066" w:author="Micah Freedman" w:date="2022-03-20T14:15:00Z">
              <w:tcPr>
                <w:tcW w:w="907" w:type="dxa"/>
                <w:tcBorders>
                  <w:top w:val="nil"/>
                  <w:left w:val="nil"/>
                  <w:bottom w:val="nil"/>
                  <w:right w:val="nil"/>
                </w:tcBorders>
                <w:vAlign w:val="center"/>
              </w:tcPr>
            </w:tcPrChange>
          </w:tcPr>
          <w:p w14:paraId="5A1F5FF6" w14:textId="47F7D5C8" w:rsidR="00234351" w:rsidRPr="000E2622" w:rsidDel="00CB5C04" w:rsidRDefault="00234351" w:rsidP="008E290E">
            <w:pPr>
              <w:jc w:val="center"/>
              <w:rPr>
                <w:moveFrom w:id="1067" w:author="Micah Freedman" w:date="2022-03-11T15:01:00Z"/>
                <w:rFonts w:ascii="Arial" w:hAnsi="Arial" w:cs="Arial"/>
                <w:sz w:val="20"/>
                <w:szCs w:val="20"/>
              </w:rPr>
            </w:pPr>
            <w:moveFrom w:id="1068" w:author="Micah Freedman" w:date="2022-03-11T15:01:00Z">
              <w:r w:rsidRPr="000E2622" w:rsidDel="00CB5C04">
                <w:rPr>
                  <w:rFonts w:ascii="Arial" w:hAnsi="Arial" w:cs="Arial"/>
                  <w:sz w:val="20"/>
                  <w:szCs w:val="20"/>
                </w:rPr>
                <w:t>0</w:t>
              </w:r>
            </w:moveFrom>
          </w:p>
        </w:tc>
        <w:tc>
          <w:tcPr>
            <w:tcW w:w="1076" w:type="dxa"/>
            <w:tcBorders>
              <w:top w:val="nil"/>
              <w:left w:val="nil"/>
              <w:bottom w:val="nil"/>
              <w:right w:val="single" w:sz="4" w:space="0" w:color="auto"/>
            </w:tcBorders>
            <w:vAlign w:val="center"/>
            <w:tcPrChange w:id="1069" w:author="Micah Freedman" w:date="2022-03-20T14:15:00Z">
              <w:tcPr>
                <w:tcW w:w="1067" w:type="dxa"/>
                <w:gridSpan w:val="2"/>
                <w:tcBorders>
                  <w:top w:val="nil"/>
                  <w:left w:val="nil"/>
                  <w:bottom w:val="nil"/>
                  <w:right w:val="single" w:sz="4" w:space="0" w:color="auto"/>
                </w:tcBorders>
                <w:vAlign w:val="center"/>
              </w:tcPr>
            </w:tcPrChange>
          </w:tcPr>
          <w:p w14:paraId="00B13DFF" w14:textId="38BA2BEE" w:rsidR="00234351" w:rsidRPr="000E2622" w:rsidDel="00CB5C04" w:rsidRDefault="00234351" w:rsidP="008E290E">
            <w:pPr>
              <w:jc w:val="center"/>
              <w:rPr>
                <w:moveFrom w:id="1070" w:author="Micah Freedman" w:date="2022-03-11T15:01:00Z"/>
                <w:rFonts w:ascii="Arial" w:hAnsi="Arial" w:cs="Arial"/>
                <w:sz w:val="20"/>
                <w:szCs w:val="20"/>
              </w:rPr>
            </w:pPr>
            <w:moveFrom w:id="1071" w:author="Micah Freedman" w:date="2022-03-11T15:01:00Z">
              <w:r w:rsidRPr="000E2622" w:rsidDel="00CB5C04">
                <w:rPr>
                  <w:rFonts w:ascii="Arial" w:hAnsi="Arial" w:cs="Arial"/>
                  <w:sz w:val="20"/>
                  <w:szCs w:val="20"/>
                </w:rPr>
                <w:t>0</w:t>
              </w:r>
            </w:moveFrom>
          </w:p>
        </w:tc>
        <w:tc>
          <w:tcPr>
            <w:tcW w:w="812" w:type="dxa"/>
            <w:gridSpan w:val="2"/>
            <w:tcBorders>
              <w:top w:val="nil"/>
              <w:left w:val="single" w:sz="4" w:space="0" w:color="auto"/>
              <w:bottom w:val="nil"/>
              <w:right w:val="single" w:sz="4" w:space="0" w:color="auto"/>
            </w:tcBorders>
            <w:vAlign w:val="center"/>
            <w:tcPrChange w:id="1072" w:author="Micah Freedman" w:date="2022-03-20T14:15:00Z">
              <w:tcPr>
                <w:tcW w:w="859" w:type="dxa"/>
                <w:gridSpan w:val="2"/>
                <w:tcBorders>
                  <w:top w:val="nil"/>
                  <w:left w:val="single" w:sz="4" w:space="0" w:color="auto"/>
                  <w:bottom w:val="nil"/>
                  <w:right w:val="single" w:sz="4" w:space="0" w:color="auto"/>
                </w:tcBorders>
                <w:vAlign w:val="center"/>
              </w:tcPr>
            </w:tcPrChange>
          </w:tcPr>
          <w:p w14:paraId="33FC0975" w14:textId="418883A5" w:rsidR="00234351" w:rsidRPr="000E2622" w:rsidDel="00CB5C04" w:rsidRDefault="00234351" w:rsidP="008E290E">
            <w:pPr>
              <w:jc w:val="center"/>
              <w:rPr>
                <w:moveFrom w:id="1073" w:author="Micah Freedman" w:date="2022-03-11T15:01:00Z"/>
                <w:rFonts w:ascii="Arial" w:hAnsi="Arial" w:cs="Arial"/>
                <w:sz w:val="20"/>
                <w:szCs w:val="20"/>
              </w:rPr>
            </w:pPr>
            <w:moveFrom w:id="1074" w:author="Micah Freedman" w:date="2022-03-11T15:01:00Z">
              <w:r w:rsidRPr="000E2622" w:rsidDel="00CB5C04">
                <w:rPr>
                  <w:rFonts w:ascii="Arial" w:hAnsi="Arial" w:cs="Arial"/>
                  <w:sz w:val="20"/>
                  <w:szCs w:val="20"/>
                </w:rPr>
                <w:t>2</w:t>
              </w:r>
            </w:moveFrom>
          </w:p>
        </w:tc>
      </w:tr>
      <w:tr w:rsidR="00CA16A4" w:rsidRPr="000E2622" w:rsidDel="00CA16A4" w14:paraId="3DE5227F" w14:textId="48B2EC64" w:rsidTr="00CA16A4">
        <w:trPr>
          <w:gridAfter w:val="1"/>
          <w:trHeight w:val="77"/>
          <w:del w:id="1075" w:author="Micah Freedman" w:date="2022-03-20T14:14:00Z"/>
          <w:trPrChange w:id="1076" w:author="Micah Freedman" w:date="2022-03-20T14:15:00Z">
            <w:trPr>
              <w:gridAfter w:val="1"/>
              <w:trHeight w:val="77"/>
            </w:trPr>
          </w:trPrChange>
        </w:trPr>
        <w:tc>
          <w:tcPr>
            <w:tcW w:w="1275" w:type="dxa"/>
            <w:tcBorders>
              <w:bottom w:val="single" w:sz="4" w:space="0" w:color="auto"/>
              <w:right w:val="nil"/>
            </w:tcBorders>
            <w:vAlign w:val="center"/>
            <w:tcPrChange w:id="1077" w:author="Micah Freedman" w:date="2022-03-20T14:15:00Z">
              <w:tcPr>
                <w:tcW w:w="1319" w:type="dxa"/>
                <w:tcBorders>
                  <w:bottom w:val="single" w:sz="4" w:space="0" w:color="auto"/>
                  <w:right w:val="nil"/>
                </w:tcBorders>
                <w:vAlign w:val="center"/>
              </w:tcPr>
            </w:tcPrChange>
          </w:tcPr>
          <w:p w14:paraId="3373D465" w14:textId="0DD2E05F" w:rsidR="00234351" w:rsidRPr="000E2622" w:rsidDel="00CA16A4" w:rsidRDefault="00234351" w:rsidP="008A2CBE">
            <w:pPr>
              <w:jc w:val="center"/>
              <w:rPr>
                <w:del w:id="1078" w:author="Micah Freedman" w:date="2022-03-20T14:14:00Z"/>
                <w:moveFrom w:id="1079" w:author="Micah Freedman" w:date="2022-03-11T15:01:00Z"/>
                <w:rFonts w:ascii="Arial" w:hAnsi="Arial" w:cs="Arial"/>
                <w:sz w:val="20"/>
                <w:szCs w:val="20"/>
              </w:rPr>
            </w:pPr>
          </w:p>
        </w:tc>
        <w:tc>
          <w:tcPr>
            <w:tcW w:w="2617" w:type="dxa"/>
            <w:gridSpan w:val="3"/>
            <w:tcBorders>
              <w:top w:val="nil"/>
              <w:left w:val="nil"/>
              <w:bottom w:val="single" w:sz="4" w:space="0" w:color="auto"/>
              <w:right w:val="nil"/>
            </w:tcBorders>
            <w:vAlign w:val="center"/>
            <w:tcPrChange w:id="1080" w:author="Micah Freedman" w:date="2022-03-20T14:15:00Z">
              <w:tcPr>
                <w:tcW w:w="2787" w:type="dxa"/>
                <w:gridSpan w:val="3"/>
                <w:tcBorders>
                  <w:top w:val="nil"/>
                  <w:left w:val="nil"/>
                  <w:bottom w:val="single" w:sz="4" w:space="0" w:color="auto"/>
                  <w:right w:val="nil"/>
                </w:tcBorders>
                <w:vAlign w:val="center"/>
              </w:tcPr>
            </w:tcPrChange>
          </w:tcPr>
          <w:p w14:paraId="7DA7EC5F" w14:textId="1F8F55C1" w:rsidR="00234351" w:rsidRPr="000E2622" w:rsidDel="00CA16A4" w:rsidRDefault="00234351" w:rsidP="008A2CBE">
            <w:pPr>
              <w:jc w:val="center"/>
              <w:rPr>
                <w:del w:id="1081" w:author="Micah Freedman" w:date="2022-03-20T14:14:00Z"/>
                <w:moveFrom w:id="1082" w:author="Micah Freedman" w:date="2022-03-11T15:01:00Z"/>
                <w:rFonts w:ascii="Arial" w:hAnsi="Arial" w:cs="Arial"/>
                <w:sz w:val="20"/>
                <w:szCs w:val="20"/>
              </w:rPr>
            </w:pPr>
            <w:moveFrom w:id="1083" w:author="Micah Freedman" w:date="2022-03-11T15:01:00Z">
              <w:del w:id="1084" w:author="Micah Freedman" w:date="2022-03-20T14:14:00Z">
                <w:r w:rsidRPr="000E2622" w:rsidDel="00CA16A4">
                  <w:rPr>
                    <w:rFonts w:ascii="Arial" w:hAnsi="Arial" w:cs="Arial"/>
                    <w:sz w:val="20"/>
                    <w:szCs w:val="20"/>
                  </w:rPr>
                  <w:delText>PR_PM4_2018</w:delText>
                </w:r>
              </w:del>
            </w:moveFrom>
          </w:p>
        </w:tc>
        <w:tc>
          <w:tcPr>
            <w:tcW w:w="931" w:type="dxa"/>
            <w:gridSpan w:val="2"/>
            <w:tcBorders>
              <w:top w:val="nil"/>
              <w:left w:val="nil"/>
              <w:bottom w:val="single" w:sz="4" w:space="0" w:color="auto"/>
              <w:right w:val="nil"/>
            </w:tcBorders>
            <w:vAlign w:val="center"/>
            <w:tcPrChange w:id="1085" w:author="Micah Freedman" w:date="2022-03-20T14:15:00Z">
              <w:tcPr>
                <w:tcW w:w="983" w:type="dxa"/>
                <w:gridSpan w:val="2"/>
                <w:tcBorders>
                  <w:top w:val="nil"/>
                  <w:left w:val="nil"/>
                  <w:bottom w:val="single" w:sz="4" w:space="0" w:color="auto"/>
                  <w:right w:val="nil"/>
                </w:tcBorders>
                <w:vAlign w:val="center"/>
              </w:tcPr>
            </w:tcPrChange>
          </w:tcPr>
          <w:p w14:paraId="2E23F5DE" w14:textId="2D435A37" w:rsidR="00234351" w:rsidRPr="000E2622" w:rsidDel="00CA16A4" w:rsidRDefault="00234351" w:rsidP="008A2CBE">
            <w:pPr>
              <w:jc w:val="center"/>
              <w:rPr>
                <w:del w:id="1086" w:author="Micah Freedman" w:date="2022-03-20T14:14:00Z"/>
                <w:moveFrom w:id="1087" w:author="Micah Freedman" w:date="2022-03-11T15:01:00Z"/>
                <w:rFonts w:ascii="Arial" w:hAnsi="Arial" w:cs="Arial"/>
                <w:sz w:val="20"/>
                <w:szCs w:val="20"/>
              </w:rPr>
            </w:pPr>
            <w:moveFrom w:id="1088" w:author="Micah Freedman" w:date="2022-03-11T15:01:00Z">
              <w:del w:id="1089" w:author="Micah Freedman" w:date="2022-03-20T14:14:00Z">
                <w:r w:rsidRPr="000E2622" w:rsidDel="00CA16A4">
                  <w:rPr>
                    <w:rFonts w:ascii="Arial" w:hAnsi="Arial" w:cs="Arial"/>
                    <w:sz w:val="20"/>
                    <w:szCs w:val="20"/>
                  </w:rPr>
                  <w:delText>2</w:delText>
                </w:r>
              </w:del>
            </w:moveFrom>
          </w:p>
        </w:tc>
        <w:tc>
          <w:tcPr>
            <w:tcW w:w="910" w:type="dxa"/>
            <w:gridSpan w:val="2"/>
            <w:tcBorders>
              <w:top w:val="nil"/>
              <w:left w:val="nil"/>
              <w:bottom w:val="single" w:sz="4" w:space="0" w:color="auto"/>
              <w:right w:val="nil"/>
            </w:tcBorders>
            <w:vAlign w:val="center"/>
            <w:tcPrChange w:id="1090" w:author="Micah Freedman" w:date="2022-03-20T14:15:00Z">
              <w:tcPr>
                <w:tcW w:w="952" w:type="dxa"/>
                <w:gridSpan w:val="2"/>
                <w:tcBorders>
                  <w:top w:val="nil"/>
                  <w:left w:val="nil"/>
                  <w:bottom w:val="single" w:sz="4" w:space="0" w:color="auto"/>
                  <w:right w:val="nil"/>
                </w:tcBorders>
                <w:vAlign w:val="center"/>
              </w:tcPr>
            </w:tcPrChange>
          </w:tcPr>
          <w:p w14:paraId="349C1B25" w14:textId="7B629CAB" w:rsidR="00234351" w:rsidRPr="000E2622" w:rsidDel="00CA16A4" w:rsidRDefault="00234351" w:rsidP="008A2CBE">
            <w:pPr>
              <w:jc w:val="center"/>
              <w:rPr>
                <w:del w:id="1091" w:author="Micah Freedman" w:date="2022-03-20T14:14:00Z"/>
                <w:moveFrom w:id="1092" w:author="Micah Freedman" w:date="2022-03-11T15:01:00Z"/>
                <w:rFonts w:ascii="Arial" w:hAnsi="Arial" w:cs="Arial"/>
                <w:sz w:val="20"/>
                <w:szCs w:val="20"/>
              </w:rPr>
            </w:pPr>
            <w:moveFrom w:id="1093" w:author="Micah Freedman" w:date="2022-03-11T15:01:00Z">
              <w:del w:id="1094" w:author="Micah Freedman" w:date="2022-03-20T14:14:00Z">
                <w:r w:rsidRPr="000E2622" w:rsidDel="00CA16A4">
                  <w:rPr>
                    <w:rFonts w:ascii="Arial" w:hAnsi="Arial" w:cs="Arial"/>
                    <w:sz w:val="20"/>
                    <w:szCs w:val="20"/>
                  </w:rPr>
                  <w:delText>2</w:delText>
                </w:r>
              </w:del>
            </w:moveFrom>
          </w:p>
        </w:tc>
        <w:tc>
          <w:tcPr>
            <w:tcW w:w="791" w:type="dxa"/>
            <w:gridSpan w:val="2"/>
            <w:tcBorders>
              <w:top w:val="nil"/>
              <w:left w:val="nil"/>
              <w:bottom w:val="single" w:sz="4" w:space="0" w:color="auto"/>
              <w:right w:val="nil"/>
            </w:tcBorders>
            <w:vAlign w:val="center"/>
            <w:tcPrChange w:id="1095" w:author="Micah Freedman" w:date="2022-03-20T14:15:00Z">
              <w:tcPr>
                <w:tcW w:w="826" w:type="dxa"/>
                <w:gridSpan w:val="2"/>
                <w:tcBorders>
                  <w:top w:val="nil"/>
                  <w:left w:val="nil"/>
                  <w:bottom w:val="single" w:sz="4" w:space="0" w:color="auto"/>
                  <w:right w:val="nil"/>
                </w:tcBorders>
                <w:vAlign w:val="center"/>
              </w:tcPr>
            </w:tcPrChange>
          </w:tcPr>
          <w:p w14:paraId="63CA1795" w14:textId="41E20749" w:rsidR="00234351" w:rsidRPr="000E2622" w:rsidDel="00CA16A4" w:rsidRDefault="00234351" w:rsidP="008A2CBE">
            <w:pPr>
              <w:jc w:val="center"/>
              <w:rPr>
                <w:del w:id="1096" w:author="Micah Freedman" w:date="2022-03-20T14:14:00Z"/>
                <w:moveFrom w:id="1097" w:author="Micah Freedman" w:date="2022-03-11T15:01:00Z"/>
                <w:rFonts w:ascii="Arial" w:hAnsi="Arial" w:cs="Arial"/>
                <w:sz w:val="20"/>
                <w:szCs w:val="20"/>
              </w:rPr>
            </w:pPr>
            <w:moveFrom w:id="1098" w:author="Micah Freedman" w:date="2022-03-11T15:01:00Z">
              <w:del w:id="1099" w:author="Micah Freedman" w:date="2022-03-20T14:14:00Z">
                <w:r w:rsidRPr="000E2622" w:rsidDel="00CA16A4">
                  <w:rPr>
                    <w:rFonts w:ascii="Arial" w:hAnsi="Arial" w:cs="Arial"/>
                    <w:sz w:val="20"/>
                    <w:szCs w:val="20"/>
                  </w:rPr>
                  <w:delText>2</w:delText>
                </w:r>
              </w:del>
            </w:moveFrom>
          </w:p>
        </w:tc>
        <w:tc>
          <w:tcPr>
            <w:tcW w:w="854" w:type="dxa"/>
            <w:tcBorders>
              <w:top w:val="nil"/>
              <w:left w:val="nil"/>
              <w:bottom w:val="single" w:sz="4" w:space="0" w:color="auto"/>
              <w:right w:val="nil"/>
            </w:tcBorders>
            <w:vAlign w:val="center"/>
            <w:tcPrChange w:id="1100" w:author="Micah Freedman" w:date="2022-03-20T14:15:00Z">
              <w:tcPr>
                <w:tcW w:w="892" w:type="dxa"/>
                <w:gridSpan w:val="2"/>
                <w:tcBorders>
                  <w:top w:val="nil"/>
                  <w:left w:val="nil"/>
                  <w:bottom w:val="single" w:sz="4" w:space="0" w:color="auto"/>
                  <w:right w:val="nil"/>
                </w:tcBorders>
                <w:vAlign w:val="center"/>
              </w:tcPr>
            </w:tcPrChange>
          </w:tcPr>
          <w:p w14:paraId="5AF7915C" w14:textId="4ABFBA3A" w:rsidR="00234351" w:rsidRPr="000E2622" w:rsidDel="00CA16A4" w:rsidRDefault="00234351" w:rsidP="008A2CBE">
            <w:pPr>
              <w:jc w:val="center"/>
              <w:rPr>
                <w:del w:id="1101" w:author="Micah Freedman" w:date="2022-03-20T14:14:00Z"/>
                <w:moveFrom w:id="1102" w:author="Micah Freedman" w:date="2022-03-11T15:01:00Z"/>
                <w:rFonts w:ascii="Arial" w:hAnsi="Arial" w:cs="Arial"/>
                <w:sz w:val="20"/>
                <w:szCs w:val="20"/>
              </w:rPr>
            </w:pPr>
            <w:moveFrom w:id="1103" w:author="Micah Freedman" w:date="2022-03-11T15:01:00Z">
              <w:del w:id="1104" w:author="Micah Freedman" w:date="2022-03-20T14:14:00Z">
                <w:r w:rsidRPr="000E2622" w:rsidDel="00CA16A4">
                  <w:rPr>
                    <w:rFonts w:ascii="Arial" w:hAnsi="Arial" w:cs="Arial"/>
                    <w:sz w:val="20"/>
                    <w:szCs w:val="20"/>
                  </w:rPr>
                  <w:delText>2</w:delText>
                </w:r>
              </w:del>
            </w:moveFrom>
          </w:p>
        </w:tc>
        <w:tc>
          <w:tcPr>
            <w:tcW w:w="1046" w:type="dxa"/>
            <w:gridSpan w:val="3"/>
            <w:tcBorders>
              <w:top w:val="nil"/>
              <w:left w:val="nil"/>
              <w:bottom w:val="single" w:sz="4" w:space="0" w:color="auto"/>
              <w:right w:val="nil"/>
            </w:tcBorders>
            <w:vAlign w:val="center"/>
            <w:tcPrChange w:id="1105" w:author="Micah Freedman" w:date="2022-03-20T14:15:00Z">
              <w:tcPr>
                <w:tcW w:w="907" w:type="dxa"/>
                <w:tcBorders>
                  <w:top w:val="nil"/>
                  <w:left w:val="nil"/>
                  <w:bottom w:val="single" w:sz="4" w:space="0" w:color="auto"/>
                  <w:right w:val="nil"/>
                </w:tcBorders>
                <w:vAlign w:val="center"/>
              </w:tcPr>
            </w:tcPrChange>
          </w:tcPr>
          <w:p w14:paraId="66905547" w14:textId="2773C727" w:rsidR="00234351" w:rsidRPr="000E2622" w:rsidDel="00CA16A4" w:rsidRDefault="00234351" w:rsidP="008A2CBE">
            <w:pPr>
              <w:jc w:val="center"/>
              <w:rPr>
                <w:del w:id="1106" w:author="Micah Freedman" w:date="2022-03-20T14:14:00Z"/>
                <w:moveFrom w:id="1107" w:author="Micah Freedman" w:date="2022-03-11T15:01:00Z"/>
                <w:rFonts w:ascii="Arial" w:hAnsi="Arial" w:cs="Arial"/>
                <w:sz w:val="20"/>
                <w:szCs w:val="20"/>
              </w:rPr>
            </w:pPr>
            <w:moveFrom w:id="1108" w:author="Micah Freedman" w:date="2022-03-11T15:01:00Z">
              <w:del w:id="1109" w:author="Micah Freedman" w:date="2022-03-20T14:14:00Z">
                <w:r w:rsidRPr="000E2622" w:rsidDel="00CA16A4">
                  <w:rPr>
                    <w:rFonts w:ascii="Arial" w:hAnsi="Arial" w:cs="Arial"/>
                    <w:sz w:val="20"/>
                    <w:szCs w:val="20"/>
                  </w:rPr>
                  <w:delText>2</w:delText>
                </w:r>
              </w:del>
            </w:moveFrom>
          </w:p>
        </w:tc>
        <w:tc>
          <w:tcPr>
            <w:tcW w:w="1076" w:type="dxa"/>
            <w:tcBorders>
              <w:top w:val="nil"/>
              <w:left w:val="nil"/>
              <w:bottom w:val="single" w:sz="4" w:space="0" w:color="auto"/>
              <w:right w:val="single" w:sz="4" w:space="0" w:color="auto"/>
            </w:tcBorders>
            <w:vAlign w:val="center"/>
            <w:tcPrChange w:id="1110" w:author="Micah Freedman" w:date="2022-03-20T14:15:00Z">
              <w:tcPr>
                <w:tcW w:w="1067" w:type="dxa"/>
                <w:gridSpan w:val="2"/>
                <w:tcBorders>
                  <w:top w:val="nil"/>
                  <w:left w:val="nil"/>
                  <w:bottom w:val="single" w:sz="4" w:space="0" w:color="auto"/>
                  <w:right w:val="single" w:sz="4" w:space="0" w:color="auto"/>
                </w:tcBorders>
                <w:vAlign w:val="center"/>
              </w:tcPr>
            </w:tcPrChange>
          </w:tcPr>
          <w:p w14:paraId="4A248359" w14:textId="2435A5FA" w:rsidR="00234351" w:rsidRPr="000E2622" w:rsidDel="00CA16A4" w:rsidRDefault="00234351" w:rsidP="008A2CBE">
            <w:pPr>
              <w:jc w:val="center"/>
              <w:rPr>
                <w:del w:id="1111" w:author="Micah Freedman" w:date="2022-03-20T14:14:00Z"/>
                <w:moveFrom w:id="1112" w:author="Micah Freedman" w:date="2022-03-11T15:01:00Z"/>
                <w:rFonts w:ascii="Arial" w:hAnsi="Arial" w:cs="Arial"/>
                <w:sz w:val="20"/>
                <w:szCs w:val="20"/>
              </w:rPr>
            </w:pPr>
            <w:moveFrom w:id="1113" w:author="Micah Freedman" w:date="2022-03-11T15:01:00Z">
              <w:del w:id="1114" w:author="Micah Freedman" w:date="2022-03-20T14:14:00Z">
                <w:r w:rsidRPr="000E2622" w:rsidDel="00CA16A4">
                  <w:rPr>
                    <w:rFonts w:ascii="Arial" w:hAnsi="Arial" w:cs="Arial"/>
                    <w:sz w:val="20"/>
                    <w:szCs w:val="20"/>
                  </w:rPr>
                  <w:delText>2</w:delText>
                </w:r>
              </w:del>
            </w:moveFrom>
          </w:p>
        </w:tc>
        <w:tc>
          <w:tcPr>
            <w:tcW w:w="735" w:type="dxa"/>
            <w:tcBorders>
              <w:top w:val="nil"/>
              <w:left w:val="single" w:sz="4" w:space="0" w:color="auto"/>
              <w:bottom w:val="single" w:sz="4" w:space="0" w:color="auto"/>
              <w:right w:val="single" w:sz="4" w:space="0" w:color="auto"/>
            </w:tcBorders>
            <w:vAlign w:val="center"/>
            <w:tcPrChange w:id="1115" w:author="Micah Freedman" w:date="2022-03-20T14:15:00Z">
              <w:tcPr>
                <w:tcW w:w="757" w:type="dxa"/>
                <w:tcBorders>
                  <w:top w:val="nil"/>
                  <w:left w:val="single" w:sz="4" w:space="0" w:color="auto"/>
                  <w:bottom w:val="single" w:sz="4" w:space="0" w:color="auto"/>
                  <w:right w:val="single" w:sz="4" w:space="0" w:color="auto"/>
                </w:tcBorders>
                <w:vAlign w:val="center"/>
              </w:tcPr>
            </w:tcPrChange>
          </w:tcPr>
          <w:p w14:paraId="75CFBF27" w14:textId="17202EDF" w:rsidR="00234351" w:rsidRPr="000E2622" w:rsidDel="00CA16A4" w:rsidRDefault="00234351" w:rsidP="008A2CBE">
            <w:pPr>
              <w:jc w:val="center"/>
              <w:rPr>
                <w:del w:id="1116" w:author="Micah Freedman" w:date="2022-03-20T14:14:00Z"/>
                <w:moveFrom w:id="1117" w:author="Micah Freedman" w:date="2022-03-11T15:01:00Z"/>
                <w:rFonts w:ascii="Arial" w:hAnsi="Arial" w:cs="Arial"/>
                <w:sz w:val="20"/>
                <w:szCs w:val="20"/>
              </w:rPr>
            </w:pPr>
            <w:moveFrom w:id="1118" w:author="Micah Freedman" w:date="2022-03-11T15:01:00Z">
              <w:del w:id="1119" w:author="Micah Freedman" w:date="2022-03-20T14:14:00Z">
                <w:r w:rsidRPr="000E2622" w:rsidDel="00CA16A4">
                  <w:rPr>
                    <w:rFonts w:ascii="Arial" w:hAnsi="Arial" w:cs="Arial"/>
                    <w:sz w:val="20"/>
                    <w:szCs w:val="20"/>
                  </w:rPr>
                  <w:delText>12</w:delText>
                </w:r>
              </w:del>
            </w:moveFrom>
          </w:p>
        </w:tc>
      </w:tr>
      <w:tr w:rsidR="00CA16A4" w:rsidRPr="000E2622" w:rsidDel="00CB5C04" w14:paraId="4ADA84F4" w14:textId="77777777" w:rsidTr="00CA16A4">
        <w:trPr>
          <w:gridAfter w:val="1"/>
          <w:trHeight w:val="77"/>
          <w:del w:id="1120" w:author="Micah Freedman" w:date="2022-03-11T15:01:00Z"/>
          <w:trPrChange w:id="1121" w:author="Micah Freedman" w:date="2022-03-20T14:15:00Z">
            <w:trPr>
              <w:gridAfter w:val="1"/>
              <w:trHeight w:val="77"/>
            </w:trPr>
          </w:trPrChange>
        </w:trPr>
        <w:tc>
          <w:tcPr>
            <w:tcW w:w="3892" w:type="dxa"/>
            <w:gridSpan w:val="4"/>
            <w:tcBorders>
              <w:top w:val="single" w:sz="4" w:space="0" w:color="auto"/>
              <w:left w:val="single" w:sz="4" w:space="0" w:color="auto"/>
              <w:bottom w:val="single" w:sz="4" w:space="0" w:color="auto"/>
              <w:right w:val="nil"/>
            </w:tcBorders>
            <w:vAlign w:val="center"/>
            <w:tcPrChange w:id="1122" w:author="Micah Freedman" w:date="2022-03-20T14:15:00Z">
              <w:tcPr>
                <w:tcW w:w="4106" w:type="dxa"/>
                <w:gridSpan w:val="4"/>
                <w:tcBorders>
                  <w:top w:val="single" w:sz="4" w:space="0" w:color="auto"/>
                  <w:left w:val="single" w:sz="4" w:space="0" w:color="auto"/>
                  <w:bottom w:val="single" w:sz="4" w:space="0" w:color="auto"/>
                  <w:right w:val="nil"/>
                </w:tcBorders>
                <w:vAlign w:val="center"/>
              </w:tcPr>
            </w:tcPrChange>
          </w:tcPr>
          <w:p w14:paraId="4F37D9A2" w14:textId="099AACCC" w:rsidR="008A2CBE" w:rsidRPr="000E2622" w:rsidDel="00CB5C04" w:rsidRDefault="008A2CBE" w:rsidP="008A2CBE">
            <w:pPr>
              <w:jc w:val="center"/>
              <w:rPr>
                <w:moveFrom w:id="1123" w:author="Micah Freedman" w:date="2022-03-11T15:01:00Z"/>
                <w:rFonts w:ascii="Arial" w:hAnsi="Arial" w:cs="Arial"/>
                <w:b/>
                <w:bCs/>
                <w:i/>
                <w:iCs/>
                <w:sz w:val="20"/>
                <w:szCs w:val="20"/>
              </w:rPr>
            </w:pPr>
          </w:p>
        </w:tc>
        <w:tc>
          <w:tcPr>
            <w:tcW w:w="931" w:type="dxa"/>
            <w:gridSpan w:val="2"/>
            <w:tcBorders>
              <w:top w:val="single" w:sz="4" w:space="0" w:color="auto"/>
              <w:left w:val="nil"/>
              <w:bottom w:val="single" w:sz="4" w:space="0" w:color="auto"/>
              <w:right w:val="nil"/>
            </w:tcBorders>
            <w:vAlign w:val="center"/>
            <w:tcPrChange w:id="1124" w:author="Micah Freedman" w:date="2022-03-20T14:15:00Z">
              <w:tcPr>
                <w:tcW w:w="983" w:type="dxa"/>
                <w:gridSpan w:val="2"/>
                <w:tcBorders>
                  <w:top w:val="single" w:sz="4" w:space="0" w:color="auto"/>
                  <w:left w:val="nil"/>
                  <w:bottom w:val="single" w:sz="4" w:space="0" w:color="auto"/>
                  <w:right w:val="nil"/>
                </w:tcBorders>
                <w:vAlign w:val="center"/>
              </w:tcPr>
            </w:tcPrChange>
          </w:tcPr>
          <w:p w14:paraId="2CA50308" w14:textId="74B4929A" w:rsidR="008A2CBE" w:rsidRPr="000E2622" w:rsidDel="00CB5C04" w:rsidRDefault="008A2CBE" w:rsidP="008A2CBE">
            <w:pPr>
              <w:jc w:val="center"/>
              <w:rPr>
                <w:moveFrom w:id="1125" w:author="Micah Freedman" w:date="2022-03-11T15:01:00Z"/>
                <w:rFonts w:ascii="Arial" w:hAnsi="Arial" w:cs="Arial"/>
                <w:b/>
                <w:bCs/>
                <w:sz w:val="20"/>
                <w:szCs w:val="20"/>
              </w:rPr>
            </w:pPr>
            <w:moveFrom w:id="1126" w:author="Micah Freedman" w:date="2022-03-11T15:01:00Z">
              <w:r w:rsidRPr="000E2622" w:rsidDel="00CB5C04">
                <w:rPr>
                  <w:rFonts w:ascii="Arial" w:hAnsi="Arial" w:cs="Arial"/>
                  <w:b/>
                  <w:bCs/>
                  <w:sz w:val="20"/>
                  <w:szCs w:val="20"/>
                </w:rPr>
                <w:t>14</w:t>
              </w:r>
            </w:moveFrom>
          </w:p>
        </w:tc>
        <w:tc>
          <w:tcPr>
            <w:tcW w:w="910" w:type="dxa"/>
            <w:gridSpan w:val="2"/>
            <w:tcBorders>
              <w:top w:val="single" w:sz="4" w:space="0" w:color="auto"/>
              <w:left w:val="nil"/>
              <w:bottom w:val="single" w:sz="4" w:space="0" w:color="auto"/>
              <w:right w:val="nil"/>
            </w:tcBorders>
            <w:vAlign w:val="center"/>
            <w:tcPrChange w:id="1127" w:author="Micah Freedman" w:date="2022-03-20T14:15:00Z">
              <w:tcPr>
                <w:tcW w:w="952" w:type="dxa"/>
                <w:gridSpan w:val="2"/>
                <w:tcBorders>
                  <w:top w:val="single" w:sz="4" w:space="0" w:color="auto"/>
                  <w:left w:val="nil"/>
                  <w:bottom w:val="single" w:sz="4" w:space="0" w:color="auto"/>
                  <w:right w:val="nil"/>
                </w:tcBorders>
                <w:vAlign w:val="center"/>
              </w:tcPr>
            </w:tcPrChange>
          </w:tcPr>
          <w:p w14:paraId="517201F4" w14:textId="30BC54BB" w:rsidR="008A2CBE" w:rsidRPr="000E2622" w:rsidDel="00CB5C04" w:rsidRDefault="008A2CBE" w:rsidP="008A2CBE">
            <w:pPr>
              <w:jc w:val="center"/>
              <w:rPr>
                <w:moveFrom w:id="1128" w:author="Micah Freedman" w:date="2022-03-11T15:01:00Z"/>
                <w:rFonts w:ascii="Arial" w:hAnsi="Arial" w:cs="Arial"/>
                <w:b/>
                <w:bCs/>
                <w:sz w:val="20"/>
                <w:szCs w:val="20"/>
              </w:rPr>
            </w:pPr>
            <w:moveFrom w:id="1129" w:author="Micah Freedman" w:date="2022-03-11T15:01:00Z">
              <w:r w:rsidRPr="000E2622" w:rsidDel="00CB5C04">
                <w:rPr>
                  <w:rFonts w:ascii="Arial" w:hAnsi="Arial" w:cs="Arial"/>
                  <w:b/>
                  <w:bCs/>
                  <w:sz w:val="20"/>
                  <w:szCs w:val="20"/>
                </w:rPr>
                <w:t>14</w:t>
              </w:r>
            </w:moveFrom>
          </w:p>
        </w:tc>
        <w:tc>
          <w:tcPr>
            <w:tcW w:w="791" w:type="dxa"/>
            <w:gridSpan w:val="2"/>
            <w:tcBorders>
              <w:top w:val="single" w:sz="4" w:space="0" w:color="auto"/>
              <w:left w:val="nil"/>
              <w:bottom w:val="single" w:sz="4" w:space="0" w:color="auto"/>
              <w:right w:val="nil"/>
            </w:tcBorders>
            <w:vAlign w:val="center"/>
            <w:tcPrChange w:id="1130" w:author="Micah Freedman" w:date="2022-03-20T14:15:00Z">
              <w:tcPr>
                <w:tcW w:w="826" w:type="dxa"/>
                <w:gridSpan w:val="2"/>
                <w:tcBorders>
                  <w:top w:val="single" w:sz="4" w:space="0" w:color="auto"/>
                  <w:left w:val="nil"/>
                  <w:bottom w:val="single" w:sz="4" w:space="0" w:color="auto"/>
                  <w:right w:val="nil"/>
                </w:tcBorders>
                <w:vAlign w:val="center"/>
              </w:tcPr>
            </w:tcPrChange>
          </w:tcPr>
          <w:p w14:paraId="1DC1C263" w14:textId="002B40B5" w:rsidR="008A2CBE" w:rsidRPr="000E2622" w:rsidDel="00CB5C04" w:rsidRDefault="008A2CBE" w:rsidP="008A2CBE">
            <w:pPr>
              <w:jc w:val="center"/>
              <w:rPr>
                <w:moveFrom w:id="1131" w:author="Micah Freedman" w:date="2022-03-11T15:01:00Z"/>
                <w:rFonts w:ascii="Arial" w:hAnsi="Arial" w:cs="Arial"/>
                <w:b/>
                <w:bCs/>
                <w:sz w:val="20"/>
                <w:szCs w:val="20"/>
              </w:rPr>
            </w:pPr>
            <w:moveFrom w:id="1132" w:author="Micah Freedman" w:date="2022-03-11T15:01:00Z">
              <w:r w:rsidRPr="000E2622" w:rsidDel="00CB5C04">
                <w:rPr>
                  <w:rFonts w:ascii="Arial" w:hAnsi="Arial" w:cs="Arial"/>
                  <w:b/>
                  <w:bCs/>
                  <w:sz w:val="20"/>
                  <w:szCs w:val="20"/>
                </w:rPr>
                <w:t>10</w:t>
              </w:r>
            </w:moveFrom>
          </w:p>
        </w:tc>
        <w:tc>
          <w:tcPr>
            <w:tcW w:w="854" w:type="dxa"/>
            <w:tcBorders>
              <w:top w:val="single" w:sz="4" w:space="0" w:color="auto"/>
              <w:left w:val="nil"/>
              <w:bottom w:val="single" w:sz="4" w:space="0" w:color="auto"/>
              <w:right w:val="nil"/>
            </w:tcBorders>
            <w:vAlign w:val="center"/>
            <w:tcPrChange w:id="1133" w:author="Micah Freedman" w:date="2022-03-20T14:15:00Z">
              <w:tcPr>
                <w:tcW w:w="892" w:type="dxa"/>
                <w:gridSpan w:val="2"/>
                <w:tcBorders>
                  <w:top w:val="single" w:sz="4" w:space="0" w:color="auto"/>
                  <w:left w:val="nil"/>
                  <w:bottom w:val="single" w:sz="4" w:space="0" w:color="auto"/>
                  <w:right w:val="nil"/>
                </w:tcBorders>
                <w:vAlign w:val="center"/>
              </w:tcPr>
            </w:tcPrChange>
          </w:tcPr>
          <w:p w14:paraId="2D4B1427" w14:textId="2FE40954" w:rsidR="008A2CBE" w:rsidRPr="000E2622" w:rsidDel="00CB5C04" w:rsidRDefault="008A2CBE" w:rsidP="008A2CBE">
            <w:pPr>
              <w:jc w:val="center"/>
              <w:rPr>
                <w:moveFrom w:id="1134" w:author="Micah Freedman" w:date="2022-03-11T15:01:00Z"/>
                <w:rFonts w:ascii="Arial" w:hAnsi="Arial" w:cs="Arial"/>
                <w:b/>
                <w:bCs/>
                <w:sz w:val="20"/>
                <w:szCs w:val="20"/>
              </w:rPr>
            </w:pPr>
            <w:moveFrom w:id="1135" w:author="Micah Freedman" w:date="2022-03-11T15:01:00Z">
              <w:r w:rsidRPr="000E2622" w:rsidDel="00CB5C04">
                <w:rPr>
                  <w:rFonts w:ascii="Arial" w:hAnsi="Arial" w:cs="Arial"/>
                  <w:b/>
                  <w:bCs/>
                  <w:sz w:val="20"/>
                  <w:szCs w:val="20"/>
                </w:rPr>
                <w:t>8</w:t>
              </w:r>
            </w:moveFrom>
          </w:p>
        </w:tc>
        <w:tc>
          <w:tcPr>
            <w:tcW w:w="1046" w:type="dxa"/>
            <w:gridSpan w:val="3"/>
            <w:tcBorders>
              <w:top w:val="single" w:sz="4" w:space="0" w:color="auto"/>
              <w:left w:val="nil"/>
              <w:bottom w:val="single" w:sz="4" w:space="0" w:color="auto"/>
              <w:right w:val="nil"/>
            </w:tcBorders>
            <w:vAlign w:val="center"/>
            <w:tcPrChange w:id="1136" w:author="Micah Freedman" w:date="2022-03-20T14:15:00Z">
              <w:tcPr>
                <w:tcW w:w="907" w:type="dxa"/>
                <w:tcBorders>
                  <w:top w:val="single" w:sz="4" w:space="0" w:color="auto"/>
                  <w:left w:val="nil"/>
                  <w:bottom w:val="single" w:sz="4" w:space="0" w:color="auto"/>
                  <w:right w:val="nil"/>
                </w:tcBorders>
                <w:vAlign w:val="center"/>
              </w:tcPr>
            </w:tcPrChange>
          </w:tcPr>
          <w:p w14:paraId="3450DAE2" w14:textId="61B0CB6F" w:rsidR="008A2CBE" w:rsidRPr="000E2622" w:rsidDel="00CB5C04" w:rsidRDefault="008A2CBE" w:rsidP="008A2CBE">
            <w:pPr>
              <w:jc w:val="center"/>
              <w:rPr>
                <w:moveFrom w:id="1137" w:author="Micah Freedman" w:date="2022-03-11T15:01:00Z"/>
                <w:rFonts w:ascii="Arial" w:hAnsi="Arial" w:cs="Arial"/>
                <w:b/>
                <w:bCs/>
                <w:sz w:val="20"/>
                <w:szCs w:val="20"/>
              </w:rPr>
            </w:pPr>
            <w:moveFrom w:id="1138" w:author="Micah Freedman" w:date="2022-03-11T15:01:00Z">
              <w:r w:rsidRPr="000E2622" w:rsidDel="00CB5C04">
                <w:rPr>
                  <w:rFonts w:ascii="Arial" w:hAnsi="Arial" w:cs="Arial"/>
                  <w:b/>
                  <w:bCs/>
                  <w:sz w:val="20"/>
                  <w:szCs w:val="20"/>
                </w:rPr>
                <w:t>11</w:t>
              </w:r>
            </w:moveFrom>
          </w:p>
        </w:tc>
        <w:tc>
          <w:tcPr>
            <w:tcW w:w="1076" w:type="dxa"/>
            <w:tcBorders>
              <w:top w:val="single" w:sz="4" w:space="0" w:color="auto"/>
              <w:left w:val="nil"/>
              <w:bottom w:val="single" w:sz="4" w:space="0" w:color="auto"/>
              <w:right w:val="single" w:sz="4" w:space="0" w:color="auto"/>
            </w:tcBorders>
            <w:vAlign w:val="center"/>
            <w:tcPrChange w:id="1139" w:author="Micah Freedman" w:date="2022-03-20T14:15:00Z">
              <w:tcPr>
                <w:tcW w:w="1067" w:type="dxa"/>
                <w:gridSpan w:val="2"/>
                <w:tcBorders>
                  <w:top w:val="single" w:sz="4" w:space="0" w:color="auto"/>
                  <w:left w:val="nil"/>
                  <w:bottom w:val="single" w:sz="4" w:space="0" w:color="auto"/>
                  <w:right w:val="single" w:sz="4" w:space="0" w:color="auto"/>
                </w:tcBorders>
                <w:vAlign w:val="center"/>
              </w:tcPr>
            </w:tcPrChange>
          </w:tcPr>
          <w:p w14:paraId="1CE9EB38" w14:textId="03C2CD3A" w:rsidR="008A2CBE" w:rsidRPr="000E2622" w:rsidDel="00CB5C04" w:rsidRDefault="008A2CBE" w:rsidP="008A2CBE">
            <w:pPr>
              <w:jc w:val="center"/>
              <w:rPr>
                <w:moveFrom w:id="1140" w:author="Micah Freedman" w:date="2022-03-11T15:01:00Z"/>
                <w:rFonts w:ascii="Arial" w:hAnsi="Arial" w:cs="Arial"/>
                <w:b/>
                <w:bCs/>
                <w:sz w:val="20"/>
                <w:szCs w:val="20"/>
              </w:rPr>
            </w:pPr>
            <w:moveFrom w:id="1141" w:author="Micah Freedman" w:date="2022-03-11T15:01:00Z">
              <w:r w:rsidRPr="000E2622" w:rsidDel="00CB5C04">
                <w:rPr>
                  <w:rFonts w:ascii="Arial" w:hAnsi="Arial" w:cs="Arial"/>
                  <w:b/>
                  <w:bCs/>
                  <w:sz w:val="20"/>
                  <w:szCs w:val="20"/>
                </w:rPr>
                <w:t>10</w:t>
              </w:r>
            </w:moveFrom>
          </w:p>
        </w:tc>
        <w:tc>
          <w:tcPr>
            <w:tcW w:w="735" w:type="dxa"/>
            <w:tcBorders>
              <w:top w:val="single" w:sz="4" w:space="0" w:color="auto"/>
              <w:left w:val="single" w:sz="4" w:space="0" w:color="auto"/>
              <w:bottom w:val="single" w:sz="4" w:space="0" w:color="auto"/>
              <w:right w:val="single" w:sz="4" w:space="0" w:color="auto"/>
            </w:tcBorders>
            <w:vAlign w:val="center"/>
            <w:tcPrChange w:id="1142" w:author="Micah Freedman" w:date="2022-03-20T14:15:00Z">
              <w:tcPr>
                <w:tcW w:w="757" w:type="dxa"/>
                <w:tcBorders>
                  <w:top w:val="single" w:sz="4" w:space="0" w:color="auto"/>
                  <w:left w:val="single" w:sz="4" w:space="0" w:color="auto"/>
                  <w:bottom w:val="single" w:sz="4" w:space="0" w:color="auto"/>
                  <w:right w:val="single" w:sz="4" w:space="0" w:color="auto"/>
                </w:tcBorders>
                <w:vAlign w:val="center"/>
              </w:tcPr>
            </w:tcPrChange>
          </w:tcPr>
          <w:p w14:paraId="54F17206" w14:textId="57671164" w:rsidR="008A2CBE" w:rsidRPr="000E2622" w:rsidDel="00CB5C04" w:rsidRDefault="008A2CBE" w:rsidP="008A2CBE">
            <w:pPr>
              <w:jc w:val="center"/>
              <w:rPr>
                <w:moveFrom w:id="1143" w:author="Micah Freedman" w:date="2022-03-11T15:01:00Z"/>
                <w:rFonts w:ascii="Arial" w:hAnsi="Arial" w:cs="Arial"/>
                <w:b/>
                <w:bCs/>
                <w:sz w:val="20"/>
                <w:szCs w:val="20"/>
              </w:rPr>
            </w:pPr>
            <w:moveFrom w:id="1144" w:author="Micah Freedman" w:date="2022-03-11T15:01:00Z">
              <w:r w:rsidRPr="000E2622" w:rsidDel="00CB5C04">
                <w:rPr>
                  <w:rFonts w:ascii="Arial" w:hAnsi="Arial" w:cs="Arial"/>
                  <w:b/>
                  <w:bCs/>
                  <w:sz w:val="20"/>
                  <w:szCs w:val="20"/>
                </w:rPr>
                <w:t>67</w:t>
              </w:r>
            </w:moveFrom>
          </w:p>
        </w:tc>
      </w:tr>
      <w:moveFromRangeEnd w:id="6"/>
      <w:tr w:rsidR="00CA16A4" w:rsidRPr="00E163DA" w14:paraId="3FF018F5" w14:textId="77777777" w:rsidTr="00CA16A4">
        <w:trPr>
          <w:gridAfter w:val="1"/>
          <w:trHeight w:val="171"/>
          <w:ins w:id="1145" w:author="Micah Freedman" w:date="2022-03-11T15:01:00Z"/>
          <w:trPrChange w:id="1146" w:author="Micah Freedman" w:date="2022-03-20T14:15:00Z">
            <w:trPr>
              <w:gridAfter w:val="1"/>
              <w:trHeight w:val="171"/>
            </w:trPr>
          </w:trPrChange>
        </w:trPr>
        <w:tc>
          <w:tcPr>
            <w:tcW w:w="1718" w:type="dxa"/>
            <w:gridSpan w:val="2"/>
            <w:vAlign w:val="center"/>
            <w:tcPrChange w:id="1147" w:author="Micah Freedman" w:date="2022-03-20T14:15:00Z">
              <w:tcPr>
                <w:tcW w:w="1869" w:type="dxa"/>
                <w:gridSpan w:val="2"/>
                <w:vAlign w:val="center"/>
              </w:tcPr>
            </w:tcPrChange>
          </w:tcPr>
          <w:p w14:paraId="0404E626" w14:textId="77777777" w:rsidR="00CB5C04" w:rsidRPr="00CB5C04" w:rsidRDefault="00CB5C04" w:rsidP="00CB5C04">
            <w:pPr>
              <w:jc w:val="center"/>
              <w:rPr>
                <w:ins w:id="1148" w:author="Micah Freedman" w:date="2022-03-11T15:01:00Z"/>
                <w:rFonts w:ascii="Arial" w:hAnsi="Arial" w:cs="Arial"/>
                <w:b/>
                <w:bCs/>
                <w:sz w:val="20"/>
                <w:szCs w:val="20"/>
                <w:rPrChange w:id="1149" w:author="Micah Freedman" w:date="2022-03-11T15:02:00Z">
                  <w:rPr>
                    <w:ins w:id="1150" w:author="Micah Freedman" w:date="2022-03-11T15:01:00Z"/>
                    <w:rFonts w:ascii="Helvetica" w:hAnsi="Helvetica"/>
                    <w:b/>
                    <w:bCs/>
                    <w:sz w:val="20"/>
                    <w:szCs w:val="20"/>
                  </w:rPr>
                </w:rPrChange>
              </w:rPr>
            </w:pPr>
            <w:ins w:id="1151" w:author="Micah Freedman" w:date="2022-03-11T15:01:00Z">
              <w:r w:rsidRPr="00CB5C04">
                <w:rPr>
                  <w:rFonts w:ascii="Arial" w:hAnsi="Arial" w:cs="Arial"/>
                  <w:b/>
                  <w:bCs/>
                  <w:sz w:val="20"/>
                  <w:szCs w:val="20"/>
                  <w:rPrChange w:id="1152" w:author="Micah Freedman" w:date="2022-03-11T15:02:00Z">
                    <w:rPr>
                      <w:rFonts w:ascii="Helvetica" w:hAnsi="Helvetica"/>
                      <w:b/>
                      <w:bCs/>
                      <w:sz w:val="20"/>
                      <w:szCs w:val="20"/>
                    </w:rPr>
                  </w:rPrChange>
                </w:rPr>
                <w:t>Species</w:t>
              </w:r>
            </w:ins>
          </w:p>
        </w:tc>
        <w:tc>
          <w:tcPr>
            <w:tcW w:w="1235" w:type="dxa"/>
            <w:vAlign w:val="center"/>
            <w:tcPrChange w:id="1153" w:author="Micah Freedman" w:date="2022-03-20T14:15:00Z">
              <w:tcPr>
                <w:tcW w:w="1235" w:type="dxa"/>
                <w:vAlign w:val="center"/>
              </w:tcPr>
            </w:tcPrChange>
          </w:tcPr>
          <w:p w14:paraId="4AFE02CA" w14:textId="77777777" w:rsidR="00CB5C04" w:rsidRPr="00CB5C04" w:rsidRDefault="00CB5C04" w:rsidP="00CB5C04">
            <w:pPr>
              <w:jc w:val="center"/>
              <w:rPr>
                <w:ins w:id="1154" w:author="Micah Freedman" w:date="2022-03-11T15:01:00Z"/>
                <w:rFonts w:ascii="Arial" w:hAnsi="Arial" w:cs="Arial"/>
                <w:b/>
                <w:bCs/>
                <w:sz w:val="20"/>
                <w:szCs w:val="20"/>
                <w:rPrChange w:id="1155" w:author="Micah Freedman" w:date="2022-03-11T15:02:00Z">
                  <w:rPr>
                    <w:ins w:id="1156" w:author="Micah Freedman" w:date="2022-03-11T15:01:00Z"/>
                    <w:rFonts w:ascii="Helvetica" w:hAnsi="Helvetica"/>
                    <w:b/>
                    <w:bCs/>
                    <w:sz w:val="20"/>
                    <w:szCs w:val="20"/>
                  </w:rPr>
                </w:rPrChange>
              </w:rPr>
            </w:pPr>
            <w:ins w:id="1157" w:author="Micah Freedman" w:date="2022-03-11T15:01:00Z">
              <w:r w:rsidRPr="00CB5C04">
                <w:rPr>
                  <w:rFonts w:ascii="Arial" w:hAnsi="Arial" w:cs="Arial"/>
                  <w:b/>
                  <w:bCs/>
                  <w:sz w:val="20"/>
                  <w:szCs w:val="20"/>
                  <w:rPrChange w:id="1158" w:author="Micah Freedman" w:date="2022-03-11T15:02:00Z">
                    <w:rPr>
                      <w:rFonts w:ascii="Helvetica" w:hAnsi="Helvetica"/>
                      <w:b/>
                      <w:bCs/>
                      <w:sz w:val="20"/>
                      <w:szCs w:val="20"/>
                    </w:rPr>
                  </w:rPrChange>
                </w:rPr>
                <w:t>Pop</w:t>
              </w:r>
            </w:ins>
          </w:p>
        </w:tc>
        <w:tc>
          <w:tcPr>
            <w:tcW w:w="1415" w:type="dxa"/>
            <w:gridSpan w:val="2"/>
            <w:vAlign w:val="center"/>
            <w:tcPrChange w:id="1159" w:author="Micah Freedman" w:date="2022-03-20T14:15:00Z">
              <w:tcPr>
                <w:tcW w:w="1478" w:type="dxa"/>
                <w:gridSpan w:val="2"/>
                <w:vAlign w:val="center"/>
              </w:tcPr>
            </w:tcPrChange>
          </w:tcPr>
          <w:p w14:paraId="0DBDE810" w14:textId="77777777" w:rsidR="00CB5C04" w:rsidRPr="00CB5C04" w:rsidRDefault="00CB5C04" w:rsidP="00CB5C04">
            <w:pPr>
              <w:jc w:val="center"/>
              <w:rPr>
                <w:ins w:id="1160" w:author="Micah Freedman" w:date="2022-03-11T15:01:00Z"/>
                <w:rFonts w:ascii="Arial" w:hAnsi="Arial" w:cs="Arial"/>
                <w:b/>
                <w:bCs/>
                <w:sz w:val="20"/>
                <w:szCs w:val="20"/>
                <w:rPrChange w:id="1161" w:author="Micah Freedman" w:date="2022-03-11T15:02:00Z">
                  <w:rPr>
                    <w:ins w:id="1162" w:author="Micah Freedman" w:date="2022-03-11T15:01:00Z"/>
                    <w:rFonts w:ascii="Helvetica" w:hAnsi="Helvetica"/>
                    <w:b/>
                    <w:bCs/>
                    <w:sz w:val="20"/>
                    <w:szCs w:val="20"/>
                  </w:rPr>
                </w:rPrChange>
              </w:rPr>
            </w:pPr>
            <w:ins w:id="1163" w:author="Micah Freedman" w:date="2022-03-11T15:01:00Z">
              <w:r w:rsidRPr="00CB5C04">
                <w:rPr>
                  <w:rFonts w:ascii="Arial" w:hAnsi="Arial" w:cs="Arial"/>
                  <w:b/>
                  <w:bCs/>
                  <w:sz w:val="20"/>
                  <w:szCs w:val="20"/>
                  <w:rPrChange w:id="1164" w:author="Micah Freedman" w:date="2022-03-11T15:02:00Z">
                    <w:rPr>
                      <w:rFonts w:ascii="Helvetica" w:hAnsi="Helvetica"/>
                      <w:b/>
                      <w:bCs/>
                      <w:sz w:val="20"/>
                      <w:szCs w:val="20"/>
                    </w:rPr>
                  </w:rPrChange>
                </w:rPr>
                <w:t>Location</w:t>
              </w:r>
            </w:ins>
          </w:p>
        </w:tc>
        <w:tc>
          <w:tcPr>
            <w:tcW w:w="890" w:type="dxa"/>
            <w:gridSpan w:val="2"/>
            <w:vAlign w:val="center"/>
            <w:tcPrChange w:id="1165" w:author="Micah Freedman" w:date="2022-03-20T14:15:00Z">
              <w:tcPr>
                <w:tcW w:w="942" w:type="dxa"/>
                <w:gridSpan w:val="2"/>
                <w:vAlign w:val="center"/>
              </w:tcPr>
            </w:tcPrChange>
          </w:tcPr>
          <w:p w14:paraId="497C57C6" w14:textId="77777777" w:rsidR="00CB5C04" w:rsidRPr="00CB5C04" w:rsidRDefault="00CB5C04" w:rsidP="00CB5C04">
            <w:pPr>
              <w:jc w:val="center"/>
              <w:rPr>
                <w:ins w:id="1166" w:author="Micah Freedman" w:date="2022-03-11T15:01:00Z"/>
                <w:rFonts w:ascii="Arial" w:hAnsi="Arial" w:cs="Arial"/>
                <w:b/>
                <w:bCs/>
                <w:sz w:val="20"/>
                <w:szCs w:val="20"/>
                <w:rPrChange w:id="1167" w:author="Micah Freedman" w:date="2022-03-11T15:02:00Z">
                  <w:rPr>
                    <w:ins w:id="1168" w:author="Micah Freedman" w:date="2022-03-11T15:01:00Z"/>
                    <w:rFonts w:ascii="Helvetica" w:hAnsi="Helvetica"/>
                    <w:b/>
                    <w:bCs/>
                    <w:sz w:val="20"/>
                    <w:szCs w:val="20"/>
                  </w:rPr>
                </w:rPrChange>
              </w:rPr>
            </w:pPr>
            <w:ins w:id="1169" w:author="Micah Freedman" w:date="2022-03-11T15:01:00Z">
              <w:r w:rsidRPr="00CB5C04">
                <w:rPr>
                  <w:rFonts w:ascii="Arial" w:hAnsi="Arial" w:cs="Arial"/>
                  <w:b/>
                  <w:bCs/>
                  <w:sz w:val="20"/>
                  <w:szCs w:val="20"/>
                  <w:rPrChange w:id="1170" w:author="Micah Freedman" w:date="2022-03-11T15:02:00Z">
                    <w:rPr>
                      <w:rFonts w:ascii="Helvetica" w:hAnsi="Helvetica"/>
                      <w:b/>
                      <w:bCs/>
                      <w:sz w:val="20"/>
                      <w:szCs w:val="20"/>
                    </w:rPr>
                  </w:rPrChange>
                </w:rPr>
                <w:t>Year</w:t>
              </w:r>
            </w:ins>
          </w:p>
        </w:tc>
        <w:tc>
          <w:tcPr>
            <w:tcW w:w="724" w:type="dxa"/>
            <w:gridSpan w:val="2"/>
            <w:vAlign w:val="center"/>
            <w:tcPrChange w:id="1171" w:author="Micah Freedman" w:date="2022-03-20T14:15:00Z">
              <w:tcPr>
                <w:tcW w:w="952" w:type="dxa"/>
                <w:gridSpan w:val="2"/>
                <w:vAlign w:val="center"/>
              </w:tcPr>
            </w:tcPrChange>
          </w:tcPr>
          <w:p w14:paraId="424015FB" w14:textId="77777777" w:rsidR="00CB5C04" w:rsidRPr="00CB5C04" w:rsidRDefault="00CB5C04" w:rsidP="00CB5C04">
            <w:pPr>
              <w:jc w:val="center"/>
              <w:rPr>
                <w:ins w:id="1172" w:author="Micah Freedman" w:date="2022-03-11T15:01:00Z"/>
                <w:rFonts w:ascii="Arial" w:hAnsi="Arial" w:cs="Arial"/>
                <w:b/>
                <w:bCs/>
                <w:sz w:val="20"/>
                <w:szCs w:val="20"/>
                <w:rPrChange w:id="1173" w:author="Micah Freedman" w:date="2022-03-11T15:02:00Z">
                  <w:rPr>
                    <w:ins w:id="1174" w:author="Micah Freedman" w:date="2022-03-11T15:01:00Z"/>
                    <w:rFonts w:ascii="Helvetica" w:hAnsi="Helvetica"/>
                    <w:b/>
                    <w:bCs/>
                    <w:sz w:val="20"/>
                    <w:szCs w:val="20"/>
                  </w:rPr>
                </w:rPrChange>
              </w:rPr>
            </w:pPr>
            <w:ins w:id="1175" w:author="Micah Freedman" w:date="2022-03-11T15:01:00Z">
              <w:r w:rsidRPr="00CB5C04">
                <w:rPr>
                  <w:rFonts w:ascii="Arial" w:hAnsi="Arial" w:cs="Arial"/>
                  <w:b/>
                  <w:bCs/>
                  <w:sz w:val="20"/>
                  <w:szCs w:val="20"/>
                  <w:rPrChange w:id="1176" w:author="Micah Freedman" w:date="2022-03-11T15:02:00Z">
                    <w:rPr>
                      <w:rFonts w:ascii="Helvetica" w:hAnsi="Helvetica"/>
                      <w:b/>
                      <w:bCs/>
                      <w:sz w:val="20"/>
                      <w:szCs w:val="20"/>
                    </w:rPr>
                  </w:rPrChange>
                </w:rPr>
                <w:t>Plant n</w:t>
              </w:r>
            </w:ins>
          </w:p>
        </w:tc>
        <w:tc>
          <w:tcPr>
            <w:tcW w:w="1633" w:type="dxa"/>
            <w:gridSpan w:val="3"/>
            <w:vAlign w:val="center"/>
            <w:tcPrChange w:id="1177" w:author="Micah Freedman" w:date="2022-03-20T14:15:00Z">
              <w:tcPr>
                <w:tcW w:w="905" w:type="dxa"/>
                <w:gridSpan w:val="2"/>
                <w:vAlign w:val="center"/>
              </w:tcPr>
            </w:tcPrChange>
          </w:tcPr>
          <w:p w14:paraId="2F9809DD" w14:textId="77777777" w:rsidR="00CB5C04" w:rsidRPr="00CB5C04" w:rsidRDefault="00CB5C04" w:rsidP="00CB5C04">
            <w:pPr>
              <w:jc w:val="center"/>
              <w:rPr>
                <w:ins w:id="1178" w:author="Micah Freedman" w:date="2022-03-11T15:01:00Z"/>
                <w:rFonts w:ascii="Arial" w:hAnsi="Arial" w:cs="Arial"/>
                <w:b/>
                <w:bCs/>
                <w:sz w:val="20"/>
                <w:szCs w:val="20"/>
                <w:rPrChange w:id="1179" w:author="Micah Freedman" w:date="2022-03-11T15:02:00Z">
                  <w:rPr>
                    <w:ins w:id="1180" w:author="Micah Freedman" w:date="2022-03-11T15:01:00Z"/>
                    <w:rFonts w:ascii="Helvetica" w:hAnsi="Helvetica"/>
                    <w:b/>
                    <w:bCs/>
                    <w:sz w:val="20"/>
                    <w:szCs w:val="20"/>
                  </w:rPr>
                </w:rPrChange>
              </w:rPr>
            </w:pPr>
            <w:ins w:id="1181" w:author="Micah Freedman" w:date="2022-03-11T15:01:00Z">
              <w:r w:rsidRPr="00CB5C04">
                <w:rPr>
                  <w:rFonts w:ascii="Arial" w:hAnsi="Arial" w:cs="Arial"/>
                  <w:b/>
                  <w:bCs/>
                  <w:sz w:val="20"/>
                  <w:szCs w:val="20"/>
                  <w:rPrChange w:id="1182" w:author="Micah Freedman" w:date="2022-03-11T15:02:00Z">
                    <w:rPr>
                      <w:rFonts w:ascii="Helvetica" w:hAnsi="Helvetica"/>
                      <w:b/>
                      <w:bCs/>
                      <w:sz w:val="20"/>
                      <w:szCs w:val="20"/>
                    </w:rPr>
                  </w:rPrChange>
                </w:rPr>
                <w:t>Plant Mean</w:t>
              </w:r>
            </w:ins>
          </w:p>
        </w:tc>
        <w:tc>
          <w:tcPr>
            <w:tcW w:w="755" w:type="dxa"/>
            <w:vAlign w:val="center"/>
            <w:tcPrChange w:id="1183" w:author="Micah Freedman" w:date="2022-03-20T14:15:00Z">
              <w:tcPr>
                <w:tcW w:w="1455" w:type="dxa"/>
                <w:gridSpan w:val="3"/>
                <w:vAlign w:val="center"/>
              </w:tcPr>
            </w:tcPrChange>
          </w:tcPr>
          <w:p w14:paraId="76BF284B" w14:textId="77777777" w:rsidR="00CB5C04" w:rsidRPr="00CB5C04" w:rsidRDefault="00CB5C04" w:rsidP="00CB5C04">
            <w:pPr>
              <w:jc w:val="center"/>
              <w:rPr>
                <w:ins w:id="1184" w:author="Micah Freedman" w:date="2022-03-11T15:01:00Z"/>
                <w:rFonts w:ascii="Arial" w:hAnsi="Arial" w:cs="Arial"/>
                <w:b/>
                <w:bCs/>
                <w:sz w:val="20"/>
                <w:szCs w:val="20"/>
                <w:rPrChange w:id="1185" w:author="Micah Freedman" w:date="2022-03-11T15:02:00Z">
                  <w:rPr>
                    <w:ins w:id="1186" w:author="Micah Freedman" w:date="2022-03-11T15:01:00Z"/>
                    <w:rFonts w:ascii="Helvetica" w:hAnsi="Helvetica"/>
                    <w:b/>
                    <w:bCs/>
                    <w:sz w:val="20"/>
                    <w:szCs w:val="20"/>
                  </w:rPr>
                </w:rPrChange>
              </w:rPr>
            </w:pPr>
            <w:ins w:id="1187" w:author="Micah Freedman" w:date="2022-03-11T15:01:00Z">
              <w:r w:rsidRPr="00CB5C04">
                <w:rPr>
                  <w:rFonts w:ascii="Arial" w:hAnsi="Arial" w:cs="Arial"/>
                  <w:b/>
                  <w:bCs/>
                  <w:sz w:val="20"/>
                  <w:szCs w:val="20"/>
                  <w:rPrChange w:id="1188" w:author="Micah Freedman" w:date="2022-03-11T15:02:00Z">
                    <w:rPr>
                      <w:rFonts w:ascii="Helvetica" w:hAnsi="Helvetica"/>
                      <w:b/>
                      <w:bCs/>
                      <w:sz w:val="20"/>
                      <w:szCs w:val="20"/>
                    </w:rPr>
                  </w:rPrChange>
                </w:rPr>
                <w:t>Butterfly n</w:t>
              </w:r>
            </w:ins>
          </w:p>
        </w:tc>
        <w:tc>
          <w:tcPr>
            <w:tcW w:w="1865" w:type="dxa"/>
            <w:gridSpan w:val="3"/>
            <w:vAlign w:val="center"/>
            <w:tcPrChange w:id="1189" w:author="Micah Freedman" w:date="2022-03-20T14:15:00Z">
              <w:tcPr>
                <w:tcW w:w="1654" w:type="dxa"/>
                <w:gridSpan w:val="2"/>
                <w:vAlign w:val="center"/>
              </w:tcPr>
            </w:tcPrChange>
          </w:tcPr>
          <w:p w14:paraId="1E79AA40" w14:textId="77777777" w:rsidR="00CB5C04" w:rsidRPr="00CB5C04" w:rsidRDefault="00CB5C04" w:rsidP="00CB5C04">
            <w:pPr>
              <w:jc w:val="center"/>
              <w:rPr>
                <w:ins w:id="1190" w:author="Micah Freedman" w:date="2022-03-11T15:01:00Z"/>
                <w:rFonts w:ascii="Arial" w:hAnsi="Arial" w:cs="Arial"/>
                <w:b/>
                <w:bCs/>
                <w:sz w:val="20"/>
                <w:szCs w:val="20"/>
                <w:rPrChange w:id="1191" w:author="Micah Freedman" w:date="2022-03-11T15:02:00Z">
                  <w:rPr>
                    <w:ins w:id="1192" w:author="Micah Freedman" w:date="2022-03-11T15:01:00Z"/>
                    <w:rFonts w:ascii="Helvetica" w:hAnsi="Helvetica"/>
                    <w:b/>
                    <w:bCs/>
                    <w:sz w:val="20"/>
                    <w:szCs w:val="20"/>
                  </w:rPr>
                </w:rPrChange>
              </w:rPr>
            </w:pPr>
            <w:ins w:id="1193" w:author="Micah Freedman" w:date="2022-03-11T15:01:00Z">
              <w:r w:rsidRPr="00CB5C04">
                <w:rPr>
                  <w:rFonts w:ascii="Arial" w:hAnsi="Arial" w:cs="Arial"/>
                  <w:b/>
                  <w:bCs/>
                  <w:sz w:val="20"/>
                  <w:szCs w:val="20"/>
                  <w:rPrChange w:id="1194" w:author="Micah Freedman" w:date="2022-03-11T15:02:00Z">
                    <w:rPr>
                      <w:rFonts w:ascii="Helvetica" w:hAnsi="Helvetica"/>
                      <w:b/>
                      <w:bCs/>
                      <w:sz w:val="20"/>
                      <w:szCs w:val="20"/>
                    </w:rPr>
                  </w:rPrChange>
                </w:rPr>
                <w:t>Butterfly Mean</w:t>
              </w:r>
            </w:ins>
          </w:p>
        </w:tc>
      </w:tr>
      <w:tr w:rsidR="00CA16A4" w:rsidRPr="00E163DA" w14:paraId="027A04D5" w14:textId="77777777" w:rsidTr="00CA16A4">
        <w:trPr>
          <w:gridAfter w:val="1"/>
          <w:trHeight w:val="171"/>
          <w:ins w:id="1195" w:author="Micah Freedman" w:date="2022-03-11T15:01:00Z"/>
          <w:trPrChange w:id="1196" w:author="Micah Freedman" w:date="2022-03-20T14:15:00Z">
            <w:trPr>
              <w:gridAfter w:val="1"/>
              <w:trHeight w:val="171"/>
            </w:trPr>
          </w:trPrChange>
        </w:trPr>
        <w:tc>
          <w:tcPr>
            <w:tcW w:w="1718" w:type="dxa"/>
            <w:gridSpan w:val="2"/>
            <w:vMerge w:val="restart"/>
            <w:vAlign w:val="center"/>
            <w:tcPrChange w:id="1197" w:author="Micah Freedman" w:date="2022-03-20T14:15:00Z">
              <w:tcPr>
                <w:tcW w:w="1869" w:type="dxa"/>
                <w:gridSpan w:val="2"/>
                <w:vMerge w:val="restart"/>
                <w:vAlign w:val="center"/>
              </w:tcPr>
            </w:tcPrChange>
          </w:tcPr>
          <w:p w14:paraId="5C2B54DB" w14:textId="77777777" w:rsidR="00CB5C04" w:rsidRPr="00CB5C04" w:rsidRDefault="00CB5C04" w:rsidP="00CB5C04">
            <w:pPr>
              <w:jc w:val="center"/>
              <w:rPr>
                <w:ins w:id="1198" w:author="Micah Freedman" w:date="2022-03-11T15:01:00Z"/>
                <w:rFonts w:ascii="Arial" w:hAnsi="Arial" w:cs="Arial"/>
                <w:sz w:val="20"/>
                <w:szCs w:val="20"/>
                <w:rPrChange w:id="1199" w:author="Micah Freedman" w:date="2022-03-11T15:02:00Z">
                  <w:rPr>
                    <w:ins w:id="1200" w:author="Micah Freedman" w:date="2022-03-11T15:01:00Z"/>
                    <w:rFonts w:ascii="Helvetica" w:hAnsi="Helvetica"/>
                    <w:sz w:val="20"/>
                    <w:szCs w:val="20"/>
                  </w:rPr>
                </w:rPrChange>
              </w:rPr>
            </w:pPr>
            <w:ins w:id="1201" w:author="Micah Freedman" w:date="2022-03-11T15:01:00Z">
              <w:r w:rsidRPr="00CB5C04">
                <w:rPr>
                  <w:rFonts w:ascii="Arial" w:hAnsi="Arial" w:cs="Arial"/>
                  <w:i/>
                  <w:iCs/>
                  <w:sz w:val="20"/>
                  <w:szCs w:val="20"/>
                  <w:rPrChange w:id="1202" w:author="Micah Freedman" w:date="2022-03-11T15:02:00Z">
                    <w:rPr>
                      <w:rFonts w:ascii="Helvetica" w:hAnsi="Helvetica"/>
                      <w:i/>
                      <w:iCs/>
                      <w:sz w:val="20"/>
                      <w:szCs w:val="20"/>
                    </w:rPr>
                  </w:rPrChange>
                </w:rPr>
                <w:t>G. physocarpus</w:t>
              </w:r>
              <w:r w:rsidRPr="00CB5C04">
                <w:rPr>
                  <w:rFonts w:ascii="Arial" w:hAnsi="Arial" w:cs="Arial"/>
                  <w:sz w:val="20"/>
                  <w:szCs w:val="20"/>
                  <w:rPrChange w:id="1203" w:author="Micah Freedman" w:date="2022-03-11T15:02:00Z">
                    <w:rPr>
                      <w:rFonts w:ascii="Helvetica" w:hAnsi="Helvetica"/>
                      <w:sz w:val="20"/>
                      <w:szCs w:val="20"/>
                    </w:rPr>
                  </w:rPrChange>
                </w:rPr>
                <w:t xml:space="preserve"> (Hawaii)</w:t>
              </w:r>
            </w:ins>
          </w:p>
        </w:tc>
        <w:tc>
          <w:tcPr>
            <w:tcW w:w="1235" w:type="dxa"/>
            <w:vAlign w:val="center"/>
            <w:tcPrChange w:id="1204" w:author="Micah Freedman" w:date="2022-03-20T14:15:00Z">
              <w:tcPr>
                <w:tcW w:w="1235" w:type="dxa"/>
                <w:vAlign w:val="center"/>
              </w:tcPr>
            </w:tcPrChange>
          </w:tcPr>
          <w:p w14:paraId="0563353F" w14:textId="77777777" w:rsidR="00CB5C04" w:rsidRPr="00CB5C04" w:rsidRDefault="00CB5C04" w:rsidP="00CB5C04">
            <w:pPr>
              <w:jc w:val="center"/>
              <w:rPr>
                <w:ins w:id="1205" w:author="Micah Freedman" w:date="2022-03-11T15:01:00Z"/>
                <w:rFonts w:ascii="Arial" w:hAnsi="Arial" w:cs="Arial"/>
                <w:sz w:val="20"/>
                <w:szCs w:val="20"/>
                <w:rPrChange w:id="1206" w:author="Micah Freedman" w:date="2022-03-11T15:02:00Z">
                  <w:rPr>
                    <w:ins w:id="1207" w:author="Micah Freedman" w:date="2022-03-11T15:01:00Z"/>
                    <w:rFonts w:ascii="Helvetica" w:hAnsi="Helvetica"/>
                    <w:sz w:val="20"/>
                    <w:szCs w:val="20"/>
                  </w:rPr>
                </w:rPrChange>
              </w:rPr>
            </w:pPr>
            <w:ins w:id="1208" w:author="Micah Freedman" w:date="2022-03-11T15:01:00Z">
              <w:r w:rsidRPr="00CB5C04">
                <w:rPr>
                  <w:rFonts w:ascii="Arial" w:hAnsi="Arial" w:cs="Arial"/>
                  <w:sz w:val="20"/>
                  <w:szCs w:val="20"/>
                  <w:rPrChange w:id="1209" w:author="Micah Freedman" w:date="2022-03-11T15:02:00Z">
                    <w:rPr>
                      <w:rFonts w:ascii="Helvetica" w:hAnsi="Helvetica"/>
                      <w:sz w:val="20"/>
                      <w:szCs w:val="20"/>
                    </w:rPr>
                  </w:rPrChange>
                </w:rPr>
                <w:t>1</w:t>
              </w:r>
            </w:ins>
          </w:p>
        </w:tc>
        <w:tc>
          <w:tcPr>
            <w:tcW w:w="1415" w:type="dxa"/>
            <w:gridSpan w:val="2"/>
            <w:vAlign w:val="center"/>
            <w:tcPrChange w:id="1210" w:author="Micah Freedman" w:date="2022-03-20T14:15:00Z">
              <w:tcPr>
                <w:tcW w:w="1478" w:type="dxa"/>
                <w:gridSpan w:val="2"/>
                <w:vAlign w:val="center"/>
              </w:tcPr>
            </w:tcPrChange>
          </w:tcPr>
          <w:p w14:paraId="49FE63A4" w14:textId="77777777" w:rsidR="00CB5C04" w:rsidRPr="00CB5C04" w:rsidRDefault="00CB5C04" w:rsidP="00CB5C04">
            <w:pPr>
              <w:jc w:val="center"/>
              <w:rPr>
                <w:ins w:id="1211" w:author="Micah Freedman" w:date="2022-03-11T15:01:00Z"/>
                <w:rFonts w:ascii="Arial" w:hAnsi="Arial" w:cs="Arial"/>
                <w:sz w:val="20"/>
                <w:szCs w:val="20"/>
                <w:rPrChange w:id="1212" w:author="Micah Freedman" w:date="2022-03-11T15:02:00Z">
                  <w:rPr>
                    <w:ins w:id="1213" w:author="Micah Freedman" w:date="2022-03-11T15:01:00Z"/>
                    <w:rFonts w:ascii="Helvetica" w:hAnsi="Helvetica"/>
                    <w:sz w:val="20"/>
                    <w:szCs w:val="20"/>
                  </w:rPr>
                </w:rPrChange>
              </w:rPr>
            </w:pPr>
            <w:ins w:id="1214" w:author="Micah Freedman" w:date="2022-03-11T15:01:00Z">
              <w:r w:rsidRPr="00CB5C04">
                <w:rPr>
                  <w:rFonts w:ascii="Arial" w:hAnsi="Arial" w:cs="Arial"/>
                  <w:sz w:val="20"/>
                  <w:szCs w:val="20"/>
                  <w:rPrChange w:id="1215" w:author="Micah Freedman" w:date="2022-03-11T15:02:00Z">
                    <w:rPr>
                      <w:rFonts w:ascii="Helvetica" w:hAnsi="Helvetica"/>
                      <w:sz w:val="20"/>
                      <w:szCs w:val="20"/>
                    </w:rPr>
                  </w:rPrChange>
                </w:rPr>
                <w:t>Maui, Hawaii</w:t>
              </w:r>
            </w:ins>
          </w:p>
        </w:tc>
        <w:tc>
          <w:tcPr>
            <w:tcW w:w="890" w:type="dxa"/>
            <w:gridSpan w:val="2"/>
            <w:vAlign w:val="center"/>
            <w:tcPrChange w:id="1216" w:author="Micah Freedman" w:date="2022-03-20T14:15:00Z">
              <w:tcPr>
                <w:tcW w:w="942" w:type="dxa"/>
                <w:gridSpan w:val="2"/>
                <w:vAlign w:val="center"/>
              </w:tcPr>
            </w:tcPrChange>
          </w:tcPr>
          <w:p w14:paraId="3F41556F" w14:textId="77777777" w:rsidR="00CB5C04" w:rsidRPr="00CB5C04" w:rsidRDefault="00CB5C04" w:rsidP="00CB5C04">
            <w:pPr>
              <w:jc w:val="center"/>
              <w:rPr>
                <w:ins w:id="1217" w:author="Micah Freedman" w:date="2022-03-11T15:01:00Z"/>
                <w:rFonts w:ascii="Arial" w:hAnsi="Arial" w:cs="Arial"/>
                <w:sz w:val="20"/>
                <w:szCs w:val="20"/>
                <w:rPrChange w:id="1218" w:author="Micah Freedman" w:date="2022-03-11T15:02:00Z">
                  <w:rPr>
                    <w:ins w:id="1219" w:author="Micah Freedman" w:date="2022-03-11T15:01:00Z"/>
                    <w:rFonts w:ascii="Helvetica" w:hAnsi="Helvetica"/>
                    <w:sz w:val="20"/>
                    <w:szCs w:val="20"/>
                  </w:rPr>
                </w:rPrChange>
              </w:rPr>
            </w:pPr>
            <w:ins w:id="1220" w:author="Micah Freedman" w:date="2022-03-11T15:01:00Z">
              <w:r w:rsidRPr="00CB5C04">
                <w:rPr>
                  <w:rFonts w:ascii="Arial" w:hAnsi="Arial" w:cs="Arial"/>
                  <w:sz w:val="20"/>
                  <w:szCs w:val="20"/>
                  <w:rPrChange w:id="1221" w:author="Micah Freedman" w:date="2022-03-11T15:02:00Z">
                    <w:rPr>
                      <w:rFonts w:ascii="Helvetica" w:hAnsi="Helvetica"/>
                      <w:sz w:val="20"/>
                      <w:szCs w:val="20"/>
                    </w:rPr>
                  </w:rPrChange>
                </w:rPr>
                <w:t>2016</w:t>
              </w:r>
            </w:ins>
          </w:p>
        </w:tc>
        <w:tc>
          <w:tcPr>
            <w:tcW w:w="724" w:type="dxa"/>
            <w:gridSpan w:val="2"/>
            <w:vAlign w:val="center"/>
            <w:tcPrChange w:id="1222" w:author="Micah Freedman" w:date="2022-03-20T14:15:00Z">
              <w:tcPr>
                <w:tcW w:w="952" w:type="dxa"/>
                <w:gridSpan w:val="2"/>
                <w:vAlign w:val="center"/>
              </w:tcPr>
            </w:tcPrChange>
          </w:tcPr>
          <w:p w14:paraId="48774868" w14:textId="77777777" w:rsidR="00CB5C04" w:rsidRPr="00CB5C04" w:rsidRDefault="00CB5C04" w:rsidP="00CB5C04">
            <w:pPr>
              <w:jc w:val="center"/>
              <w:rPr>
                <w:ins w:id="1223" w:author="Micah Freedman" w:date="2022-03-11T15:01:00Z"/>
                <w:rFonts w:ascii="Arial" w:hAnsi="Arial" w:cs="Arial"/>
                <w:sz w:val="20"/>
                <w:szCs w:val="20"/>
                <w:rPrChange w:id="1224" w:author="Micah Freedman" w:date="2022-03-11T15:02:00Z">
                  <w:rPr>
                    <w:ins w:id="1225" w:author="Micah Freedman" w:date="2022-03-11T15:01:00Z"/>
                    <w:rFonts w:ascii="Helvetica" w:hAnsi="Helvetica"/>
                    <w:sz w:val="20"/>
                    <w:szCs w:val="20"/>
                  </w:rPr>
                </w:rPrChange>
              </w:rPr>
            </w:pPr>
            <w:ins w:id="1226" w:author="Micah Freedman" w:date="2022-03-11T15:01:00Z">
              <w:r w:rsidRPr="00CB5C04">
                <w:rPr>
                  <w:rFonts w:ascii="Arial" w:hAnsi="Arial" w:cs="Arial"/>
                  <w:sz w:val="20"/>
                  <w:szCs w:val="20"/>
                  <w:rPrChange w:id="1227" w:author="Micah Freedman" w:date="2022-03-11T15:02:00Z">
                    <w:rPr>
                      <w:rFonts w:ascii="Helvetica" w:hAnsi="Helvetica"/>
                      <w:sz w:val="20"/>
                      <w:szCs w:val="20"/>
                    </w:rPr>
                  </w:rPrChange>
                </w:rPr>
                <w:t>1</w:t>
              </w:r>
            </w:ins>
          </w:p>
        </w:tc>
        <w:tc>
          <w:tcPr>
            <w:tcW w:w="1633" w:type="dxa"/>
            <w:gridSpan w:val="3"/>
            <w:vAlign w:val="center"/>
            <w:tcPrChange w:id="1228" w:author="Micah Freedman" w:date="2022-03-20T14:15:00Z">
              <w:tcPr>
                <w:tcW w:w="905" w:type="dxa"/>
                <w:gridSpan w:val="2"/>
                <w:vAlign w:val="center"/>
              </w:tcPr>
            </w:tcPrChange>
          </w:tcPr>
          <w:p w14:paraId="2321A9C1" w14:textId="77777777" w:rsidR="00CB5C04" w:rsidRPr="00CB5C04" w:rsidRDefault="00CB5C04" w:rsidP="00CB5C04">
            <w:pPr>
              <w:jc w:val="center"/>
              <w:rPr>
                <w:ins w:id="1229" w:author="Micah Freedman" w:date="2022-03-11T15:01:00Z"/>
                <w:rFonts w:ascii="Arial" w:hAnsi="Arial" w:cs="Arial"/>
                <w:sz w:val="20"/>
                <w:szCs w:val="20"/>
                <w:rPrChange w:id="1230" w:author="Micah Freedman" w:date="2022-03-11T15:02:00Z">
                  <w:rPr>
                    <w:ins w:id="1231" w:author="Micah Freedman" w:date="2022-03-11T15:01:00Z"/>
                    <w:rFonts w:ascii="Helvetica" w:hAnsi="Helvetica"/>
                    <w:sz w:val="20"/>
                    <w:szCs w:val="20"/>
                  </w:rPr>
                </w:rPrChange>
              </w:rPr>
            </w:pPr>
            <w:ins w:id="1232" w:author="Micah Freedman" w:date="2022-03-11T15:01:00Z">
              <w:r w:rsidRPr="00CB5C04">
                <w:rPr>
                  <w:rFonts w:ascii="Arial" w:hAnsi="Arial" w:cs="Arial"/>
                  <w:sz w:val="20"/>
                  <w:szCs w:val="20"/>
                  <w:rPrChange w:id="1233" w:author="Micah Freedman" w:date="2022-03-11T15:02:00Z">
                    <w:rPr>
                      <w:rFonts w:ascii="Helvetica" w:hAnsi="Helvetica"/>
                      <w:sz w:val="20"/>
                      <w:szCs w:val="20"/>
                    </w:rPr>
                  </w:rPrChange>
                </w:rPr>
                <w:t>4.35</w:t>
              </w:r>
            </w:ins>
          </w:p>
        </w:tc>
        <w:tc>
          <w:tcPr>
            <w:tcW w:w="755" w:type="dxa"/>
            <w:vAlign w:val="center"/>
            <w:tcPrChange w:id="1234" w:author="Micah Freedman" w:date="2022-03-20T14:15:00Z">
              <w:tcPr>
                <w:tcW w:w="1455" w:type="dxa"/>
                <w:gridSpan w:val="3"/>
                <w:vAlign w:val="center"/>
              </w:tcPr>
            </w:tcPrChange>
          </w:tcPr>
          <w:p w14:paraId="5D7A2123" w14:textId="77777777" w:rsidR="00CB5C04" w:rsidRPr="00CB5C04" w:rsidRDefault="00CB5C04" w:rsidP="00CB5C04">
            <w:pPr>
              <w:jc w:val="center"/>
              <w:rPr>
                <w:ins w:id="1235" w:author="Micah Freedman" w:date="2022-03-11T15:01:00Z"/>
                <w:rFonts w:ascii="Arial" w:hAnsi="Arial" w:cs="Arial"/>
                <w:sz w:val="20"/>
                <w:szCs w:val="20"/>
                <w:rPrChange w:id="1236" w:author="Micah Freedman" w:date="2022-03-11T15:02:00Z">
                  <w:rPr>
                    <w:ins w:id="1237" w:author="Micah Freedman" w:date="2022-03-11T15:01:00Z"/>
                    <w:rFonts w:ascii="Helvetica" w:hAnsi="Helvetica"/>
                    <w:sz w:val="20"/>
                    <w:szCs w:val="20"/>
                  </w:rPr>
                </w:rPrChange>
              </w:rPr>
            </w:pPr>
            <w:ins w:id="1238" w:author="Micah Freedman" w:date="2022-03-11T15:01:00Z">
              <w:r w:rsidRPr="00CB5C04">
                <w:rPr>
                  <w:rFonts w:ascii="Arial" w:hAnsi="Arial" w:cs="Arial"/>
                  <w:sz w:val="20"/>
                  <w:szCs w:val="20"/>
                  <w:rPrChange w:id="1239" w:author="Micah Freedman" w:date="2022-03-11T15:02:00Z">
                    <w:rPr>
                      <w:rFonts w:ascii="Helvetica" w:hAnsi="Helvetica"/>
                      <w:sz w:val="20"/>
                      <w:szCs w:val="20"/>
                    </w:rPr>
                  </w:rPrChange>
                </w:rPr>
                <w:t>8</w:t>
              </w:r>
            </w:ins>
          </w:p>
        </w:tc>
        <w:tc>
          <w:tcPr>
            <w:tcW w:w="1865" w:type="dxa"/>
            <w:gridSpan w:val="3"/>
            <w:vAlign w:val="center"/>
            <w:tcPrChange w:id="1240" w:author="Micah Freedman" w:date="2022-03-20T14:15:00Z">
              <w:tcPr>
                <w:tcW w:w="1654" w:type="dxa"/>
                <w:gridSpan w:val="2"/>
                <w:vAlign w:val="center"/>
              </w:tcPr>
            </w:tcPrChange>
          </w:tcPr>
          <w:p w14:paraId="31561541" w14:textId="77777777" w:rsidR="00CB5C04" w:rsidRPr="00CB5C04" w:rsidRDefault="00CB5C04" w:rsidP="00CB5C04">
            <w:pPr>
              <w:jc w:val="center"/>
              <w:rPr>
                <w:ins w:id="1241" w:author="Micah Freedman" w:date="2022-03-11T15:01:00Z"/>
                <w:rFonts w:ascii="Arial" w:hAnsi="Arial" w:cs="Arial"/>
                <w:sz w:val="20"/>
                <w:szCs w:val="20"/>
                <w:rPrChange w:id="1242" w:author="Micah Freedman" w:date="2022-03-11T15:02:00Z">
                  <w:rPr>
                    <w:ins w:id="1243" w:author="Micah Freedman" w:date="2022-03-11T15:01:00Z"/>
                    <w:rFonts w:ascii="Helvetica" w:hAnsi="Helvetica"/>
                    <w:sz w:val="20"/>
                    <w:szCs w:val="20"/>
                  </w:rPr>
                </w:rPrChange>
              </w:rPr>
            </w:pPr>
            <w:ins w:id="1244" w:author="Micah Freedman" w:date="2022-03-11T15:01:00Z">
              <w:r w:rsidRPr="00CB5C04">
                <w:rPr>
                  <w:rFonts w:ascii="Arial" w:hAnsi="Arial" w:cs="Arial"/>
                  <w:sz w:val="20"/>
                  <w:szCs w:val="20"/>
                  <w:rPrChange w:id="1245" w:author="Micah Freedman" w:date="2022-03-11T15:02:00Z">
                    <w:rPr>
                      <w:rFonts w:ascii="Helvetica" w:hAnsi="Helvetica"/>
                      <w:sz w:val="20"/>
                      <w:szCs w:val="20"/>
                    </w:rPr>
                  </w:rPrChange>
                </w:rPr>
                <w:t>4.58 ± 0.34</w:t>
              </w:r>
            </w:ins>
          </w:p>
        </w:tc>
      </w:tr>
      <w:tr w:rsidR="00CA16A4" w:rsidRPr="00E163DA" w14:paraId="28A6DAF1" w14:textId="77777777" w:rsidTr="00CA16A4">
        <w:trPr>
          <w:gridAfter w:val="1"/>
          <w:trHeight w:val="179"/>
          <w:ins w:id="1246" w:author="Micah Freedman" w:date="2022-03-11T15:01:00Z"/>
          <w:trPrChange w:id="1247" w:author="Micah Freedman" w:date="2022-03-20T14:15:00Z">
            <w:trPr>
              <w:gridAfter w:val="1"/>
              <w:trHeight w:val="179"/>
            </w:trPr>
          </w:trPrChange>
        </w:trPr>
        <w:tc>
          <w:tcPr>
            <w:tcW w:w="1718" w:type="dxa"/>
            <w:gridSpan w:val="2"/>
            <w:vMerge/>
            <w:vAlign w:val="center"/>
            <w:tcPrChange w:id="1248" w:author="Micah Freedman" w:date="2022-03-20T14:15:00Z">
              <w:tcPr>
                <w:tcW w:w="1869" w:type="dxa"/>
                <w:gridSpan w:val="2"/>
                <w:vMerge/>
                <w:vAlign w:val="center"/>
              </w:tcPr>
            </w:tcPrChange>
          </w:tcPr>
          <w:p w14:paraId="422DA7CE" w14:textId="77777777" w:rsidR="00CB5C04" w:rsidRPr="00CB5C04" w:rsidRDefault="00CB5C04" w:rsidP="00CB5C04">
            <w:pPr>
              <w:jc w:val="center"/>
              <w:rPr>
                <w:ins w:id="1249" w:author="Micah Freedman" w:date="2022-03-11T15:01:00Z"/>
                <w:rFonts w:ascii="Arial" w:hAnsi="Arial" w:cs="Arial"/>
                <w:sz w:val="20"/>
                <w:szCs w:val="20"/>
                <w:rPrChange w:id="1250" w:author="Micah Freedman" w:date="2022-03-11T15:02:00Z">
                  <w:rPr>
                    <w:ins w:id="1251" w:author="Micah Freedman" w:date="2022-03-11T15:01:00Z"/>
                    <w:rFonts w:ascii="Helvetica" w:hAnsi="Helvetica"/>
                    <w:sz w:val="20"/>
                    <w:szCs w:val="20"/>
                  </w:rPr>
                </w:rPrChange>
              </w:rPr>
            </w:pPr>
          </w:p>
        </w:tc>
        <w:tc>
          <w:tcPr>
            <w:tcW w:w="1235" w:type="dxa"/>
            <w:vAlign w:val="center"/>
            <w:tcPrChange w:id="1252" w:author="Micah Freedman" w:date="2022-03-20T14:15:00Z">
              <w:tcPr>
                <w:tcW w:w="1235" w:type="dxa"/>
                <w:vAlign w:val="center"/>
              </w:tcPr>
            </w:tcPrChange>
          </w:tcPr>
          <w:p w14:paraId="6C8B568F" w14:textId="77777777" w:rsidR="00CB5C04" w:rsidRPr="00CB5C04" w:rsidRDefault="00CB5C04" w:rsidP="00CB5C04">
            <w:pPr>
              <w:jc w:val="center"/>
              <w:rPr>
                <w:ins w:id="1253" w:author="Micah Freedman" w:date="2022-03-11T15:01:00Z"/>
                <w:rFonts w:ascii="Arial" w:hAnsi="Arial" w:cs="Arial"/>
                <w:sz w:val="20"/>
                <w:szCs w:val="20"/>
                <w:rPrChange w:id="1254" w:author="Micah Freedman" w:date="2022-03-11T15:02:00Z">
                  <w:rPr>
                    <w:ins w:id="1255" w:author="Micah Freedman" w:date="2022-03-11T15:01:00Z"/>
                    <w:rFonts w:ascii="Helvetica" w:hAnsi="Helvetica"/>
                    <w:sz w:val="20"/>
                    <w:szCs w:val="20"/>
                  </w:rPr>
                </w:rPrChange>
              </w:rPr>
            </w:pPr>
            <w:ins w:id="1256" w:author="Micah Freedman" w:date="2022-03-11T15:01:00Z">
              <w:r w:rsidRPr="00CB5C04">
                <w:rPr>
                  <w:rFonts w:ascii="Arial" w:hAnsi="Arial" w:cs="Arial"/>
                  <w:sz w:val="20"/>
                  <w:szCs w:val="20"/>
                  <w:rPrChange w:id="1257" w:author="Micah Freedman" w:date="2022-03-11T15:02:00Z">
                    <w:rPr>
                      <w:rFonts w:ascii="Helvetica" w:hAnsi="Helvetica"/>
                      <w:sz w:val="20"/>
                      <w:szCs w:val="20"/>
                    </w:rPr>
                  </w:rPrChange>
                </w:rPr>
                <w:t>2</w:t>
              </w:r>
            </w:ins>
          </w:p>
        </w:tc>
        <w:tc>
          <w:tcPr>
            <w:tcW w:w="1415" w:type="dxa"/>
            <w:gridSpan w:val="2"/>
            <w:vAlign w:val="center"/>
            <w:tcPrChange w:id="1258" w:author="Micah Freedman" w:date="2022-03-20T14:15:00Z">
              <w:tcPr>
                <w:tcW w:w="1478" w:type="dxa"/>
                <w:gridSpan w:val="2"/>
                <w:vAlign w:val="center"/>
              </w:tcPr>
            </w:tcPrChange>
          </w:tcPr>
          <w:p w14:paraId="3884AC27" w14:textId="77777777" w:rsidR="00CB5C04" w:rsidRPr="00CB5C04" w:rsidRDefault="00CB5C04" w:rsidP="00CB5C04">
            <w:pPr>
              <w:jc w:val="center"/>
              <w:rPr>
                <w:ins w:id="1259" w:author="Micah Freedman" w:date="2022-03-11T15:01:00Z"/>
                <w:rFonts w:ascii="Arial" w:hAnsi="Arial" w:cs="Arial"/>
                <w:sz w:val="20"/>
                <w:szCs w:val="20"/>
                <w:rPrChange w:id="1260" w:author="Micah Freedman" w:date="2022-03-11T15:02:00Z">
                  <w:rPr>
                    <w:ins w:id="1261" w:author="Micah Freedman" w:date="2022-03-11T15:01:00Z"/>
                    <w:rFonts w:ascii="Helvetica" w:hAnsi="Helvetica"/>
                    <w:sz w:val="20"/>
                    <w:szCs w:val="20"/>
                  </w:rPr>
                </w:rPrChange>
              </w:rPr>
            </w:pPr>
            <w:ins w:id="1262" w:author="Micah Freedman" w:date="2022-03-11T15:01:00Z">
              <w:r w:rsidRPr="00CB5C04">
                <w:rPr>
                  <w:rFonts w:ascii="Arial" w:hAnsi="Arial" w:cs="Arial"/>
                  <w:sz w:val="20"/>
                  <w:szCs w:val="20"/>
                  <w:rPrChange w:id="1263" w:author="Micah Freedman" w:date="2022-03-11T15:02:00Z">
                    <w:rPr>
                      <w:rFonts w:ascii="Helvetica" w:hAnsi="Helvetica"/>
                      <w:sz w:val="20"/>
                      <w:szCs w:val="20"/>
                    </w:rPr>
                  </w:rPrChange>
                </w:rPr>
                <w:t>Maui, Hawaii</w:t>
              </w:r>
            </w:ins>
          </w:p>
        </w:tc>
        <w:tc>
          <w:tcPr>
            <w:tcW w:w="890" w:type="dxa"/>
            <w:gridSpan w:val="2"/>
            <w:vAlign w:val="center"/>
            <w:tcPrChange w:id="1264" w:author="Micah Freedman" w:date="2022-03-20T14:15:00Z">
              <w:tcPr>
                <w:tcW w:w="942" w:type="dxa"/>
                <w:gridSpan w:val="2"/>
                <w:vAlign w:val="center"/>
              </w:tcPr>
            </w:tcPrChange>
          </w:tcPr>
          <w:p w14:paraId="54CD25EA" w14:textId="77777777" w:rsidR="00CB5C04" w:rsidRPr="00CB5C04" w:rsidRDefault="00CB5C04" w:rsidP="00CB5C04">
            <w:pPr>
              <w:jc w:val="center"/>
              <w:rPr>
                <w:ins w:id="1265" w:author="Micah Freedman" w:date="2022-03-11T15:01:00Z"/>
                <w:rFonts w:ascii="Arial" w:hAnsi="Arial" w:cs="Arial"/>
                <w:sz w:val="20"/>
                <w:szCs w:val="20"/>
                <w:rPrChange w:id="1266" w:author="Micah Freedman" w:date="2022-03-11T15:02:00Z">
                  <w:rPr>
                    <w:ins w:id="1267" w:author="Micah Freedman" w:date="2022-03-11T15:01:00Z"/>
                    <w:rFonts w:ascii="Helvetica" w:hAnsi="Helvetica"/>
                    <w:sz w:val="20"/>
                    <w:szCs w:val="20"/>
                  </w:rPr>
                </w:rPrChange>
              </w:rPr>
            </w:pPr>
            <w:ins w:id="1268" w:author="Micah Freedman" w:date="2022-03-11T15:01:00Z">
              <w:r w:rsidRPr="00CB5C04">
                <w:rPr>
                  <w:rFonts w:ascii="Arial" w:hAnsi="Arial" w:cs="Arial"/>
                  <w:sz w:val="20"/>
                  <w:szCs w:val="20"/>
                  <w:rPrChange w:id="1269" w:author="Micah Freedman" w:date="2022-03-11T15:02:00Z">
                    <w:rPr>
                      <w:rFonts w:ascii="Helvetica" w:hAnsi="Helvetica"/>
                      <w:sz w:val="20"/>
                      <w:szCs w:val="20"/>
                    </w:rPr>
                  </w:rPrChange>
                </w:rPr>
                <w:t>2016</w:t>
              </w:r>
            </w:ins>
          </w:p>
        </w:tc>
        <w:tc>
          <w:tcPr>
            <w:tcW w:w="724" w:type="dxa"/>
            <w:gridSpan w:val="2"/>
            <w:vAlign w:val="center"/>
            <w:tcPrChange w:id="1270" w:author="Micah Freedman" w:date="2022-03-20T14:15:00Z">
              <w:tcPr>
                <w:tcW w:w="952" w:type="dxa"/>
                <w:gridSpan w:val="2"/>
                <w:vAlign w:val="center"/>
              </w:tcPr>
            </w:tcPrChange>
          </w:tcPr>
          <w:p w14:paraId="5D34625D" w14:textId="77777777" w:rsidR="00CB5C04" w:rsidRPr="00CB5C04" w:rsidRDefault="00CB5C04" w:rsidP="00CB5C04">
            <w:pPr>
              <w:jc w:val="center"/>
              <w:rPr>
                <w:ins w:id="1271" w:author="Micah Freedman" w:date="2022-03-11T15:01:00Z"/>
                <w:rFonts w:ascii="Arial" w:hAnsi="Arial" w:cs="Arial"/>
                <w:sz w:val="20"/>
                <w:szCs w:val="20"/>
                <w:rPrChange w:id="1272" w:author="Micah Freedman" w:date="2022-03-11T15:02:00Z">
                  <w:rPr>
                    <w:ins w:id="1273" w:author="Micah Freedman" w:date="2022-03-11T15:01:00Z"/>
                    <w:rFonts w:ascii="Helvetica" w:hAnsi="Helvetica"/>
                    <w:sz w:val="20"/>
                    <w:szCs w:val="20"/>
                  </w:rPr>
                </w:rPrChange>
              </w:rPr>
            </w:pPr>
            <w:ins w:id="1274" w:author="Micah Freedman" w:date="2022-03-11T15:01:00Z">
              <w:r w:rsidRPr="00CB5C04">
                <w:rPr>
                  <w:rFonts w:ascii="Arial" w:hAnsi="Arial" w:cs="Arial"/>
                  <w:sz w:val="20"/>
                  <w:szCs w:val="20"/>
                  <w:rPrChange w:id="1275" w:author="Micah Freedman" w:date="2022-03-11T15:02:00Z">
                    <w:rPr>
                      <w:rFonts w:ascii="Helvetica" w:hAnsi="Helvetica"/>
                      <w:sz w:val="20"/>
                      <w:szCs w:val="20"/>
                    </w:rPr>
                  </w:rPrChange>
                </w:rPr>
                <w:t>4</w:t>
              </w:r>
            </w:ins>
          </w:p>
        </w:tc>
        <w:tc>
          <w:tcPr>
            <w:tcW w:w="1633" w:type="dxa"/>
            <w:gridSpan w:val="3"/>
            <w:vAlign w:val="center"/>
            <w:tcPrChange w:id="1276" w:author="Micah Freedman" w:date="2022-03-20T14:15:00Z">
              <w:tcPr>
                <w:tcW w:w="905" w:type="dxa"/>
                <w:gridSpan w:val="2"/>
                <w:vAlign w:val="center"/>
              </w:tcPr>
            </w:tcPrChange>
          </w:tcPr>
          <w:p w14:paraId="3DAE7A41" w14:textId="77777777" w:rsidR="00CB5C04" w:rsidRPr="00CB5C04" w:rsidRDefault="00CB5C04" w:rsidP="00CB5C04">
            <w:pPr>
              <w:jc w:val="center"/>
              <w:rPr>
                <w:ins w:id="1277" w:author="Micah Freedman" w:date="2022-03-11T15:01:00Z"/>
                <w:rFonts w:ascii="Arial" w:hAnsi="Arial" w:cs="Arial"/>
                <w:sz w:val="20"/>
                <w:szCs w:val="20"/>
                <w:rPrChange w:id="1278" w:author="Micah Freedman" w:date="2022-03-11T15:02:00Z">
                  <w:rPr>
                    <w:ins w:id="1279" w:author="Micah Freedman" w:date="2022-03-11T15:01:00Z"/>
                    <w:rFonts w:ascii="Helvetica" w:hAnsi="Helvetica"/>
                    <w:sz w:val="20"/>
                    <w:szCs w:val="20"/>
                  </w:rPr>
                </w:rPrChange>
              </w:rPr>
            </w:pPr>
            <w:ins w:id="1280" w:author="Micah Freedman" w:date="2022-03-11T15:01:00Z">
              <w:r w:rsidRPr="00CB5C04">
                <w:rPr>
                  <w:rFonts w:ascii="Arial" w:hAnsi="Arial" w:cs="Arial"/>
                  <w:sz w:val="20"/>
                  <w:szCs w:val="20"/>
                  <w:rPrChange w:id="1281" w:author="Micah Freedman" w:date="2022-03-11T15:02:00Z">
                    <w:rPr>
                      <w:rFonts w:ascii="Helvetica" w:hAnsi="Helvetica"/>
                      <w:sz w:val="20"/>
                      <w:szCs w:val="20"/>
                    </w:rPr>
                  </w:rPrChange>
                </w:rPr>
                <w:t>8.27 ± 2.19</w:t>
              </w:r>
            </w:ins>
          </w:p>
        </w:tc>
        <w:tc>
          <w:tcPr>
            <w:tcW w:w="755" w:type="dxa"/>
            <w:vAlign w:val="center"/>
            <w:tcPrChange w:id="1282" w:author="Micah Freedman" w:date="2022-03-20T14:15:00Z">
              <w:tcPr>
                <w:tcW w:w="1455" w:type="dxa"/>
                <w:gridSpan w:val="3"/>
                <w:vAlign w:val="center"/>
              </w:tcPr>
            </w:tcPrChange>
          </w:tcPr>
          <w:p w14:paraId="6994DBBD" w14:textId="77777777" w:rsidR="00CB5C04" w:rsidRPr="00CB5C04" w:rsidRDefault="00CB5C04" w:rsidP="00CB5C04">
            <w:pPr>
              <w:jc w:val="center"/>
              <w:rPr>
                <w:ins w:id="1283" w:author="Micah Freedman" w:date="2022-03-11T15:01:00Z"/>
                <w:rFonts w:ascii="Arial" w:hAnsi="Arial" w:cs="Arial"/>
                <w:sz w:val="20"/>
                <w:szCs w:val="20"/>
                <w:rPrChange w:id="1284" w:author="Micah Freedman" w:date="2022-03-11T15:02:00Z">
                  <w:rPr>
                    <w:ins w:id="1285" w:author="Micah Freedman" w:date="2022-03-11T15:01:00Z"/>
                    <w:rFonts w:ascii="Helvetica" w:hAnsi="Helvetica"/>
                    <w:sz w:val="20"/>
                    <w:szCs w:val="20"/>
                  </w:rPr>
                </w:rPrChange>
              </w:rPr>
            </w:pPr>
            <w:ins w:id="1286" w:author="Micah Freedman" w:date="2022-03-11T15:01:00Z">
              <w:r w:rsidRPr="00CB5C04">
                <w:rPr>
                  <w:rFonts w:ascii="Arial" w:hAnsi="Arial" w:cs="Arial"/>
                  <w:sz w:val="20"/>
                  <w:szCs w:val="20"/>
                  <w:rPrChange w:id="1287" w:author="Micah Freedman" w:date="2022-03-11T15:02:00Z">
                    <w:rPr>
                      <w:rFonts w:ascii="Helvetica" w:hAnsi="Helvetica"/>
                      <w:sz w:val="20"/>
                      <w:szCs w:val="20"/>
                    </w:rPr>
                  </w:rPrChange>
                </w:rPr>
                <w:t>10</w:t>
              </w:r>
            </w:ins>
          </w:p>
        </w:tc>
        <w:tc>
          <w:tcPr>
            <w:tcW w:w="1865" w:type="dxa"/>
            <w:gridSpan w:val="3"/>
            <w:vAlign w:val="center"/>
            <w:tcPrChange w:id="1288" w:author="Micah Freedman" w:date="2022-03-20T14:15:00Z">
              <w:tcPr>
                <w:tcW w:w="1654" w:type="dxa"/>
                <w:gridSpan w:val="2"/>
                <w:vAlign w:val="center"/>
              </w:tcPr>
            </w:tcPrChange>
          </w:tcPr>
          <w:p w14:paraId="0EBED07C" w14:textId="77777777" w:rsidR="00CB5C04" w:rsidRPr="00CB5C04" w:rsidRDefault="00CB5C04" w:rsidP="00CB5C04">
            <w:pPr>
              <w:jc w:val="center"/>
              <w:rPr>
                <w:ins w:id="1289" w:author="Micah Freedman" w:date="2022-03-11T15:01:00Z"/>
                <w:rFonts w:ascii="Arial" w:hAnsi="Arial" w:cs="Arial"/>
                <w:sz w:val="20"/>
                <w:szCs w:val="20"/>
                <w:rPrChange w:id="1290" w:author="Micah Freedman" w:date="2022-03-11T15:02:00Z">
                  <w:rPr>
                    <w:ins w:id="1291" w:author="Micah Freedman" w:date="2022-03-11T15:01:00Z"/>
                    <w:rFonts w:ascii="Helvetica" w:hAnsi="Helvetica"/>
                    <w:sz w:val="20"/>
                    <w:szCs w:val="20"/>
                  </w:rPr>
                </w:rPrChange>
              </w:rPr>
            </w:pPr>
            <w:ins w:id="1292" w:author="Micah Freedman" w:date="2022-03-11T15:01:00Z">
              <w:r w:rsidRPr="00CB5C04">
                <w:rPr>
                  <w:rFonts w:ascii="Arial" w:hAnsi="Arial" w:cs="Arial"/>
                  <w:sz w:val="20"/>
                  <w:szCs w:val="20"/>
                  <w:rPrChange w:id="1293" w:author="Micah Freedman" w:date="2022-03-11T15:02:00Z">
                    <w:rPr>
                      <w:rFonts w:ascii="Helvetica" w:hAnsi="Helvetica"/>
                      <w:sz w:val="20"/>
                      <w:szCs w:val="20"/>
                    </w:rPr>
                  </w:rPrChange>
                </w:rPr>
                <w:t>6.94 ± 1.10</w:t>
              </w:r>
            </w:ins>
          </w:p>
        </w:tc>
      </w:tr>
      <w:tr w:rsidR="00CA16A4" w:rsidRPr="00E163DA" w14:paraId="62BA8664" w14:textId="77777777" w:rsidTr="00CA16A4">
        <w:trPr>
          <w:gridAfter w:val="1"/>
          <w:trHeight w:val="171"/>
          <w:ins w:id="1294" w:author="Micah Freedman" w:date="2022-03-11T15:01:00Z"/>
          <w:trPrChange w:id="1295" w:author="Micah Freedman" w:date="2022-03-20T14:15:00Z">
            <w:trPr>
              <w:gridAfter w:val="1"/>
              <w:trHeight w:val="171"/>
            </w:trPr>
          </w:trPrChange>
        </w:trPr>
        <w:tc>
          <w:tcPr>
            <w:tcW w:w="1718" w:type="dxa"/>
            <w:gridSpan w:val="2"/>
            <w:vMerge/>
            <w:vAlign w:val="center"/>
            <w:tcPrChange w:id="1296" w:author="Micah Freedman" w:date="2022-03-20T14:15:00Z">
              <w:tcPr>
                <w:tcW w:w="1869" w:type="dxa"/>
                <w:gridSpan w:val="2"/>
                <w:vMerge/>
                <w:vAlign w:val="center"/>
              </w:tcPr>
            </w:tcPrChange>
          </w:tcPr>
          <w:p w14:paraId="3B8715C3" w14:textId="77777777" w:rsidR="00CB5C04" w:rsidRPr="00CB5C04" w:rsidRDefault="00CB5C04" w:rsidP="00CB5C04">
            <w:pPr>
              <w:jc w:val="center"/>
              <w:rPr>
                <w:ins w:id="1297" w:author="Micah Freedman" w:date="2022-03-11T15:01:00Z"/>
                <w:rFonts w:ascii="Arial" w:hAnsi="Arial" w:cs="Arial"/>
                <w:sz w:val="20"/>
                <w:szCs w:val="20"/>
                <w:rPrChange w:id="1298" w:author="Micah Freedman" w:date="2022-03-11T15:02:00Z">
                  <w:rPr>
                    <w:ins w:id="1299" w:author="Micah Freedman" w:date="2022-03-11T15:01:00Z"/>
                    <w:rFonts w:ascii="Helvetica" w:hAnsi="Helvetica"/>
                    <w:sz w:val="20"/>
                    <w:szCs w:val="20"/>
                  </w:rPr>
                </w:rPrChange>
              </w:rPr>
            </w:pPr>
          </w:p>
        </w:tc>
        <w:tc>
          <w:tcPr>
            <w:tcW w:w="1235" w:type="dxa"/>
            <w:vAlign w:val="center"/>
            <w:tcPrChange w:id="1300" w:author="Micah Freedman" w:date="2022-03-20T14:15:00Z">
              <w:tcPr>
                <w:tcW w:w="1235" w:type="dxa"/>
                <w:vAlign w:val="center"/>
              </w:tcPr>
            </w:tcPrChange>
          </w:tcPr>
          <w:p w14:paraId="485A9DE0" w14:textId="77777777" w:rsidR="00CB5C04" w:rsidRPr="00CB5C04" w:rsidRDefault="00CB5C04" w:rsidP="00CB5C04">
            <w:pPr>
              <w:jc w:val="center"/>
              <w:rPr>
                <w:ins w:id="1301" w:author="Micah Freedman" w:date="2022-03-11T15:01:00Z"/>
                <w:rFonts w:ascii="Arial" w:hAnsi="Arial" w:cs="Arial"/>
                <w:sz w:val="20"/>
                <w:szCs w:val="20"/>
                <w:rPrChange w:id="1302" w:author="Micah Freedman" w:date="2022-03-11T15:02:00Z">
                  <w:rPr>
                    <w:ins w:id="1303" w:author="Micah Freedman" w:date="2022-03-11T15:01:00Z"/>
                    <w:rFonts w:ascii="Helvetica" w:hAnsi="Helvetica"/>
                    <w:sz w:val="20"/>
                    <w:szCs w:val="20"/>
                  </w:rPr>
                </w:rPrChange>
              </w:rPr>
            </w:pPr>
            <w:ins w:id="1304" w:author="Micah Freedman" w:date="2022-03-11T15:01:00Z">
              <w:r w:rsidRPr="00CB5C04">
                <w:rPr>
                  <w:rFonts w:ascii="Arial" w:hAnsi="Arial" w:cs="Arial"/>
                  <w:sz w:val="20"/>
                  <w:szCs w:val="20"/>
                  <w:rPrChange w:id="1305" w:author="Micah Freedman" w:date="2022-03-11T15:02:00Z">
                    <w:rPr>
                      <w:rFonts w:ascii="Helvetica" w:hAnsi="Helvetica"/>
                      <w:sz w:val="20"/>
                      <w:szCs w:val="20"/>
                    </w:rPr>
                  </w:rPrChange>
                </w:rPr>
                <w:t>3</w:t>
              </w:r>
            </w:ins>
          </w:p>
        </w:tc>
        <w:tc>
          <w:tcPr>
            <w:tcW w:w="1415" w:type="dxa"/>
            <w:gridSpan w:val="2"/>
            <w:vAlign w:val="center"/>
            <w:tcPrChange w:id="1306" w:author="Micah Freedman" w:date="2022-03-20T14:15:00Z">
              <w:tcPr>
                <w:tcW w:w="1478" w:type="dxa"/>
                <w:gridSpan w:val="2"/>
                <w:vAlign w:val="center"/>
              </w:tcPr>
            </w:tcPrChange>
          </w:tcPr>
          <w:p w14:paraId="57677184" w14:textId="77777777" w:rsidR="00CB5C04" w:rsidRPr="00CB5C04" w:rsidRDefault="00CB5C04" w:rsidP="00CB5C04">
            <w:pPr>
              <w:jc w:val="center"/>
              <w:rPr>
                <w:ins w:id="1307" w:author="Micah Freedman" w:date="2022-03-11T15:01:00Z"/>
                <w:rFonts w:ascii="Arial" w:hAnsi="Arial" w:cs="Arial"/>
                <w:sz w:val="20"/>
                <w:szCs w:val="20"/>
                <w:rPrChange w:id="1308" w:author="Micah Freedman" w:date="2022-03-11T15:02:00Z">
                  <w:rPr>
                    <w:ins w:id="1309" w:author="Micah Freedman" w:date="2022-03-11T15:01:00Z"/>
                    <w:rFonts w:ascii="Helvetica" w:hAnsi="Helvetica"/>
                    <w:sz w:val="20"/>
                    <w:szCs w:val="20"/>
                  </w:rPr>
                </w:rPrChange>
              </w:rPr>
            </w:pPr>
            <w:ins w:id="1310" w:author="Micah Freedman" w:date="2022-03-11T15:01:00Z">
              <w:r w:rsidRPr="00CB5C04">
                <w:rPr>
                  <w:rFonts w:ascii="Arial" w:hAnsi="Arial" w:cs="Arial"/>
                  <w:sz w:val="20"/>
                  <w:szCs w:val="20"/>
                  <w:rPrChange w:id="1311" w:author="Micah Freedman" w:date="2022-03-11T15:02:00Z">
                    <w:rPr>
                      <w:rFonts w:ascii="Helvetica" w:hAnsi="Helvetica"/>
                      <w:sz w:val="20"/>
                      <w:szCs w:val="20"/>
                    </w:rPr>
                  </w:rPrChange>
                </w:rPr>
                <w:t>Maui, Hawaii</w:t>
              </w:r>
            </w:ins>
          </w:p>
        </w:tc>
        <w:tc>
          <w:tcPr>
            <w:tcW w:w="890" w:type="dxa"/>
            <w:gridSpan w:val="2"/>
            <w:vAlign w:val="center"/>
            <w:tcPrChange w:id="1312" w:author="Micah Freedman" w:date="2022-03-20T14:15:00Z">
              <w:tcPr>
                <w:tcW w:w="942" w:type="dxa"/>
                <w:gridSpan w:val="2"/>
                <w:vAlign w:val="center"/>
              </w:tcPr>
            </w:tcPrChange>
          </w:tcPr>
          <w:p w14:paraId="367AB84F" w14:textId="77777777" w:rsidR="00CB5C04" w:rsidRPr="00CB5C04" w:rsidRDefault="00CB5C04" w:rsidP="00CB5C04">
            <w:pPr>
              <w:jc w:val="center"/>
              <w:rPr>
                <w:ins w:id="1313" w:author="Micah Freedman" w:date="2022-03-11T15:01:00Z"/>
                <w:rFonts w:ascii="Arial" w:hAnsi="Arial" w:cs="Arial"/>
                <w:sz w:val="20"/>
                <w:szCs w:val="20"/>
                <w:rPrChange w:id="1314" w:author="Micah Freedman" w:date="2022-03-11T15:02:00Z">
                  <w:rPr>
                    <w:ins w:id="1315" w:author="Micah Freedman" w:date="2022-03-11T15:01:00Z"/>
                    <w:rFonts w:ascii="Helvetica" w:hAnsi="Helvetica"/>
                    <w:sz w:val="20"/>
                    <w:szCs w:val="20"/>
                  </w:rPr>
                </w:rPrChange>
              </w:rPr>
            </w:pPr>
            <w:ins w:id="1316" w:author="Micah Freedman" w:date="2022-03-11T15:01:00Z">
              <w:r w:rsidRPr="00CB5C04">
                <w:rPr>
                  <w:rFonts w:ascii="Arial" w:hAnsi="Arial" w:cs="Arial"/>
                  <w:sz w:val="20"/>
                  <w:szCs w:val="20"/>
                  <w:rPrChange w:id="1317" w:author="Micah Freedman" w:date="2022-03-11T15:02:00Z">
                    <w:rPr>
                      <w:rFonts w:ascii="Helvetica" w:hAnsi="Helvetica"/>
                      <w:sz w:val="20"/>
                      <w:szCs w:val="20"/>
                    </w:rPr>
                  </w:rPrChange>
                </w:rPr>
                <w:t>2016</w:t>
              </w:r>
            </w:ins>
          </w:p>
        </w:tc>
        <w:tc>
          <w:tcPr>
            <w:tcW w:w="724" w:type="dxa"/>
            <w:gridSpan w:val="2"/>
            <w:vAlign w:val="center"/>
            <w:tcPrChange w:id="1318" w:author="Micah Freedman" w:date="2022-03-20T14:15:00Z">
              <w:tcPr>
                <w:tcW w:w="952" w:type="dxa"/>
                <w:gridSpan w:val="2"/>
                <w:vAlign w:val="center"/>
              </w:tcPr>
            </w:tcPrChange>
          </w:tcPr>
          <w:p w14:paraId="1CFD82FF" w14:textId="77777777" w:rsidR="00CB5C04" w:rsidRPr="00CB5C04" w:rsidRDefault="00CB5C04" w:rsidP="00CB5C04">
            <w:pPr>
              <w:jc w:val="center"/>
              <w:rPr>
                <w:ins w:id="1319" w:author="Micah Freedman" w:date="2022-03-11T15:01:00Z"/>
                <w:rFonts w:ascii="Arial" w:hAnsi="Arial" w:cs="Arial"/>
                <w:sz w:val="20"/>
                <w:szCs w:val="20"/>
                <w:rPrChange w:id="1320" w:author="Micah Freedman" w:date="2022-03-11T15:02:00Z">
                  <w:rPr>
                    <w:ins w:id="1321" w:author="Micah Freedman" w:date="2022-03-11T15:01:00Z"/>
                    <w:rFonts w:ascii="Helvetica" w:hAnsi="Helvetica"/>
                    <w:sz w:val="20"/>
                    <w:szCs w:val="20"/>
                  </w:rPr>
                </w:rPrChange>
              </w:rPr>
            </w:pPr>
            <w:ins w:id="1322" w:author="Micah Freedman" w:date="2022-03-11T15:01:00Z">
              <w:r w:rsidRPr="00CB5C04">
                <w:rPr>
                  <w:rFonts w:ascii="Arial" w:hAnsi="Arial" w:cs="Arial"/>
                  <w:sz w:val="20"/>
                  <w:szCs w:val="20"/>
                  <w:rPrChange w:id="1323" w:author="Micah Freedman" w:date="2022-03-11T15:02:00Z">
                    <w:rPr>
                      <w:rFonts w:ascii="Helvetica" w:hAnsi="Helvetica"/>
                      <w:sz w:val="20"/>
                      <w:szCs w:val="20"/>
                    </w:rPr>
                  </w:rPrChange>
                </w:rPr>
                <w:t>4</w:t>
              </w:r>
            </w:ins>
          </w:p>
        </w:tc>
        <w:tc>
          <w:tcPr>
            <w:tcW w:w="1633" w:type="dxa"/>
            <w:gridSpan w:val="3"/>
            <w:vAlign w:val="center"/>
            <w:tcPrChange w:id="1324" w:author="Micah Freedman" w:date="2022-03-20T14:15:00Z">
              <w:tcPr>
                <w:tcW w:w="905" w:type="dxa"/>
                <w:gridSpan w:val="2"/>
                <w:vAlign w:val="center"/>
              </w:tcPr>
            </w:tcPrChange>
          </w:tcPr>
          <w:p w14:paraId="44973160" w14:textId="77777777" w:rsidR="00CB5C04" w:rsidRPr="00CB5C04" w:rsidRDefault="00CB5C04" w:rsidP="00CB5C04">
            <w:pPr>
              <w:jc w:val="center"/>
              <w:rPr>
                <w:ins w:id="1325" w:author="Micah Freedman" w:date="2022-03-11T15:01:00Z"/>
                <w:rFonts w:ascii="Arial" w:hAnsi="Arial" w:cs="Arial"/>
                <w:sz w:val="20"/>
                <w:szCs w:val="20"/>
                <w:rPrChange w:id="1326" w:author="Micah Freedman" w:date="2022-03-11T15:02:00Z">
                  <w:rPr>
                    <w:ins w:id="1327" w:author="Micah Freedman" w:date="2022-03-11T15:01:00Z"/>
                    <w:rFonts w:ascii="Helvetica" w:hAnsi="Helvetica"/>
                    <w:sz w:val="20"/>
                    <w:szCs w:val="20"/>
                  </w:rPr>
                </w:rPrChange>
              </w:rPr>
            </w:pPr>
            <w:ins w:id="1328" w:author="Micah Freedman" w:date="2022-03-11T15:01:00Z">
              <w:r w:rsidRPr="00CB5C04">
                <w:rPr>
                  <w:rFonts w:ascii="Arial" w:hAnsi="Arial" w:cs="Arial"/>
                  <w:sz w:val="20"/>
                  <w:szCs w:val="20"/>
                  <w:rPrChange w:id="1329" w:author="Micah Freedman" w:date="2022-03-11T15:02:00Z">
                    <w:rPr>
                      <w:rFonts w:ascii="Helvetica" w:hAnsi="Helvetica"/>
                      <w:sz w:val="20"/>
                      <w:szCs w:val="20"/>
                    </w:rPr>
                  </w:rPrChange>
                </w:rPr>
                <w:t>8.07 ± 2.85</w:t>
              </w:r>
            </w:ins>
          </w:p>
        </w:tc>
        <w:tc>
          <w:tcPr>
            <w:tcW w:w="755" w:type="dxa"/>
            <w:vAlign w:val="center"/>
            <w:tcPrChange w:id="1330" w:author="Micah Freedman" w:date="2022-03-20T14:15:00Z">
              <w:tcPr>
                <w:tcW w:w="1455" w:type="dxa"/>
                <w:gridSpan w:val="3"/>
                <w:vAlign w:val="center"/>
              </w:tcPr>
            </w:tcPrChange>
          </w:tcPr>
          <w:p w14:paraId="774E0750" w14:textId="77777777" w:rsidR="00CB5C04" w:rsidRPr="00CB5C04" w:rsidRDefault="00CB5C04" w:rsidP="00CB5C04">
            <w:pPr>
              <w:jc w:val="center"/>
              <w:rPr>
                <w:ins w:id="1331" w:author="Micah Freedman" w:date="2022-03-11T15:01:00Z"/>
                <w:rFonts w:ascii="Arial" w:hAnsi="Arial" w:cs="Arial"/>
                <w:sz w:val="20"/>
                <w:szCs w:val="20"/>
                <w:rPrChange w:id="1332" w:author="Micah Freedman" w:date="2022-03-11T15:02:00Z">
                  <w:rPr>
                    <w:ins w:id="1333" w:author="Micah Freedman" w:date="2022-03-11T15:01:00Z"/>
                    <w:rFonts w:ascii="Helvetica" w:hAnsi="Helvetica"/>
                    <w:sz w:val="20"/>
                    <w:szCs w:val="20"/>
                  </w:rPr>
                </w:rPrChange>
              </w:rPr>
            </w:pPr>
            <w:ins w:id="1334" w:author="Micah Freedman" w:date="2022-03-11T15:01:00Z">
              <w:r w:rsidRPr="00CB5C04">
                <w:rPr>
                  <w:rFonts w:ascii="Arial" w:hAnsi="Arial" w:cs="Arial"/>
                  <w:sz w:val="20"/>
                  <w:szCs w:val="20"/>
                  <w:rPrChange w:id="1335" w:author="Micah Freedman" w:date="2022-03-11T15:02:00Z">
                    <w:rPr>
                      <w:rFonts w:ascii="Helvetica" w:hAnsi="Helvetica"/>
                      <w:sz w:val="20"/>
                      <w:szCs w:val="20"/>
                    </w:rPr>
                  </w:rPrChange>
                </w:rPr>
                <w:t>6</w:t>
              </w:r>
            </w:ins>
          </w:p>
        </w:tc>
        <w:tc>
          <w:tcPr>
            <w:tcW w:w="1865" w:type="dxa"/>
            <w:gridSpan w:val="3"/>
            <w:vAlign w:val="center"/>
            <w:tcPrChange w:id="1336" w:author="Micah Freedman" w:date="2022-03-20T14:15:00Z">
              <w:tcPr>
                <w:tcW w:w="1654" w:type="dxa"/>
                <w:gridSpan w:val="2"/>
                <w:vAlign w:val="center"/>
              </w:tcPr>
            </w:tcPrChange>
          </w:tcPr>
          <w:p w14:paraId="077B874B" w14:textId="77777777" w:rsidR="00CB5C04" w:rsidRPr="00CB5C04" w:rsidRDefault="00CB5C04" w:rsidP="00CB5C04">
            <w:pPr>
              <w:jc w:val="center"/>
              <w:rPr>
                <w:ins w:id="1337" w:author="Micah Freedman" w:date="2022-03-11T15:01:00Z"/>
                <w:rFonts w:ascii="Arial" w:hAnsi="Arial" w:cs="Arial"/>
                <w:sz w:val="20"/>
                <w:szCs w:val="20"/>
                <w:rPrChange w:id="1338" w:author="Micah Freedman" w:date="2022-03-11T15:02:00Z">
                  <w:rPr>
                    <w:ins w:id="1339" w:author="Micah Freedman" w:date="2022-03-11T15:01:00Z"/>
                    <w:rFonts w:ascii="Helvetica" w:hAnsi="Helvetica"/>
                    <w:sz w:val="20"/>
                    <w:szCs w:val="20"/>
                  </w:rPr>
                </w:rPrChange>
              </w:rPr>
            </w:pPr>
            <w:ins w:id="1340" w:author="Micah Freedman" w:date="2022-03-11T15:01:00Z">
              <w:r w:rsidRPr="00CB5C04">
                <w:rPr>
                  <w:rFonts w:ascii="Arial" w:hAnsi="Arial" w:cs="Arial"/>
                  <w:sz w:val="20"/>
                  <w:szCs w:val="20"/>
                  <w:rPrChange w:id="1341" w:author="Micah Freedman" w:date="2022-03-11T15:02:00Z">
                    <w:rPr>
                      <w:rFonts w:ascii="Helvetica" w:hAnsi="Helvetica"/>
                      <w:sz w:val="20"/>
                      <w:szCs w:val="20"/>
                    </w:rPr>
                  </w:rPrChange>
                </w:rPr>
                <w:t>5.33 ± 1.17</w:t>
              </w:r>
            </w:ins>
          </w:p>
        </w:tc>
      </w:tr>
      <w:tr w:rsidR="00CA16A4" w:rsidRPr="00E163DA" w14:paraId="1F6943F5" w14:textId="77777777" w:rsidTr="00CA16A4">
        <w:trPr>
          <w:gridAfter w:val="1"/>
          <w:trHeight w:val="171"/>
          <w:ins w:id="1342" w:author="Micah Freedman" w:date="2022-03-11T15:01:00Z"/>
          <w:trPrChange w:id="1343" w:author="Micah Freedman" w:date="2022-03-20T14:15:00Z">
            <w:trPr>
              <w:gridAfter w:val="1"/>
              <w:trHeight w:val="171"/>
            </w:trPr>
          </w:trPrChange>
        </w:trPr>
        <w:tc>
          <w:tcPr>
            <w:tcW w:w="1718" w:type="dxa"/>
            <w:gridSpan w:val="2"/>
            <w:vMerge/>
            <w:vAlign w:val="center"/>
            <w:tcPrChange w:id="1344" w:author="Micah Freedman" w:date="2022-03-20T14:15:00Z">
              <w:tcPr>
                <w:tcW w:w="1869" w:type="dxa"/>
                <w:gridSpan w:val="2"/>
                <w:vMerge/>
                <w:vAlign w:val="center"/>
              </w:tcPr>
            </w:tcPrChange>
          </w:tcPr>
          <w:p w14:paraId="4E9B1D6D" w14:textId="77777777" w:rsidR="00CB5C04" w:rsidRPr="00CB5C04" w:rsidRDefault="00CB5C04" w:rsidP="00CB5C04">
            <w:pPr>
              <w:jc w:val="center"/>
              <w:rPr>
                <w:ins w:id="1345" w:author="Micah Freedman" w:date="2022-03-11T15:01:00Z"/>
                <w:rFonts w:ascii="Arial" w:hAnsi="Arial" w:cs="Arial"/>
                <w:sz w:val="20"/>
                <w:szCs w:val="20"/>
                <w:rPrChange w:id="1346" w:author="Micah Freedman" w:date="2022-03-11T15:02:00Z">
                  <w:rPr>
                    <w:ins w:id="1347" w:author="Micah Freedman" w:date="2022-03-11T15:01:00Z"/>
                    <w:rFonts w:ascii="Helvetica" w:hAnsi="Helvetica"/>
                    <w:sz w:val="20"/>
                    <w:szCs w:val="20"/>
                  </w:rPr>
                </w:rPrChange>
              </w:rPr>
            </w:pPr>
          </w:p>
        </w:tc>
        <w:tc>
          <w:tcPr>
            <w:tcW w:w="1235" w:type="dxa"/>
            <w:vAlign w:val="center"/>
            <w:tcPrChange w:id="1348" w:author="Micah Freedman" w:date="2022-03-20T14:15:00Z">
              <w:tcPr>
                <w:tcW w:w="1235" w:type="dxa"/>
                <w:vAlign w:val="center"/>
              </w:tcPr>
            </w:tcPrChange>
          </w:tcPr>
          <w:p w14:paraId="2FC4C613" w14:textId="77777777" w:rsidR="00CB5C04" w:rsidRPr="00CB5C04" w:rsidRDefault="00CB5C04" w:rsidP="00CB5C04">
            <w:pPr>
              <w:jc w:val="center"/>
              <w:rPr>
                <w:ins w:id="1349" w:author="Micah Freedman" w:date="2022-03-11T15:01:00Z"/>
                <w:rFonts w:ascii="Arial" w:hAnsi="Arial" w:cs="Arial"/>
                <w:sz w:val="20"/>
                <w:szCs w:val="20"/>
                <w:rPrChange w:id="1350" w:author="Micah Freedman" w:date="2022-03-11T15:02:00Z">
                  <w:rPr>
                    <w:ins w:id="1351" w:author="Micah Freedman" w:date="2022-03-11T15:01:00Z"/>
                    <w:rFonts w:ascii="Helvetica" w:hAnsi="Helvetica"/>
                    <w:sz w:val="20"/>
                    <w:szCs w:val="20"/>
                  </w:rPr>
                </w:rPrChange>
              </w:rPr>
            </w:pPr>
            <w:ins w:id="1352" w:author="Micah Freedman" w:date="2022-03-11T15:01:00Z">
              <w:r w:rsidRPr="00CB5C04">
                <w:rPr>
                  <w:rFonts w:ascii="Arial" w:hAnsi="Arial" w:cs="Arial"/>
                  <w:sz w:val="20"/>
                  <w:szCs w:val="20"/>
                  <w:rPrChange w:id="1353" w:author="Micah Freedman" w:date="2022-03-11T15:02:00Z">
                    <w:rPr>
                      <w:rFonts w:ascii="Helvetica" w:hAnsi="Helvetica"/>
                      <w:sz w:val="20"/>
                      <w:szCs w:val="20"/>
                    </w:rPr>
                  </w:rPrChange>
                </w:rPr>
                <w:t>4</w:t>
              </w:r>
            </w:ins>
          </w:p>
        </w:tc>
        <w:tc>
          <w:tcPr>
            <w:tcW w:w="1415" w:type="dxa"/>
            <w:gridSpan w:val="2"/>
            <w:vAlign w:val="center"/>
            <w:tcPrChange w:id="1354" w:author="Micah Freedman" w:date="2022-03-20T14:15:00Z">
              <w:tcPr>
                <w:tcW w:w="1478" w:type="dxa"/>
                <w:gridSpan w:val="2"/>
                <w:vAlign w:val="center"/>
              </w:tcPr>
            </w:tcPrChange>
          </w:tcPr>
          <w:p w14:paraId="2AEF9AD3" w14:textId="77777777" w:rsidR="00CB5C04" w:rsidRPr="00CB5C04" w:rsidRDefault="00CB5C04" w:rsidP="00CB5C04">
            <w:pPr>
              <w:jc w:val="center"/>
              <w:rPr>
                <w:ins w:id="1355" w:author="Micah Freedman" w:date="2022-03-11T15:01:00Z"/>
                <w:rFonts w:ascii="Arial" w:hAnsi="Arial" w:cs="Arial"/>
                <w:sz w:val="20"/>
                <w:szCs w:val="20"/>
                <w:rPrChange w:id="1356" w:author="Micah Freedman" w:date="2022-03-11T15:02:00Z">
                  <w:rPr>
                    <w:ins w:id="1357" w:author="Micah Freedman" w:date="2022-03-11T15:01:00Z"/>
                    <w:rFonts w:ascii="Helvetica" w:hAnsi="Helvetica"/>
                    <w:sz w:val="20"/>
                    <w:szCs w:val="20"/>
                  </w:rPr>
                </w:rPrChange>
              </w:rPr>
            </w:pPr>
            <w:ins w:id="1358" w:author="Micah Freedman" w:date="2022-03-11T15:01:00Z">
              <w:r w:rsidRPr="00CB5C04">
                <w:rPr>
                  <w:rFonts w:ascii="Arial" w:hAnsi="Arial" w:cs="Arial"/>
                  <w:sz w:val="20"/>
                  <w:szCs w:val="20"/>
                  <w:rPrChange w:id="1359" w:author="Micah Freedman" w:date="2022-03-11T15:02:00Z">
                    <w:rPr>
                      <w:rFonts w:ascii="Helvetica" w:hAnsi="Helvetica"/>
                      <w:sz w:val="20"/>
                      <w:szCs w:val="20"/>
                    </w:rPr>
                  </w:rPrChange>
                </w:rPr>
                <w:t>Maui, Hawaii</w:t>
              </w:r>
            </w:ins>
          </w:p>
        </w:tc>
        <w:tc>
          <w:tcPr>
            <w:tcW w:w="890" w:type="dxa"/>
            <w:gridSpan w:val="2"/>
            <w:vAlign w:val="center"/>
            <w:tcPrChange w:id="1360" w:author="Micah Freedman" w:date="2022-03-20T14:15:00Z">
              <w:tcPr>
                <w:tcW w:w="942" w:type="dxa"/>
                <w:gridSpan w:val="2"/>
                <w:vAlign w:val="center"/>
              </w:tcPr>
            </w:tcPrChange>
          </w:tcPr>
          <w:p w14:paraId="451354E9" w14:textId="77777777" w:rsidR="00CB5C04" w:rsidRPr="00CB5C04" w:rsidRDefault="00CB5C04" w:rsidP="00CB5C04">
            <w:pPr>
              <w:jc w:val="center"/>
              <w:rPr>
                <w:ins w:id="1361" w:author="Micah Freedman" w:date="2022-03-11T15:01:00Z"/>
                <w:rFonts w:ascii="Arial" w:hAnsi="Arial" w:cs="Arial"/>
                <w:sz w:val="20"/>
                <w:szCs w:val="20"/>
                <w:rPrChange w:id="1362" w:author="Micah Freedman" w:date="2022-03-11T15:02:00Z">
                  <w:rPr>
                    <w:ins w:id="1363" w:author="Micah Freedman" w:date="2022-03-11T15:01:00Z"/>
                    <w:rFonts w:ascii="Helvetica" w:hAnsi="Helvetica"/>
                    <w:sz w:val="20"/>
                    <w:szCs w:val="20"/>
                  </w:rPr>
                </w:rPrChange>
              </w:rPr>
            </w:pPr>
            <w:ins w:id="1364" w:author="Micah Freedman" w:date="2022-03-11T15:01:00Z">
              <w:r w:rsidRPr="00CB5C04">
                <w:rPr>
                  <w:rFonts w:ascii="Arial" w:hAnsi="Arial" w:cs="Arial"/>
                  <w:sz w:val="20"/>
                  <w:szCs w:val="20"/>
                  <w:rPrChange w:id="1365" w:author="Micah Freedman" w:date="2022-03-11T15:02:00Z">
                    <w:rPr>
                      <w:rFonts w:ascii="Helvetica" w:hAnsi="Helvetica"/>
                      <w:sz w:val="20"/>
                      <w:szCs w:val="20"/>
                    </w:rPr>
                  </w:rPrChange>
                </w:rPr>
                <w:t>2016</w:t>
              </w:r>
            </w:ins>
          </w:p>
        </w:tc>
        <w:tc>
          <w:tcPr>
            <w:tcW w:w="724" w:type="dxa"/>
            <w:gridSpan w:val="2"/>
            <w:vAlign w:val="center"/>
            <w:tcPrChange w:id="1366" w:author="Micah Freedman" w:date="2022-03-20T14:15:00Z">
              <w:tcPr>
                <w:tcW w:w="952" w:type="dxa"/>
                <w:gridSpan w:val="2"/>
                <w:vAlign w:val="center"/>
              </w:tcPr>
            </w:tcPrChange>
          </w:tcPr>
          <w:p w14:paraId="11AD5AB2" w14:textId="77777777" w:rsidR="00CB5C04" w:rsidRPr="00CB5C04" w:rsidRDefault="00CB5C04" w:rsidP="00CB5C04">
            <w:pPr>
              <w:jc w:val="center"/>
              <w:rPr>
                <w:ins w:id="1367" w:author="Micah Freedman" w:date="2022-03-11T15:01:00Z"/>
                <w:rFonts w:ascii="Arial" w:hAnsi="Arial" w:cs="Arial"/>
                <w:sz w:val="20"/>
                <w:szCs w:val="20"/>
                <w:rPrChange w:id="1368" w:author="Micah Freedman" w:date="2022-03-11T15:02:00Z">
                  <w:rPr>
                    <w:ins w:id="1369" w:author="Micah Freedman" w:date="2022-03-11T15:01:00Z"/>
                    <w:rFonts w:ascii="Helvetica" w:hAnsi="Helvetica"/>
                    <w:sz w:val="20"/>
                    <w:szCs w:val="20"/>
                  </w:rPr>
                </w:rPrChange>
              </w:rPr>
            </w:pPr>
            <w:ins w:id="1370" w:author="Micah Freedman" w:date="2022-03-11T15:01:00Z">
              <w:r w:rsidRPr="00CB5C04">
                <w:rPr>
                  <w:rFonts w:ascii="Arial" w:hAnsi="Arial" w:cs="Arial"/>
                  <w:sz w:val="20"/>
                  <w:szCs w:val="20"/>
                  <w:rPrChange w:id="1371" w:author="Micah Freedman" w:date="2022-03-11T15:02:00Z">
                    <w:rPr>
                      <w:rFonts w:ascii="Helvetica" w:hAnsi="Helvetica"/>
                      <w:sz w:val="20"/>
                      <w:szCs w:val="20"/>
                    </w:rPr>
                  </w:rPrChange>
                </w:rPr>
                <w:t>2</w:t>
              </w:r>
            </w:ins>
          </w:p>
        </w:tc>
        <w:tc>
          <w:tcPr>
            <w:tcW w:w="1633" w:type="dxa"/>
            <w:gridSpan w:val="3"/>
            <w:vAlign w:val="center"/>
            <w:tcPrChange w:id="1372" w:author="Micah Freedman" w:date="2022-03-20T14:15:00Z">
              <w:tcPr>
                <w:tcW w:w="905" w:type="dxa"/>
                <w:gridSpan w:val="2"/>
                <w:vAlign w:val="center"/>
              </w:tcPr>
            </w:tcPrChange>
          </w:tcPr>
          <w:p w14:paraId="427D0F4B" w14:textId="77777777" w:rsidR="00CB5C04" w:rsidRPr="00CB5C04" w:rsidRDefault="00CB5C04" w:rsidP="00CB5C04">
            <w:pPr>
              <w:jc w:val="center"/>
              <w:rPr>
                <w:ins w:id="1373" w:author="Micah Freedman" w:date="2022-03-11T15:01:00Z"/>
                <w:rFonts w:ascii="Arial" w:hAnsi="Arial" w:cs="Arial"/>
                <w:sz w:val="20"/>
                <w:szCs w:val="20"/>
                <w:rPrChange w:id="1374" w:author="Micah Freedman" w:date="2022-03-11T15:02:00Z">
                  <w:rPr>
                    <w:ins w:id="1375" w:author="Micah Freedman" w:date="2022-03-11T15:01:00Z"/>
                    <w:rFonts w:ascii="Helvetica" w:hAnsi="Helvetica"/>
                    <w:sz w:val="20"/>
                    <w:szCs w:val="20"/>
                  </w:rPr>
                </w:rPrChange>
              </w:rPr>
            </w:pPr>
            <w:ins w:id="1376" w:author="Micah Freedman" w:date="2022-03-11T15:01:00Z">
              <w:r w:rsidRPr="00CB5C04">
                <w:rPr>
                  <w:rFonts w:ascii="Arial" w:hAnsi="Arial" w:cs="Arial"/>
                  <w:sz w:val="20"/>
                  <w:szCs w:val="20"/>
                  <w:rPrChange w:id="1377" w:author="Micah Freedman" w:date="2022-03-11T15:02:00Z">
                    <w:rPr>
                      <w:rFonts w:ascii="Helvetica" w:hAnsi="Helvetica"/>
                      <w:sz w:val="20"/>
                      <w:szCs w:val="20"/>
                    </w:rPr>
                  </w:rPrChange>
                </w:rPr>
                <w:t>6.55 ± 0.31</w:t>
              </w:r>
            </w:ins>
          </w:p>
        </w:tc>
        <w:tc>
          <w:tcPr>
            <w:tcW w:w="755" w:type="dxa"/>
            <w:vAlign w:val="center"/>
            <w:tcPrChange w:id="1378" w:author="Micah Freedman" w:date="2022-03-20T14:15:00Z">
              <w:tcPr>
                <w:tcW w:w="1455" w:type="dxa"/>
                <w:gridSpan w:val="3"/>
                <w:vAlign w:val="center"/>
              </w:tcPr>
            </w:tcPrChange>
          </w:tcPr>
          <w:p w14:paraId="52C085AA" w14:textId="77777777" w:rsidR="00CB5C04" w:rsidRPr="00CB5C04" w:rsidRDefault="00CB5C04" w:rsidP="00CB5C04">
            <w:pPr>
              <w:jc w:val="center"/>
              <w:rPr>
                <w:ins w:id="1379" w:author="Micah Freedman" w:date="2022-03-11T15:01:00Z"/>
                <w:rFonts w:ascii="Arial" w:hAnsi="Arial" w:cs="Arial"/>
                <w:sz w:val="20"/>
                <w:szCs w:val="20"/>
                <w:rPrChange w:id="1380" w:author="Micah Freedman" w:date="2022-03-11T15:02:00Z">
                  <w:rPr>
                    <w:ins w:id="1381" w:author="Micah Freedman" w:date="2022-03-11T15:01:00Z"/>
                    <w:rFonts w:ascii="Helvetica" w:hAnsi="Helvetica"/>
                    <w:sz w:val="20"/>
                    <w:szCs w:val="20"/>
                  </w:rPr>
                </w:rPrChange>
              </w:rPr>
            </w:pPr>
            <w:ins w:id="1382" w:author="Micah Freedman" w:date="2022-03-11T15:01:00Z">
              <w:r w:rsidRPr="00CB5C04">
                <w:rPr>
                  <w:rFonts w:ascii="Arial" w:hAnsi="Arial" w:cs="Arial"/>
                  <w:sz w:val="20"/>
                  <w:szCs w:val="20"/>
                  <w:rPrChange w:id="1383" w:author="Micah Freedman" w:date="2022-03-11T15:02:00Z">
                    <w:rPr>
                      <w:rFonts w:ascii="Helvetica" w:hAnsi="Helvetica"/>
                      <w:sz w:val="20"/>
                      <w:szCs w:val="20"/>
                    </w:rPr>
                  </w:rPrChange>
                </w:rPr>
                <w:t>6</w:t>
              </w:r>
            </w:ins>
          </w:p>
        </w:tc>
        <w:tc>
          <w:tcPr>
            <w:tcW w:w="1865" w:type="dxa"/>
            <w:gridSpan w:val="3"/>
            <w:vAlign w:val="center"/>
            <w:tcPrChange w:id="1384" w:author="Micah Freedman" w:date="2022-03-20T14:15:00Z">
              <w:tcPr>
                <w:tcW w:w="1654" w:type="dxa"/>
                <w:gridSpan w:val="2"/>
                <w:vAlign w:val="center"/>
              </w:tcPr>
            </w:tcPrChange>
          </w:tcPr>
          <w:p w14:paraId="3ED4A74B" w14:textId="77777777" w:rsidR="00CB5C04" w:rsidRPr="00CB5C04" w:rsidRDefault="00CB5C04" w:rsidP="00CB5C04">
            <w:pPr>
              <w:jc w:val="center"/>
              <w:rPr>
                <w:ins w:id="1385" w:author="Micah Freedman" w:date="2022-03-11T15:01:00Z"/>
                <w:rFonts w:ascii="Arial" w:hAnsi="Arial" w:cs="Arial"/>
                <w:sz w:val="20"/>
                <w:szCs w:val="20"/>
                <w:rPrChange w:id="1386" w:author="Micah Freedman" w:date="2022-03-11T15:02:00Z">
                  <w:rPr>
                    <w:ins w:id="1387" w:author="Micah Freedman" w:date="2022-03-11T15:01:00Z"/>
                    <w:rFonts w:ascii="Helvetica" w:hAnsi="Helvetica"/>
                    <w:sz w:val="20"/>
                    <w:szCs w:val="20"/>
                  </w:rPr>
                </w:rPrChange>
              </w:rPr>
            </w:pPr>
            <w:ins w:id="1388" w:author="Micah Freedman" w:date="2022-03-11T15:01:00Z">
              <w:r w:rsidRPr="00CB5C04">
                <w:rPr>
                  <w:rFonts w:ascii="Arial" w:hAnsi="Arial" w:cs="Arial"/>
                  <w:sz w:val="20"/>
                  <w:szCs w:val="20"/>
                  <w:rPrChange w:id="1389" w:author="Micah Freedman" w:date="2022-03-11T15:02:00Z">
                    <w:rPr>
                      <w:rFonts w:ascii="Helvetica" w:hAnsi="Helvetica"/>
                      <w:sz w:val="20"/>
                      <w:szCs w:val="20"/>
                    </w:rPr>
                  </w:rPrChange>
                </w:rPr>
                <w:t>3.73 ± 1.00</w:t>
              </w:r>
            </w:ins>
          </w:p>
        </w:tc>
      </w:tr>
      <w:tr w:rsidR="00CA16A4" w:rsidRPr="00E163DA" w14:paraId="69CC48F0" w14:textId="77777777" w:rsidTr="00CA16A4">
        <w:trPr>
          <w:gridAfter w:val="1"/>
          <w:trHeight w:val="171"/>
          <w:ins w:id="1390" w:author="Micah Freedman" w:date="2022-03-11T15:01:00Z"/>
          <w:trPrChange w:id="1391" w:author="Micah Freedman" w:date="2022-03-20T14:15:00Z">
            <w:trPr>
              <w:gridAfter w:val="1"/>
              <w:trHeight w:val="171"/>
            </w:trPr>
          </w:trPrChange>
        </w:trPr>
        <w:tc>
          <w:tcPr>
            <w:tcW w:w="1718" w:type="dxa"/>
            <w:gridSpan w:val="2"/>
            <w:vMerge/>
            <w:vAlign w:val="center"/>
            <w:tcPrChange w:id="1392" w:author="Micah Freedman" w:date="2022-03-20T14:15:00Z">
              <w:tcPr>
                <w:tcW w:w="1869" w:type="dxa"/>
                <w:gridSpan w:val="2"/>
                <w:vMerge/>
                <w:vAlign w:val="center"/>
              </w:tcPr>
            </w:tcPrChange>
          </w:tcPr>
          <w:p w14:paraId="755CA210" w14:textId="77777777" w:rsidR="00CB5C04" w:rsidRPr="00CB5C04" w:rsidRDefault="00CB5C04" w:rsidP="00CB5C04">
            <w:pPr>
              <w:jc w:val="center"/>
              <w:rPr>
                <w:ins w:id="1393" w:author="Micah Freedman" w:date="2022-03-11T15:01:00Z"/>
                <w:rFonts w:ascii="Arial" w:hAnsi="Arial" w:cs="Arial"/>
                <w:sz w:val="20"/>
                <w:szCs w:val="20"/>
                <w:rPrChange w:id="1394" w:author="Micah Freedman" w:date="2022-03-11T15:02:00Z">
                  <w:rPr>
                    <w:ins w:id="1395" w:author="Micah Freedman" w:date="2022-03-11T15:01:00Z"/>
                    <w:rFonts w:ascii="Helvetica" w:hAnsi="Helvetica"/>
                    <w:sz w:val="20"/>
                    <w:szCs w:val="20"/>
                  </w:rPr>
                </w:rPrChange>
              </w:rPr>
            </w:pPr>
          </w:p>
        </w:tc>
        <w:tc>
          <w:tcPr>
            <w:tcW w:w="1235" w:type="dxa"/>
            <w:vAlign w:val="center"/>
            <w:tcPrChange w:id="1396" w:author="Micah Freedman" w:date="2022-03-20T14:15:00Z">
              <w:tcPr>
                <w:tcW w:w="1235" w:type="dxa"/>
                <w:vAlign w:val="center"/>
              </w:tcPr>
            </w:tcPrChange>
          </w:tcPr>
          <w:p w14:paraId="7DC241F6" w14:textId="77777777" w:rsidR="00CB5C04" w:rsidRPr="00CB5C04" w:rsidRDefault="00CB5C04" w:rsidP="00CB5C04">
            <w:pPr>
              <w:jc w:val="center"/>
              <w:rPr>
                <w:ins w:id="1397" w:author="Micah Freedman" w:date="2022-03-11T15:01:00Z"/>
                <w:rFonts w:ascii="Arial" w:hAnsi="Arial" w:cs="Arial"/>
                <w:sz w:val="20"/>
                <w:szCs w:val="20"/>
                <w:rPrChange w:id="1398" w:author="Micah Freedman" w:date="2022-03-11T15:02:00Z">
                  <w:rPr>
                    <w:ins w:id="1399" w:author="Micah Freedman" w:date="2022-03-11T15:01:00Z"/>
                    <w:rFonts w:ascii="Helvetica" w:hAnsi="Helvetica"/>
                    <w:sz w:val="20"/>
                    <w:szCs w:val="20"/>
                  </w:rPr>
                </w:rPrChange>
              </w:rPr>
            </w:pPr>
            <w:ins w:id="1400" w:author="Micah Freedman" w:date="2022-03-11T15:01:00Z">
              <w:r w:rsidRPr="00CB5C04">
                <w:rPr>
                  <w:rFonts w:ascii="Arial" w:hAnsi="Arial" w:cs="Arial"/>
                  <w:sz w:val="20"/>
                  <w:szCs w:val="20"/>
                  <w:rPrChange w:id="1401" w:author="Micah Freedman" w:date="2022-03-11T15:02:00Z">
                    <w:rPr>
                      <w:rFonts w:ascii="Helvetica" w:hAnsi="Helvetica"/>
                      <w:sz w:val="20"/>
                      <w:szCs w:val="20"/>
                    </w:rPr>
                  </w:rPrChange>
                </w:rPr>
                <w:t>5</w:t>
              </w:r>
            </w:ins>
          </w:p>
        </w:tc>
        <w:tc>
          <w:tcPr>
            <w:tcW w:w="1415" w:type="dxa"/>
            <w:gridSpan w:val="2"/>
            <w:vAlign w:val="center"/>
            <w:tcPrChange w:id="1402" w:author="Micah Freedman" w:date="2022-03-20T14:15:00Z">
              <w:tcPr>
                <w:tcW w:w="1478" w:type="dxa"/>
                <w:gridSpan w:val="2"/>
                <w:vAlign w:val="center"/>
              </w:tcPr>
            </w:tcPrChange>
          </w:tcPr>
          <w:p w14:paraId="206967D7" w14:textId="77777777" w:rsidR="00CB5C04" w:rsidRPr="00CB5C04" w:rsidRDefault="00CB5C04" w:rsidP="00CB5C04">
            <w:pPr>
              <w:jc w:val="center"/>
              <w:rPr>
                <w:ins w:id="1403" w:author="Micah Freedman" w:date="2022-03-11T15:01:00Z"/>
                <w:rFonts w:ascii="Arial" w:hAnsi="Arial" w:cs="Arial"/>
                <w:sz w:val="20"/>
                <w:szCs w:val="20"/>
                <w:rPrChange w:id="1404" w:author="Micah Freedman" w:date="2022-03-11T15:02:00Z">
                  <w:rPr>
                    <w:ins w:id="1405" w:author="Micah Freedman" w:date="2022-03-11T15:01:00Z"/>
                    <w:rFonts w:ascii="Helvetica" w:hAnsi="Helvetica"/>
                    <w:sz w:val="20"/>
                    <w:szCs w:val="20"/>
                  </w:rPr>
                </w:rPrChange>
              </w:rPr>
            </w:pPr>
            <w:ins w:id="1406" w:author="Micah Freedman" w:date="2022-03-11T15:01:00Z">
              <w:r w:rsidRPr="00CB5C04">
                <w:rPr>
                  <w:rFonts w:ascii="Arial" w:hAnsi="Arial" w:cs="Arial"/>
                  <w:sz w:val="20"/>
                  <w:szCs w:val="20"/>
                  <w:rPrChange w:id="1407" w:author="Micah Freedman" w:date="2022-03-11T15:02:00Z">
                    <w:rPr>
                      <w:rFonts w:ascii="Helvetica" w:hAnsi="Helvetica"/>
                      <w:sz w:val="20"/>
                      <w:szCs w:val="20"/>
                    </w:rPr>
                  </w:rPrChange>
                </w:rPr>
                <w:t>Maui, Hawaii</w:t>
              </w:r>
            </w:ins>
          </w:p>
        </w:tc>
        <w:tc>
          <w:tcPr>
            <w:tcW w:w="890" w:type="dxa"/>
            <w:gridSpan w:val="2"/>
            <w:vAlign w:val="center"/>
            <w:tcPrChange w:id="1408" w:author="Micah Freedman" w:date="2022-03-20T14:15:00Z">
              <w:tcPr>
                <w:tcW w:w="942" w:type="dxa"/>
                <w:gridSpan w:val="2"/>
                <w:vAlign w:val="center"/>
              </w:tcPr>
            </w:tcPrChange>
          </w:tcPr>
          <w:p w14:paraId="06C1651F" w14:textId="77777777" w:rsidR="00CB5C04" w:rsidRPr="00CB5C04" w:rsidRDefault="00CB5C04" w:rsidP="00CB5C04">
            <w:pPr>
              <w:jc w:val="center"/>
              <w:rPr>
                <w:ins w:id="1409" w:author="Micah Freedman" w:date="2022-03-11T15:01:00Z"/>
                <w:rFonts w:ascii="Arial" w:hAnsi="Arial" w:cs="Arial"/>
                <w:sz w:val="20"/>
                <w:szCs w:val="20"/>
                <w:rPrChange w:id="1410" w:author="Micah Freedman" w:date="2022-03-11T15:02:00Z">
                  <w:rPr>
                    <w:ins w:id="1411" w:author="Micah Freedman" w:date="2022-03-11T15:01:00Z"/>
                    <w:rFonts w:ascii="Helvetica" w:hAnsi="Helvetica"/>
                    <w:sz w:val="20"/>
                    <w:szCs w:val="20"/>
                  </w:rPr>
                </w:rPrChange>
              </w:rPr>
            </w:pPr>
            <w:ins w:id="1412" w:author="Micah Freedman" w:date="2022-03-11T15:01:00Z">
              <w:r w:rsidRPr="00CB5C04">
                <w:rPr>
                  <w:rFonts w:ascii="Arial" w:hAnsi="Arial" w:cs="Arial"/>
                  <w:sz w:val="20"/>
                  <w:szCs w:val="20"/>
                  <w:rPrChange w:id="1413" w:author="Micah Freedman" w:date="2022-03-11T15:02:00Z">
                    <w:rPr>
                      <w:rFonts w:ascii="Helvetica" w:hAnsi="Helvetica"/>
                      <w:sz w:val="20"/>
                      <w:szCs w:val="20"/>
                    </w:rPr>
                  </w:rPrChange>
                </w:rPr>
                <w:t>2016</w:t>
              </w:r>
            </w:ins>
          </w:p>
        </w:tc>
        <w:tc>
          <w:tcPr>
            <w:tcW w:w="724" w:type="dxa"/>
            <w:gridSpan w:val="2"/>
            <w:vAlign w:val="center"/>
            <w:tcPrChange w:id="1414" w:author="Micah Freedman" w:date="2022-03-20T14:15:00Z">
              <w:tcPr>
                <w:tcW w:w="952" w:type="dxa"/>
                <w:gridSpan w:val="2"/>
                <w:vAlign w:val="center"/>
              </w:tcPr>
            </w:tcPrChange>
          </w:tcPr>
          <w:p w14:paraId="44510AB6" w14:textId="77777777" w:rsidR="00CB5C04" w:rsidRPr="00CB5C04" w:rsidRDefault="00CB5C04" w:rsidP="00CB5C04">
            <w:pPr>
              <w:jc w:val="center"/>
              <w:rPr>
                <w:ins w:id="1415" w:author="Micah Freedman" w:date="2022-03-11T15:01:00Z"/>
                <w:rFonts w:ascii="Arial" w:hAnsi="Arial" w:cs="Arial"/>
                <w:sz w:val="20"/>
                <w:szCs w:val="20"/>
                <w:rPrChange w:id="1416" w:author="Micah Freedman" w:date="2022-03-11T15:02:00Z">
                  <w:rPr>
                    <w:ins w:id="1417" w:author="Micah Freedman" w:date="2022-03-11T15:01:00Z"/>
                    <w:rFonts w:ascii="Helvetica" w:hAnsi="Helvetica"/>
                    <w:sz w:val="20"/>
                    <w:szCs w:val="20"/>
                  </w:rPr>
                </w:rPrChange>
              </w:rPr>
            </w:pPr>
            <w:ins w:id="1418" w:author="Micah Freedman" w:date="2022-03-11T15:01:00Z">
              <w:r w:rsidRPr="00CB5C04">
                <w:rPr>
                  <w:rFonts w:ascii="Arial" w:hAnsi="Arial" w:cs="Arial"/>
                  <w:sz w:val="20"/>
                  <w:szCs w:val="20"/>
                  <w:rPrChange w:id="1419" w:author="Micah Freedman" w:date="2022-03-11T15:02:00Z">
                    <w:rPr>
                      <w:rFonts w:ascii="Helvetica" w:hAnsi="Helvetica"/>
                      <w:sz w:val="20"/>
                      <w:szCs w:val="20"/>
                    </w:rPr>
                  </w:rPrChange>
                </w:rPr>
                <w:t>3</w:t>
              </w:r>
            </w:ins>
          </w:p>
        </w:tc>
        <w:tc>
          <w:tcPr>
            <w:tcW w:w="1633" w:type="dxa"/>
            <w:gridSpan w:val="3"/>
            <w:vAlign w:val="center"/>
            <w:tcPrChange w:id="1420" w:author="Micah Freedman" w:date="2022-03-20T14:15:00Z">
              <w:tcPr>
                <w:tcW w:w="905" w:type="dxa"/>
                <w:gridSpan w:val="2"/>
                <w:vAlign w:val="center"/>
              </w:tcPr>
            </w:tcPrChange>
          </w:tcPr>
          <w:p w14:paraId="7414C7A6" w14:textId="77777777" w:rsidR="00CB5C04" w:rsidRPr="00CB5C04" w:rsidRDefault="00CB5C04" w:rsidP="00CB5C04">
            <w:pPr>
              <w:jc w:val="center"/>
              <w:rPr>
                <w:ins w:id="1421" w:author="Micah Freedman" w:date="2022-03-11T15:01:00Z"/>
                <w:rFonts w:ascii="Arial" w:hAnsi="Arial" w:cs="Arial"/>
                <w:sz w:val="20"/>
                <w:szCs w:val="20"/>
                <w:rPrChange w:id="1422" w:author="Micah Freedman" w:date="2022-03-11T15:02:00Z">
                  <w:rPr>
                    <w:ins w:id="1423" w:author="Micah Freedman" w:date="2022-03-11T15:01:00Z"/>
                    <w:rFonts w:ascii="Helvetica" w:hAnsi="Helvetica"/>
                    <w:sz w:val="20"/>
                    <w:szCs w:val="20"/>
                  </w:rPr>
                </w:rPrChange>
              </w:rPr>
            </w:pPr>
            <w:ins w:id="1424" w:author="Micah Freedman" w:date="2022-03-11T15:01:00Z">
              <w:r w:rsidRPr="00CB5C04">
                <w:rPr>
                  <w:rFonts w:ascii="Arial" w:hAnsi="Arial" w:cs="Arial"/>
                  <w:sz w:val="20"/>
                  <w:szCs w:val="20"/>
                  <w:rPrChange w:id="1425" w:author="Micah Freedman" w:date="2022-03-11T15:02:00Z">
                    <w:rPr>
                      <w:rFonts w:ascii="Helvetica" w:hAnsi="Helvetica"/>
                      <w:sz w:val="20"/>
                      <w:szCs w:val="20"/>
                    </w:rPr>
                  </w:rPrChange>
                </w:rPr>
                <w:t>6.80 ± 1.93</w:t>
              </w:r>
            </w:ins>
          </w:p>
        </w:tc>
        <w:tc>
          <w:tcPr>
            <w:tcW w:w="755" w:type="dxa"/>
            <w:vAlign w:val="center"/>
            <w:tcPrChange w:id="1426" w:author="Micah Freedman" w:date="2022-03-20T14:15:00Z">
              <w:tcPr>
                <w:tcW w:w="1455" w:type="dxa"/>
                <w:gridSpan w:val="3"/>
                <w:vAlign w:val="center"/>
              </w:tcPr>
            </w:tcPrChange>
          </w:tcPr>
          <w:p w14:paraId="5C3C1BD8" w14:textId="77777777" w:rsidR="00CB5C04" w:rsidRPr="00CB5C04" w:rsidRDefault="00CB5C04" w:rsidP="00CB5C04">
            <w:pPr>
              <w:jc w:val="center"/>
              <w:rPr>
                <w:ins w:id="1427" w:author="Micah Freedman" w:date="2022-03-11T15:01:00Z"/>
                <w:rFonts w:ascii="Arial" w:hAnsi="Arial" w:cs="Arial"/>
                <w:sz w:val="20"/>
                <w:szCs w:val="20"/>
                <w:rPrChange w:id="1428" w:author="Micah Freedman" w:date="2022-03-11T15:02:00Z">
                  <w:rPr>
                    <w:ins w:id="1429" w:author="Micah Freedman" w:date="2022-03-11T15:01:00Z"/>
                    <w:rFonts w:ascii="Helvetica" w:hAnsi="Helvetica"/>
                    <w:sz w:val="20"/>
                    <w:szCs w:val="20"/>
                  </w:rPr>
                </w:rPrChange>
              </w:rPr>
            </w:pPr>
            <w:ins w:id="1430" w:author="Micah Freedman" w:date="2022-03-11T15:01:00Z">
              <w:r w:rsidRPr="00CB5C04">
                <w:rPr>
                  <w:rFonts w:ascii="Arial" w:hAnsi="Arial" w:cs="Arial"/>
                  <w:sz w:val="20"/>
                  <w:szCs w:val="20"/>
                  <w:rPrChange w:id="1431" w:author="Micah Freedman" w:date="2022-03-11T15:02:00Z">
                    <w:rPr>
                      <w:rFonts w:ascii="Helvetica" w:hAnsi="Helvetica"/>
                      <w:sz w:val="20"/>
                      <w:szCs w:val="20"/>
                    </w:rPr>
                  </w:rPrChange>
                </w:rPr>
                <w:t>12</w:t>
              </w:r>
            </w:ins>
          </w:p>
        </w:tc>
        <w:tc>
          <w:tcPr>
            <w:tcW w:w="1865" w:type="dxa"/>
            <w:gridSpan w:val="3"/>
            <w:vAlign w:val="center"/>
            <w:tcPrChange w:id="1432" w:author="Micah Freedman" w:date="2022-03-20T14:15:00Z">
              <w:tcPr>
                <w:tcW w:w="1654" w:type="dxa"/>
                <w:gridSpan w:val="2"/>
                <w:vAlign w:val="center"/>
              </w:tcPr>
            </w:tcPrChange>
          </w:tcPr>
          <w:p w14:paraId="09052715" w14:textId="77777777" w:rsidR="00CB5C04" w:rsidRPr="00CB5C04" w:rsidRDefault="00CB5C04" w:rsidP="00CB5C04">
            <w:pPr>
              <w:jc w:val="center"/>
              <w:rPr>
                <w:ins w:id="1433" w:author="Micah Freedman" w:date="2022-03-11T15:01:00Z"/>
                <w:rFonts w:ascii="Arial" w:hAnsi="Arial" w:cs="Arial"/>
                <w:sz w:val="20"/>
                <w:szCs w:val="20"/>
                <w:rPrChange w:id="1434" w:author="Micah Freedman" w:date="2022-03-11T15:02:00Z">
                  <w:rPr>
                    <w:ins w:id="1435" w:author="Micah Freedman" w:date="2022-03-11T15:01:00Z"/>
                    <w:rFonts w:ascii="Helvetica" w:hAnsi="Helvetica"/>
                    <w:sz w:val="20"/>
                    <w:szCs w:val="20"/>
                  </w:rPr>
                </w:rPrChange>
              </w:rPr>
            </w:pPr>
            <w:ins w:id="1436" w:author="Micah Freedman" w:date="2022-03-11T15:01:00Z">
              <w:r w:rsidRPr="00CB5C04">
                <w:rPr>
                  <w:rFonts w:ascii="Arial" w:hAnsi="Arial" w:cs="Arial"/>
                  <w:sz w:val="20"/>
                  <w:szCs w:val="20"/>
                  <w:rPrChange w:id="1437" w:author="Micah Freedman" w:date="2022-03-11T15:02:00Z">
                    <w:rPr>
                      <w:rFonts w:ascii="Helvetica" w:hAnsi="Helvetica"/>
                      <w:sz w:val="20"/>
                      <w:szCs w:val="20"/>
                    </w:rPr>
                  </w:rPrChange>
                </w:rPr>
                <w:t>5.49 ± 0.27</w:t>
              </w:r>
            </w:ins>
          </w:p>
        </w:tc>
      </w:tr>
      <w:tr w:rsidR="00CA16A4" w:rsidRPr="00E163DA" w14:paraId="4CE4F985" w14:textId="77777777" w:rsidTr="00CA16A4">
        <w:trPr>
          <w:gridAfter w:val="1"/>
          <w:trHeight w:val="171"/>
          <w:ins w:id="1438" w:author="Micah Freedman" w:date="2022-03-11T15:01:00Z"/>
          <w:trPrChange w:id="1439" w:author="Micah Freedman" w:date="2022-03-20T14:15:00Z">
            <w:trPr>
              <w:gridAfter w:val="1"/>
              <w:trHeight w:val="171"/>
            </w:trPr>
          </w:trPrChange>
        </w:trPr>
        <w:tc>
          <w:tcPr>
            <w:tcW w:w="1718" w:type="dxa"/>
            <w:gridSpan w:val="2"/>
            <w:vMerge/>
            <w:vAlign w:val="center"/>
            <w:tcPrChange w:id="1440" w:author="Micah Freedman" w:date="2022-03-20T14:15:00Z">
              <w:tcPr>
                <w:tcW w:w="1869" w:type="dxa"/>
                <w:gridSpan w:val="2"/>
                <w:vMerge/>
                <w:vAlign w:val="center"/>
              </w:tcPr>
            </w:tcPrChange>
          </w:tcPr>
          <w:p w14:paraId="44BCFE8B" w14:textId="77777777" w:rsidR="00CB5C04" w:rsidRPr="00CB5C04" w:rsidRDefault="00CB5C04" w:rsidP="00CB5C04">
            <w:pPr>
              <w:jc w:val="center"/>
              <w:rPr>
                <w:ins w:id="1441" w:author="Micah Freedman" w:date="2022-03-11T15:01:00Z"/>
                <w:rFonts w:ascii="Arial" w:hAnsi="Arial" w:cs="Arial"/>
                <w:sz w:val="20"/>
                <w:szCs w:val="20"/>
                <w:rPrChange w:id="1442" w:author="Micah Freedman" w:date="2022-03-11T15:02:00Z">
                  <w:rPr>
                    <w:ins w:id="1443" w:author="Micah Freedman" w:date="2022-03-11T15:01:00Z"/>
                    <w:rFonts w:ascii="Helvetica" w:hAnsi="Helvetica"/>
                    <w:sz w:val="20"/>
                    <w:szCs w:val="20"/>
                  </w:rPr>
                </w:rPrChange>
              </w:rPr>
            </w:pPr>
          </w:p>
        </w:tc>
        <w:tc>
          <w:tcPr>
            <w:tcW w:w="1235" w:type="dxa"/>
            <w:vAlign w:val="center"/>
            <w:tcPrChange w:id="1444" w:author="Micah Freedman" w:date="2022-03-20T14:15:00Z">
              <w:tcPr>
                <w:tcW w:w="1235" w:type="dxa"/>
                <w:vAlign w:val="center"/>
              </w:tcPr>
            </w:tcPrChange>
          </w:tcPr>
          <w:p w14:paraId="217DEE1E" w14:textId="77777777" w:rsidR="00CB5C04" w:rsidRPr="00CB5C04" w:rsidRDefault="00CB5C04" w:rsidP="00CB5C04">
            <w:pPr>
              <w:jc w:val="center"/>
              <w:rPr>
                <w:ins w:id="1445" w:author="Micah Freedman" w:date="2022-03-11T15:01:00Z"/>
                <w:rFonts w:ascii="Arial" w:hAnsi="Arial" w:cs="Arial"/>
                <w:sz w:val="20"/>
                <w:szCs w:val="20"/>
                <w:rPrChange w:id="1446" w:author="Micah Freedman" w:date="2022-03-11T15:02:00Z">
                  <w:rPr>
                    <w:ins w:id="1447" w:author="Micah Freedman" w:date="2022-03-11T15:01:00Z"/>
                    <w:rFonts w:ascii="Helvetica" w:hAnsi="Helvetica"/>
                    <w:sz w:val="20"/>
                    <w:szCs w:val="20"/>
                  </w:rPr>
                </w:rPrChange>
              </w:rPr>
            </w:pPr>
            <w:ins w:id="1448" w:author="Micah Freedman" w:date="2022-03-11T15:01:00Z">
              <w:r w:rsidRPr="00CB5C04">
                <w:rPr>
                  <w:rFonts w:ascii="Arial" w:hAnsi="Arial" w:cs="Arial"/>
                  <w:sz w:val="20"/>
                  <w:szCs w:val="20"/>
                  <w:rPrChange w:id="1449" w:author="Micah Freedman" w:date="2022-03-11T15:02:00Z">
                    <w:rPr>
                      <w:rFonts w:ascii="Helvetica" w:hAnsi="Helvetica"/>
                      <w:sz w:val="20"/>
                      <w:szCs w:val="20"/>
                    </w:rPr>
                  </w:rPrChange>
                </w:rPr>
                <w:t>6</w:t>
              </w:r>
            </w:ins>
          </w:p>
        </w:tc>
        <w:tc>
          <w:tcPr>
            <w:tcW w:w="1415" w:type="dxa"/>
            <w:gridSpan w:val="2"/>
            <w:vAlign w:val="center"/>
            <w:tcPrChange w:id="1450" w:author="Micah Freedman" w:date="2022-03-20T14:15:00Z">
              <w:tcPr>
                <w:tcW w:w="1478" w:type="dxa"/>
                <w:gridSpan w:val="2"/>
                <w:vAlign w:val="center"/>
              </w:tcPr>
            </w:tcPrChange>
          </w:tcPr>
          <w:p w14:paraId="7724C3A5" w14:textId="77777777" w:rsidR="00CB5C04" w:rsidRPr="00CB5C04" w:rsidRDefault="00CB5C04" w:rsidP="00CB5C04">
            <w:pPr>
              <w:jc w:val="center"/>
              <w:rPr>
                <w:ins w:id="1451" w:author="Micah Freedman" w:date="2022-03-11T15:01:00Z"/>
                <w:rFonts w:ascii="Arial" w:hAnsi="Arial" w:cs="Arial"/>
                <w:sz w:val="20"/>
                <w:szCs w:val="20"/>
                <w:rPrChange w:id="1452" w:author="Micah Freedman" w:date="2022-03-11T15:02:00Z">
                  <w:rPr>
                    <w:ins w:id="1453" w:author="Micah Freedman" w:date="2022-03-11T15:01:00Z"/>
                    <w:rFonts w:ascii="Helvetica" w:hAnsi="Helvetica"/>
                    <w:sz w:val="20"/>
                    <w:szCs w:val="20"/>
                  </w:rPr>
                </w:rPrChange>
              </w:rPr>
            </w:pPr>
            <w:ins w:id="1454" w:author="Micah Freedman" w:date="2022-03-11T15:01:00Z">
              <w:r w:rsidRPr="00CB5C04">
                <w:rPr>
                  <w:rFonts w:ascii="Arial" w:hAnsi="Arial" w:cs="Arial"/>
                  <w:sz w:val="20"/>
                  <w:szCs w:val="20"/>
                  <w:rPrChange w:id="1455" w:author="Micah Freedman" w:date="2022-03-11T15:02:00Z">
                    <w:rPr>
                      <w:rFonts w:ascii="Helvetica" w:hAnsi="Helvetica"/>
                      <w:sz w:val="20"/>
                      <w:szCs w:val="20"/>
                    </w:rPr>
                  </w:rPrChange>
                </w:rPr>
                <w:t>Maui, Hawaii</w:t>
              </w:r>
            </w:ins>
          </w:p>
        </w:tc>
        <w:tc>
          <w:tcPr>
            <w:tcW w:w="890" w:type="dxa"/>
            <w:gridSpan w:val="2"/>
            <w:vAlign w:val="center"/>
            <w:tcPrChange w:id="1456" w:author="Micah Freedman" w:date="2022-03-20T14:15:00Z">
              <w:tcPr>
                <w:tcW w:w="942" w:type="dxa"/>
                <w:gridSpan w:val="2"/>
                <w:vAlign w:val="center"/>
              </w:tcPr>
            </w:tcPrChange>
          </w:tcPr>
          <w:p w14:paraId="58728D79" w14:textId="77777777" w:rsidR="00CB5C04" w:rsidRPr="00CB5C04" w:rsidRDefault="00CB5C04" w:rsidP="00CB5C04">
            <w:pPr>
              <w:jc w:val="center"/>
              <w:rPr>
                <w:ins w:id="1457" w:author="Micah Freedman" w:date="2022-03-11T15:01:00Z"/>
                <w:rFonts w:ascii="Arial" w:hAnsi="Arial" w:cs="Arial"/>
                <w:sz w:val="20"/>
                <w:szCs w:val="20"/>
                <w:rPrChange w:id="1458" w:author="Micah Freedman" w:date="2022-03-11T15:02:00Z">
                  <w:rPr>
                    <w:ins w:id="1459" w:author="Micah Freedman" w:date="2022-03-11T15:01:00Z"/>
                    <w:rFonts w:ascii="Helvetica" w:hAnsi="Helvetica"/>
                    <w:sz w:val="20"/>
                    <w:szCs w:val="20"/>
                  </w:rPr>
                </w:rPrChange>
              </w:rPr>
            </w:pPr>
            <w:ins w:id="1460" w:author="Micah Freedman" w:date="2022-03-11T15:01:00Z">
              <w:r w:rsidRPr="00CB5C04">
                <w:rPr>
                  <w:rFonts w:ascii="Arial" w:hAnsi="Arial" w:cs="Arial"/>
                  <w:sz w:val="20"/>
                  <w:szCs w:val="20"/>
                  <w:rPrChange w:id="1461" w:author="Micah Freedman" w:date="2022-03-11T15:02:00Z">
                    <w:rPr>
                      <w:rFonts w:ascii="Helvetica" w:hAnsi="Helvetica"/>
                      <w:sz w:val="20"/>
                      <w:szCs w:val="20"/>
                    </w:rPr>
                  </w:rPrChange>
                </w:rPr>
                <w:t>2016</w:t>
              </w:r>
            </w:ins>
          </w:p>
        </w:tc>
        <w:tc>
          <w:tcPr>
            <w:tcW w:w="724" w:type="dxa"/>
            <w:gridSpan w:val="2"/>
            <w:vAlign w:val="center"/>
            <w:tcPrChange w:id="1462" w:author="Micah Freedman" w:date="2022-03-20T14:15:00Z">
              <w:tcPr>
                <w:tcW w:w="952" w:type="dxa"/>
                <w:gridSpan w:val="2"/>
                <w:vAlign w:val="center"/>
              </w:tcPr>
            </w:tcPrChange>
          </w:tcPr>
          <w:p w14:paraId="3DAA309A" w14:textId="77777777" w:rsidR="00CB5C04" w:rsidRPr="00CB5C04" w:rsidRDefault="00CB5C04" w:rsidP="00CB5C04">
            <w:pPr>
              <w:jc w:val="center"/>
              <w:rPr>
                <w:ins w:id="1463" w:author="Micah Freedman" w:date="2022-03-11T15:01:00Z"/>
                <w:rFonts w:ascii="Arial" w:hAnsi="Arial" w:cs="Arial"/>
                <w:sz w:val="20"/>
                <w:szCs w:val="20"/>
                <w:rPrChange w:id="1464" w:author="Micah Freedman" w:date="2022-03-11T15:02:00Z">
                  <w:rPr>
                    <w:ins w:id="1465" w:author="Micah Freedman" w:date="2022-03-11T15:01:00Z"/>
                    <w:rFonts w:ascii="Helvetica" w:hAnsi="Helvetica"/>
                    <w:sz w:val="20"/>
                    <w:szCs w:val="20"/>
                  </w:rPr>
                </w:rPrChange>
              </w:rPr>
            </w:pPr>
            <w:ins w:id="1466" w:author="Micah Freedman" w:date="2022-03-11T15:01:00Z">
              <w:r w:rsidRPr="00CB5C04">
                <w:rPr>
                  <w:rFonts w:ascii="Arial" w:hAnsi="Arial" w:cs="Arial"/>
                  <w:sz w:val="20"/>
                  <w:szCs w:val="20"/>
                  <w:rPrChange w:id="1467" w:author="Micah Freedman" w:date="2022-03-11T15:02:00Z">
                    <w:rPr>
                      <w:rFonts w:ascii="Helvetica" w:hAnsi="Helvetica"/>
                      <w:sz w:val="20"/>
                      <w:szCs w:val="20"/>
                    </w:rPr>
                  </w:rPrChange>
                </w:rPr>
                <w:t>2</w:t>
              </w:r>
            </w:ins>
          </w:p>
        </w:tc>
        <w:tc>
          <w:tcPr>
            <w:tcW w:w="1633" w:type="dxa"/>
            <w:gridSpan w:val="3"/>
            <w:vAlign w:val="center"/>
            <w:tcPrChange w:id="1468" w:author="Micah Freedman" w:date="2022-03-20T14:15:00Z">
              <w:tcPr>
                <w:tcW w:w="905" w:type="dxa"/>
                <w:gridSpan w:val="2"/>
                <w:vAlign w:val="center"/>
              </w:tcPr>
            </w:tcPrChange>
          </w:tcPr>
          <w:p w14:paraId="45174F06" w14:textId="77777777" w:rsidR="00CB5C04" w:rsidRPr="00CB5C04" w:rsidRDefault="00CB5C04" w:rsidP="00CB5C04">
            <w:pPr>
              <w:jc w:val="center"/>
              <w:rPr>
                <w:ins w:id="1469" w:author="Micah Freedman" w:date="2022-03-11T15:01:00Z"/>
                <w:rFonts w:ascii="Arial" w:hAnsi="Arial" w:cs="Arial"/>
                <w:sz w:val="20"/>
                <w:szCs w:val="20"/>
                <w:rPrChange w:id="1470" w:author="Micah Freedman" w:date="2022-03-11T15:02:00Z">
                  <w:rPr>
                    <w:ins w:id="1471" w:author="Micah Freedman" w:date="2022-03-11T15:01:00Z"/>
                    <w:rFonts w:ascii="Helvetica" w:hAnsi="Helvetica"/>
                    <w:sz w:val="20"/>
                    <w:szCs w:val="20"/>
                  </w:rPr>
                </w:rPrChange>
              </w:rPr>
            </w:pPr>
            <w:ins w:id="1472" w:author="Micah Freedman" w:date="2022-03-11T15:01:00Z">
              <w:r w:rsidRPr="00CB5C04">
                <w:rPr>
                  <w:rFonts w:ascii="Arial" w:hAnsi="Arial" w:cs="Arial"/>
                  <w:sz w:val="20"/>
                  <w:szCs w:val="20"/>
                  <w:rPrChange w:id="1473" w:author="Micah Freedman" w:date="2022-03-11T15:02:00Z">
                    <w:rPr>
                      <w:rFonts w:ascii="Helvetica" w:hAnsi="Helvetica"/>
                      <w:sz w:val="20"/>
                      <w:szCs w:val="20"/>
                    </w:rPr>
                  </w:rPrChange>
                </w:rPr>
                <w:t>14.94 ± 1.00</w:t>
              </w:r>
            </w:ins>
          </w:p>
        </w:tc>
        <w:tc>
          <w:tcPr>
            <w:tcW w:w="755" w:type="dxa"/>
            <w:vAlign w:val="center"/>
            <w:tcPrChange w:id="1474" w:author="Micah Freedman" w:date="2022-03-20T14:15:00Z">
              <w:tcPr>
                <w:tcW w:w="1455" w:type="dxa"/>
                <w:gridSpan w:val="3"/>
                <w:vAlign w:val="center"/>
              </w:tcPr>
            </w:tcPrChange>
          </w:tcPr>
          <w:p w14:paraId="2A3F732C" w14:textId="77777777" w:rsidR="00CB5C04" w:rsidRPr="00CB5C04" w:rsidRDefault="00CB5C04" w:rsidP="00CB5C04">
            <w:pPr>
              <w:jc w:val="center"/>
              <w:rPr>
                <w:ins w:id="1475" w:author="Micah Freedman" w:date="2022-03-11T15:01:00Z"/>
                <w:rFonts w:ascii="Arial" w:hAnsi="Arial" w:cs="Arial"/>
                <w:sz w:val="20"/>
                <w:szCs w:val="20"/>
                <w:rPrChange w:id="1476" w:author="Micah Freedman" w:date="2022-03-11T15:02:00Z">
                  <w:rPr>
                    <w:ins w:id="1477" w:author="Micah Freedman" w:date="2022-03-11T15:01:00Z"/>
                    <w:rFonts w:ascii="Helvetica" w:hAnsi="Helvetica"/>
                    <w:sz w:val="20"/>
                    <w:szCs w:val="20"/>
                  </w:rPr>
                </w:rPrChange>
              </w:rPr>
            </w:pPr>
            <w:ins w:id="1478" w:author="Micah Freedman" w:date="2022-03-11T15:01:00Z">
              <w:r w:rsidRPr="00CB5C04">
                <w:rPr>
                  <w:rFonts w:ascii="Arial" w:hAnsi="Arial" w:cs="Arial"/>
                  <w:sz w:val="20"/>
                  <w:szCs w:val="20"/>
                  <w:rPrChange w:id="1479" w:author="Micah Freedman" w:date="2022-03-11T15:02:00Z">
                    <w:rPr>
                      <w:rFonts w:ascii="Helvetica" w:hAnsi="Helvetica"/>
                      <w:sz w:val="20"/>
                      <w:szCs w:val="20"/>
                    </w:rPr>
                  </w:rPrChange>
                </w:rPr>
                <w:t>6</w:t>
              </w:r>
            </w:ins>
          </w:p>
        </w:tc>
        <w:tc>
          <w:tcPr>
            <w:tcW w:w="1865" w:type="dxa"/>
            <w:gridSpan w:val="3"/>
            <w:vAlign w:val="center"/>
            <w:tcPrChange w:id="1480" w:author="Micah Freedman" w:date="2022-03-20T14:15:00Z">
              <w:tcPr>
                <w:tcW w:w="1654" w:type="dxa"/>
                <w:gridSpan w:val="2"/>
                <w:vAlign w:val="center"/>
              </w:tcPr>
            </w:tcPrChange>
          </w:tcPr>
          <w:p w14:paraId="5F32183A" w14:textId="77777777" w:rsidR="00CB5C04" w:rsidRPr="00CB5C04" w:rsidRDefault="00CB5C04" w:rsidP="00CB5C04">
            <w:pPr>
              <w:jc w:val="center"/>
              <w:rPr>
                <w:ins w:id="1481" w:author="Micah Freedman" w:date="2022-03-11T15:01:00Z"/>
                <w:rFonts w:ascii="Arial" w:hAnsi="Arial" w:cs="Arial"/>
                <w:sz w:val="20"/>
                <w:szCs w:val="20"/>
                <w:rPrChange w:id="1482" w:author="Micah Freedman" w:date="2022-03-11T15:02:00Z">
                  <w:rPr>
                    <w:ins w:id="1483" w:author="Micah Freedman" w:date="2022-03-11T15:01:00Z"/>
                    <w:rFonts w:ascii="Helvetica" w:hAnsi="Helvetica"/>
                    <w:sz w:val="20"/>
                    <w:szCs w:val="20"/>
                  </w:rPr>
                </w:rPrChange>
              </w:rPr>
            </w:pPr>
            <w:ins w:id="1484" w:author="Micah Freedman" w:date="2022-03-11T15:01:00Z">
              <w:r w:rsidRPr="00CB5C04">
                <w:rPr>
                  <w:rFonts w:ascii="Arial" w:hAnsi="Arial" w:cs="Arial"/>
                  <w:sz w:val="20"/>
                  <w:szCs w:val="20"/>
                  <w:rPrChange w:id="1485" w:author="Micah Freedman" w:date="2022-03-11T15:02:00Z">
                    <w:rPr>
                      <w:rFonts w:ascii="Helvetica" w:hAnsi="Helvetica"/>
                      <w:sz w:val="20"/>
                      <w:szCs w:val="20"/>
                    </w:rPr>
                  </w:rPrChange>
                </w:rPr>
                <w:t>6.62 ± 0.98</w:t>
              </w:r>
            </w:ins>
          </w:p>
        </w:tc>
      </w:tr>
      <w:tr w:rsidR="00CA16A4" w:rsidRPr="00E163DA" w14:paraId="59D8C0C5" w14:textId="77777777" w:rsidTr="00CA16A4">
        <w:trPr>
          <w:gridAfter w:val="1"/>
          <w:trHeight w:val="171"/>
          <w:ins w:id="1486" w:author="Micah Freedman" w:date="2022-03-11T15:01:00Z"/>
          <w:trPrChange w:id="1487" w:author="Micah Freedman" w:date="2022-03-20T14:15:00Z">
            <w:trPr>
              <w:gridAfter w:val="1"/>
              <w:trHeight w:val="171"/>
            </w:trPr>
          </w:trPrChange>
        </w:trPr>
        <w:tc>
          <w:tcPr>
            <w:tcW w:w="1718" w:type="dxa"/>
            <w:gridSpan w:val="2"/>
            <w:vMerge/>
            <w:vAlign w:val="center"/>
            <w:tcPrChange w:id="1488" w:author="Micah Freedman" w:date="2022-03-20T14:15:00Z">
              <w:tcPr>
                <w:tcW w:w="1869" w:type="dxa"/>
                <w:gridSpan w:val="2"/>
                <w:vMerge/>
                <w:vAlign w:val="center"/>
              </w:tcPr>
            </w:tcPrChange>
          </w:tcPr>
          <w:p w14:paraId="4AFE031A" w14:textId="77777777" w:rsidR="00CB5C04" w:rsidRPr="00CB5C04" w:rsidRDefault="00CB5C04" w:rsidP="00CB5C04">
            <w:pPr>
              <w:jc w:val="center"/>
              <w:rPr>
                <w:ins w:id="1489" w:author="Micah Freedman" w:date="2022-03-11T15:01:00Z"/>
                <w:rFonts w:ascii="Arial" w:hAnsi="Arial" w:cs="Arial"/>
                <w:sz w:val="20"/>
                <w:szCs w:val="20"/>
                <w:rPrChange w:id="1490" w:author="Micah Freedman" w:date="2022-03-11T15:02:00Z">
                  <w:rPr>
                    <w:ins w:id="1491" w:author="Micah Freedman" w:date="2022-03-11T15:01:00Z"/>
                    <w:rFonts w:ascii="Helvetica" w:hAnsi="Helvetica"/>
                    <w:sz w:val="20"/>
                    <w:szCs w:val="20"/>
                  </w:rPr>
                </w:rPrChange>
              </w:rPr>
            </w:pPr>
          </w:p>
        </w:tc>
        <w:tc>
          <w:tcPr>
            <w:tcW w:w="1235" w:type="dxa"/>
            <w:vAlign w:val="center"/>
            <w:tcPrChange w:id="1492" w:author="Micah Freedman" w:date="2022-03-20T14:15:00Z">
              <w:tcPr>
                <w:tcW w:w="1235" w:type="dxa"/>
                <w:vAlign w:val="center"/>
              </w:tcPr>
            </w:tcPrChange>
          </w:tcPr>
          <w:p w14:paraId="0DC9E785" w14:textId="77777777" w:rsidR="00CB5C04" w:rsidRPr="00CB5C04" w:rsidRDefault="00CB5C04" w:rsidP="00CB5C04">
            <w:pPr>
              <w:jc w:val="center"/>
              <w:rPr>
                <w:ins w:id="1493" w:author="Micah Freedman" w:date="2022-03-11T15:01:00Z"/>
                <w:rFonts w:ascii="Arial" w:hAnsi="Arial" w:cs="Arial"/>
                <w:sz w:val="20"/>
                <w:szCs w:val="20"/>
                <w:rPrChange w:id="1494" w:author="Micah Freedman" w:date="2022-03-11T15:02:00Z">
                  <w:rPr>
                    <w:ins w:id="1495" w:author="Micah Freedman" w:date="2022-03-11T15:01:00Z"/>
                    <w:rFonts w:ascii="Helvetica" w:hAnsi="Helvetica"/>
                    <w:sz w:val="20"/>
                    <w:szCs w:val="20"/>
                  </w:rPr>
                </w:rPrChange>
              </w:rPr>
            </w:pPr>
            <w:ins w:id="1496" w:author="Micah Freedman" w:date="2022-03-11T15:01:00Z">
              <w:r w:rsidRPr="00CB5C04">
                <w:rPr>
                  <w:rFonts w:ascii="Arial" w:hAnsi="Arial" w:cs="Arial"/>
                  <w:sz w:val="20"/>
                  <w:szCs w:val="20"/>
                  <w:rPrChange w:id="1497" w:author="Micah Freedman" w:date="2022-03-11T15:02:00Z">
                    <w:rPr>
                      <w:rFonts w:ascii="Helvetica" w:hAnsi="Helvetica"/>
                      <w:sz w:val="20"/>
                      <w:szCs w:val="20"/>
                    </w:rPr>
                  </w:rPrChange>
                </w:rPr>
                <w:t>10</w:t>
              </w:r>
            </w:ins>
          </w:p>
        </w:tc>
        <w:tc>
          <w:tcPr>
            <w:tcW w:w="1415" w:type="dxa"/>
            <w:gridSpan w:val="2"/>
            <w:vAlign w:val="center"/>
            <w:tcPrChange w:id="1498" w:author="Micah Freedman" w:date="2022-03-20T14:15:00Z">
              <w:tcPr>
                <w:tcW w:w="1478" w:type="dxa"/>
                <w:gridSpan w:val="2"/>
                <w:vAlign w:val="center"/>
              </w:tcPr>
            </w:tcPrChange>
          </w:tcPr>
          <w:p w14:paraId="15C3A273" w14:textId="77777777" w:rsidR="00CB5C04" w:rsidRPr="00CB5C04" w:rsidRDefault="00CB5C04" w:rsidP="00CB5C04">
            <w:pPr>
              <w:jc w:val="center"/>
              <w:rPr>
                <w:ins w:id="1499" w:author="Micah Freedman" w:date="2022-03-11T15:01:00Z"/>
                <w:rFonts w:ascii="Arial" w:hAnsi="Arial" w:cs="Arial"/>
                <w:sz w:val="20"/>
                <w:szCs w:val="20"/>
                <w:rPrChange w:id="1500" w:author="Micah Freedman" w:date="2022-03-11T15:02:00Z">
                  <w:rPr>
                    <w:ins w:id="1501" w:author="Micah Freedman" w:date="2022-03-11T15:01:00Z"/>
                    <w:rFonts w:ascii="Helvetica" w:hAnsi="Helvetica"/>
                    <w:sz w:val="20"/>
                    <w:szCs w:val="20"/>
                  </w:rPr>
                </w:rPrChange>
              </w:rPr>
            </w:pPr>
            <w:ins w:id="1502" w:author="Micah Freedman" w:date="2022-03-11T15:01:00Z">
              <w:r w:rsidRPr="00CB5C04">
                <w:rPr>
                  <w:rFonts w:ascii="Arial" w:hAnsi="Arial" w:cs="Arial"/>
                  <w:sz w:val="20"/>
                  <w:szCs w:val="20"/>
                  <w:rPrChange w:id="1503" w:author="Micah Freedman" w:date="2022-03-11T15:02:00Z">
                    <w:rPr>
                      <w:rFonts w:ascii="Helvetica" w:hAnsi="Helvetica"/>
                      <w:sz w:val="20"/>
                      <w:szCs w:val="20"/>
                    </w:rPr>
                  </w:rPrChange>
                </w:rPr>
                <w:t>Maui, Hawaii</w:t>
              </w:r>
            </w:ins>
          </w:p>
        </w:tc>
        <w:tc>
          <w:tcPr>
            <w:tcW w:w="890" w:type="dxa"/>
            <w:gridSpan w:val="2"/>
            <w:vAlign w:val="center"/>
            <w:tcPrChange w:id="1504" w:author="Micah Freedman" w:date="2022-03-20T14:15:00Z">
              <w:tcPr>
                <w:tcW w:w="942" w:type="dxa"/>
                <w:gridSpan w:val="2"/>
                <w:vAlign w:val="center"/>
              </w:tcPr>
            </w:tcPrChange>
          </w:tcPr>
          <w:p w14:paraId="0D3BD40C" w14:textId="77777777" w:rsidR="00CB5C04" w:rsidRPr="00CB5C04" w:rsidRDefault="00CB5C04" w:rsidP="00CB5C04">
            <w:pPr>
              <w:jc w:val="center"/>
              <w:rPr>
                <w:ins w:id="1505" w:author="Micah Freedman" w:date="2022-03-11T15:01:00Z"/>
                <w:rFonts w:ascii="Arial" w:hAnsi="Arial" w:cs="Arial"/>
                <w:sz w:val="20"/>
                <w:szCs w:val="20"/>
                <w:rPrChange w:id="1506" w:author="Micah Freedman" w:date="2022-03-11T15:02:00Z">
                  <w:rPr>
                    <w:ins w:id="1507" w:author="Micah Freedman" w:date="2022-03-11T15:01:00Z"/>
                    <w:rFonts w:ascii="Helvetica" w:hAnsi="Helvetica"/>
                    <w:sz w:val="20"/>
                    <w:szCs w:val="20"/>
                  </w:rPr>
                </w:rPrChange>
              </w:rPr>
            </w:pPr>
            <w:ins w:id="1508" w:author="Micah Freedman" w:date="2022-03-11T15:01:00Z">
              <w:r w:rsidRPr="00CB5C04">
                <w:rPr>
                  <w:rFonts w:ascii="Arial" w:hAnsi="Arial" w:cs="Arial"/>
                  <w:sz w:val="20"/>
                  <w:szCs w:val="20"/>
                  <w:rPrChange w:id="1509" w:author="Micah Freedman" w:date="2022-03-11T15:02:00Z">
                    <w:rPr>
                      <w:rFonts w:ascii="Helvetica" w:hAnsi="Helvetica"/>
                      <w:sz w:val="20"/>
                      <w:szCs w:val="20"/>
                    </w:rPr>
                  </w:rPrChange>
                </w:rPr>
                <w:t>2017</w:t>
              </w:r>
            </w:ins>
          </w:p>
        </w:tc>
        <w:tc>
          <w:tcPr>
            <w:tcW w:w="724" w:type="dxa"/>
            <w:gridSpan w:val="2"/>
            <w:vAlign w:val="center"/>
            <w:tcPrChange w:id="1510" w:author="Micah Freedman" w:date="2022-03-20T14:15:00Z">
              <w:tcPr>
                <w:tcW w:w="952" w:type="dxa"/>
                <w:gridSpan w:val="2"/>
                <w:vAlign w:val="center"/>
              </w:tcPr>
            </w:tcPrChange>
          </w:tcPr>
          <w:p w14:paraId="4B4281A9" w14:textId="77777777" w:rsidR="00CB5C04" w:rsidRPr="00CB5C04" w:rsidRDefault="00CB5C04" w:rsidP="00CB5C04">
            <w:pPr>
              <w:jc w:val="center"/>
              <w:rPr>
                <w:ins w:id="1511" w:author="Micah Freedman" w:date="2022-03-11T15:01:00Z"/>
                <w:rFonts w:ascii="Arial" w:hAnsi="Arial" w:cs="Arial"/>
                <w:sz w:val="20"/>
                <w:szCs w:val="20"/>
                <w:rPrChange w:id="1512" w:author="Micah Freedman" w:date="2022-03-11T15:02:00Z">
                  <w:rPr>
                    <w:ins w:id="1513" w:author="Micah Freedman" w:date="2022-03-11T15:01:00Z"/>
                    <w:rFonts w:ascii="Helvetica" w:hAnsi="Helvetica"/>
                    <w:sz w:val="20"/>
                    <w:szCs w:val="20"/>
                  </w:rPr>
                </w:rPrChange>
              </w:rPr>
            </w:pPr>
            <w:ins w:id="1514" w:author="Micah Freedman" w:date="2022-03-11T15:01:00Z">
              <w:r w:rsidRPr="00CB5C04">
                <w:rPr>
                  <w:rFonts w:ascii="Arial" w:hAnsi="Arial" w:cs="Arial"/>
                  <w:sz w:val="20"/>
                  <w:szCs w:val="20"/>
                  <w:rPrChange w:id="1515" w:author="Micah Freedman" w:date="2022-03-11T15:02:00Z">
                    <w:rPr>
                      <w:rFonts w:ascii="Helvetica" w:hAnsi="Helvetica"/>
                      <w:sz w:val="20"/>
                      <w:szCs w:val="20"/>
                    </w:rPr>
                  </w:rPrChange>
                </w:rPr>
                <w:t>2</w:t>
              </w:r>
            </w:ins>
          </w:p>
        </w:tc>
        <w:tc>
          <w:tcPr>
            <w:tcW w:w="1633" w:type="dxa"/>
            <w:gridSpan w:val="3"/>
            <w:vAlign w:val="center"/>
            <w:tcPrChange w:id="1516" w:author="Micah Freedman" w:date="2022-03-20T14:15:00Z">
              <w:tcPr>
                <w:tcW w:w="905" w:type="dxa"/>
                <w:gridSpan w:val="2"/>
                <w:vAlign w:val="center"/>
              </w:tcPr>
            </w:tcPrChange>
          </w:tcPr>
          <w:p w14:paraId="51751E2A" w14:textId="77777777" w:rsidR="00CB5C04" w:rsidRPr="00CB5C04" w:rsidRDefault="00CB5C04" w:rsidP="00CB5C04">
            <w:pPr>
              <w:jc w:val="center"/>
              <w:rPr>
                <w:ins w:id="1517" w:author="Micah Freedman" w:date="2022-03-11T15:01:00Z"/>
                <w:rFonts w:ascii="Arial" w:hAnsi="Arial" w:cs="Arial"/>
                <w:sz w:val="20"/>
                <w:szCs w:val="20"/>
                <w:rPrChange w:id="1518" w:author="Micah Freedman" w:date="2022-03-11T15:02:00Z">
                  <w:rPr>
                    <w:ins w:id="1519" w:author="Micah Freedman" w:date="2022-03-11T15:01:00Z"/>
                    <w:rFonts w:ascii="Helvetica" w:hAnsi="Helvetica"/>
                    <w:sz w:val="20"/>
                    <w:szCs w:val="20"/>
                  </w:rPr>
                </w:rPrChange>
              </w:rPr>
            </w:pPr>
            <w:ins w:id="1520" w:author="Micah Freedman" w:date="2022-03-11T15:01:00Z">
              <w:r w:rsidRPr="00CB5C04">
                <w:rPr>
                  <w:rFonts w:ascii="Arial" w:hAnsi="Arial" w:cs="Arial"/>
                  <w:sz w:val="20"/>
                  <w:szCs w:val="20"/>
                  <w:rPrChange w:id="1521" w:author="Micah Freedman" w:date="2022-03-11T15:02:00Z">
                    <w:rPr>
                      <w:rFonts w:ascii="Helvetica" w:hAnsi="Helvetica"/>
                      <w:sz w:val="20"/>
                      <w:szCs w:val="20"/>
                    </w:rPr>
                  </w:rPrChange>
                </w:rPr>
                <w:t>9.65 ± 2.47</w:t>
              </w:r>
            </w:ins>
          </w:p>
        </w:tc>
        <w:tc>
          <w:tcPr>
            <w:tcW w:w="755" w:type="dxa"/>
            <w:vAlign w:val="center"/>
            <w:tcPrChange w:id="1522" w:author="Micah Freedman" w:date="2022-03-20T14:15:00Z">
              <w:tcPr>
                <w:tcW w:w="1455" w:type="dxa"/>
                <w:gridSpan w:val="3"/>
                <w:vAlign w:val="center"/>
              </w:tcPr>
            </w:tcPrChange>
          </w:tcPr>
          <w:p w14:paraId="15130F12" w14:textId="77777777" w:rsidR="00CB5C04" w:rsidRPr="00CB5C04" w:rsidRDefault="00CB5C04" w:rsidP="00CB5C04">
            <w:pPr>
              <w:jc w:val="center"/>
              <w:rPr>
                <w:ins w:id="1523" w:author="Micah Freedman" w:date="2022-03-11T15:01:00Z"/>
                <w:rFonts w:ascii="Arial" w:hAnsi="Arial" w:cs="Arial"/>
                <w:sz w:val="20"/>
                <w:szCs w:val="20"/>
                <w:rPrChange w:id="1524" w:author="Micah Freedman" w:date="2022-03-11T15:02:00Z">
                  <w:rPr>
                    <w:ins w:id="1525" w:author="Micah Freedman" w:date="2022-03-11T15:01:00Z"/>
                    <w:rFonts w:ascii="Helvetica" w:hAnsi="Helvetica"/>
                    <w:sz w:val="20"/>
                    <w:szCs w:val="20"/>
                  </w:rPr>
                </w:rPrChange>
              </w:rPr>
            </w:pPr>
            <w:ins w:id="1526" w:author="Micah Freedman" w:date="2022-03-11T15:01:00Z">
              <w:r w:rsidRPr="00CB5C04">
                <w:rPr>
                  <w:rFonts w:ascii="Arial" w:hAnsi="Arial" w:cs="Arial"/>
                  <w:sz w:val="20"/>
                  <w:szCs w:val="20"/>
                  <w:rPrChange w:id="1527" w:author="Micah Freedman" w:date="2022-03-11T15:02:00Z">
                    <w:rPr>
                      <w:rFonts w:ascii="Helvetica" w:hAnsi="Helvetica"/>
                      <w:sz w:val="20"/>
                      <w:szCs w:val="20"/>
                    </w:rPr>
                  </w:rPrChange>
                </w:rPr>
                <w:t>8</w:t>
              </w:r>
            </w:ins>
          </w:p>
        </w:tc>
        <w:tc>
          <w:tcPr>
            <w:tcW w:w="1865" w:type="dxa"/>
            <w:gridSpan w:val="3"/>
            <w:vAlign w:val="center"/>
            <w:tcPrChange w:id="1528" w:author="Micah Freedman" w:date="2022-03-20T14:15:00Z">
              <w:tcPr>
                <w:tcW w:w="1654" w:type="dxa"/>
                <w:gridSpan w:val="2"/>
                <w:vAlign w:val="center"/>
              </w:tcPr>
            </w:tcPrChange>
          </w:tcPr>
          <w:p w14:paraId="1735E8E7" w14:textId="77777777" w:rsidR="00CB5C04" w:rsidRPr="00CB5C04" w:rsidRDefault="00CB5C04" w:rsidP="00CB5C04">
            <w:pPr>
              <w:jc w:val="center"/>
              <w:rPr>
                <w:ins w:id="1529" w:author="Micah Freedman" w:date="2022-03-11T15:01:00Z"/>
                <w:rFonts w:ascii="Arial" w:hAnsi="Arial" w:cs="Arial"/>
                <w:sz w:val="20"/>
                <w:szCs w:val="20"/>
                <w:rPrChange w:id="1530" w:author="Micah Freedman" w:date="2022-03-11T15:02:00Z">
                  <w:rPr>
                    <w:ins w:id="1531" w:author="Micah Freedman" w:date="2022-03-11T15:01:00Z"/>
                    <w:rFonts w:ascii="Helvetica" w:hAnsi="Helvetica"/>
                    <w:sz w:val="20"/>
                    <w:szCs w:val="20"/>
                  </w:rPr>
                </w:rPrChange>
              </w:rPr>
            </w:pPr>
            <w:ins w:id="1532" w:author="Micah Freedman" w:date="2022-03-11T15:01:00Z">
              <w:r w:rsidRPr="00CB5C04">
                <w:rPr>
                  <w:rFonts w:ascii="Arial" w:hAnsi="Arial" w:cs="Arial"/>
                  <w:sz w:val="20"/>
                  <w:szCs w:val="20"/>
                  <w:rPrChange w:id="1533" w:author="Micah Freedman" w:date="2022-03-11T15:02:00Z">
                    <w:rPr>
                      <w:rFonts w:ascii="Helvetica" w:hAnsi="Helvetica"/>
                      <w:sz w:val="20"/>
                      <w:szCs w:val="20"/>
                    </w:rPr>
                  </w:rPrChange>
                </w:rPr>
                <w:t>5.80 ± 0.35</w:t>
              </w:r>
            </w:ins>
          </w:p>
        </w:tc>
      </w:tr>
      <w:tr w:rsidR="00CA16A4" w:rsidRPr="00E163DA" w14:paraId="5B35107D" w14:textId="77777777" w:rsidTr="00CA16A4">
        <w:trPr>
          <w:gridAfter w:val="1"/>
          <w:trHeight w:val="171"/>
          <w:ins w:id="1534" w:author="Micah Freedman" w:date="2022-03-11T15:01:00Z"/>
          <w:trPrChange w:id="1535" w:author="Micah Freedman" w:date="2022-03-20T14:15:00Z">
            <w:trPr>
              <w:gridAfter w:val="1"/>
              <w:trHeight w:val="171"/>
            </w:trPr>
          </w:trPrChange>
        </w:trPr>
        <w:tc>
          <w:tcPr>
            <w:tcW w:w="1718" w:type="dxa"/>
            <w:gridSpan w:val="2"/>
            <w:vMerge/>
            <w:vAlign w:val="center"/>
            <w:tcPrChange w:id="1536" w:author="Micah Freedman" w:date="2022-03-20T14:15:00Z">
              <w:tcPr>
                <w:tcW w:w="1869" w:type="dxa"/>
                <w:gridSpan w:val="2"/>
                <w:vMerge/>
                <w:vAlign w:val="center"/>
              </w:tcPr>
            </w:tcPrChange>
          </w:tcPr>
          <w:p w14:paraId="209F95D6" w14:textId="77777777" w:rsidR="00CB5C04" w:rsidRPr="00CB5C04" w:rsidRDefault="00CB5C04" w:rsidP="00CB5C04">
            <w:pPr>
              <w:jc w:val="center"/>
              <w:rPr>
                <w:ins w:id="1537" w:author="Micah Freedman" w:date="2022-03-11T15:01:00Z"/>
                <w:rFonts w:ascii="Arial" w:hAnsi="Arial" w:cs="Arial"/>
                <w:sz w:val="20"/>
                <w:szCs w:val="20"/>
                <w:rPrChange w:id="1538" w:author="Micah Freedman" w:date="2022-03-11T15:02:00Z">
                  <w:rPr>
                    <w:ins w:id="1539" w:author="Micah Freedman" w:date="2022-03-11T15:01:00Z"/>
                    <w:rFonts w:ascii="Helvetica" w:hAnsi="Helvetica"/>
                    <w:sz w:val="20"/>
                    <w:szCs w:val="20"/>
                  </w:rPr>
                </w:rPrChange>
              </w:rPr>
            </w:pPr>
          </w:p>
        </w:tc>
        <w:tc>
          <w:tcPr>
            <w:tcW w:w="1235" w:type="dxa"/>
            <w:vAlign w:val="center"/>
            <w:tcPrChange w:id="1540" w:author="Micah Freedman" w:date="2022-03-20T14:15:00Z">
              <w:tcPr>
                <w:tcW w:w="1235" w:type="dxa"/>
                <w:vAlign w:val="center"/>
              </w:tcPr>
            </w:tcPrChange>
          </w:tcPr>
          <w:p w14:paraId="254403AB" w14:textId="77777777" w:rsidR="00CB5C04" w:rsidRPr="00CB5C04" w:rsidRDefault="00CB5C04" w:rsidP="00CB5C04">
            <w:pPr>
              <w:jc w:val="center"/>
              <w:rPr>
                <w:ins w:id="1541" w:author="Micah Freedman" w:date="2022-03-11T15:01:00Z"/>
                <w:rFonts w:ascii="Arial" w:hAnsi="Arial" w:cs="Arial"/>
                <w:sz w:val="20"/>
                <w:szCs w:val="20"/>
                <w:rPrChange w:id="1542" w:author="Micah Freedman" w:date="2022-03-11T15:02:00Z">
                  <w:rPr>
                    <w:ins w:id="1543" w:author="Micah Freedman" w:date="2022-03-11T15:01:00Z"/>
                    <w:rFonts w:ascii="Helvetica" w:hAnsi="Helvetica"/>
                    <w:sz w:val="20"/>
                    <w:szCs w:val="20"/>
                  </w:rPr>
                </w:rPrChange>
              </w:rPr>
            </w:pPr>
            <w:ins w:id="1544" w:author="Micah Freedman" w:date="2022-03-11T15:01:00Z">
              <w:r w:rsidRPr="00CB5C04">
                <w:rPr>
                  <w:rFonts w:ascii="Arial" w:hAnsi="Arial" w:cs="Arial"/>
                  <w:sz w:val="20"/>
                  <w:szCs w:val="20"/>
                  <w:rPrChange w:id="1545" w:author="Micah Freedman" w:date="2022-03-11T15:02:00Z">
                    <w:rPr>
                      <w:rFonts w:ascii="Helvetica" w:hAnsi="Helvetica"/>
                      <w:sz w:val="20"/>
                      <w:szCs w:val="20"/>
                    </w:rPr>
                  </w:rPrChange>
                </w:rPr>
                <w:t>11</w:t>
              </w:r>
            </w:ins>
          </w:p>
        </w:tc>
        <w:tc>
          <w:tcPr>
            <w:tcW w:w="1415" w:type="dxa"/>
            <w:gridSpan w:val="2"/>
            <w:vAlign w:val="center"/>
            <w:tcPrChange w:id="1546" w:author="Micah Freedman" w:date="2022-03-20T14:15:00Z">
              <w:tcPr>
                <w:tcW w:w="1478" w:type="dxa"/>
                <w:gridSpan w:val="2"/>
                <w:vAlign w:val="center"/>
              </w:tcPr>
            </w:tcPrChange>
          </w:tcPr>
          <w:p w14:paraId="3D4D7131" w14:textId="77777777" w:rsidR="00CB5C04" w:rsidRPr="00CB5C04" w:rsidRDefault="00CB5C04" w:rsidP="00CB5C04">
            <w:pPr>
              <w:jc w:val="center"/>
              <w:rPr>
                <w:ins w:id="1547" w:author="Micah Freedman" w:date="2022-03-11T15:01:00Z"/>
                <w:rFonts w:ascii="Arial" w:hAnsi="Arial" w:cs="Arial"/>
                <w:sz w:val="20"/>
                <w:szCs w:val="20"/>
                <w:rPrChange w:id="1548" w:author="Micah Freedman" w:date="2022-03-11T15:02:00Z">
                  <w:rPr>
                    <w:ins w:id="1549" w:author="Micah Freedman" w:date="2022-03-11T15:01:00Z"/>
                    <w:rFonts w:ascii="Helvetica" w:hAnsi="Helvetica"/>
                    <w:sz w:val="20"/>
                    <w:szCs w:val="20"/>
                  </w:rPr>
                </w:rPrChange>
              </w:rPr>
            </w:pPr>
            <w:ins w:id="1550" w:author="Micah Freedman" w:date="2022-03-11T15:01:00Z">
              <w:r w:rsidRPr="00CB5C04">
                <w:rPr>
                  <w:rFonts w:ascii="Arial" w:hAnsi="Arial" w:cs="Arial"/>
                  <w:sz w:val="20"/>
                  <w:szCs w:val="20"/>
                  <w:rPrChange w:id="1551" w:author="Micah Freedman" w:date="2022-03-11T15:02:00Z">
                    <w:rPr>
                      <w:rFonts w:ascii="Helvetica" w:hAnsi="Helvetica"/>
                      <w:sz w:val="20"/>
                      <w:szCs w:val="20"/>
                    </w:rPr>
                  </w:rPrChange>
                </w:rPr>
                <w:t>Maui, Hawaii</w:t>
              </w:r>
            </w:ins>
          </w:p>
        </w:tc>
        <w:tc>
          <w:tcPr>
            <w:tcW w:w="890" w:type="dxa"/>
            <w:gridSpan w:val="2"/>
            <w:vAlign w:val="center"/>
            <w:tcPrChange w:id="1552" w:author="Micah Freedman" w:date="2022-03-20T14:15:00Z">
              <w:tcPr>
                <w:tcW w:w="942" w:type="dxa"/>
                <w:gridSpan w:val="2"/>
                <w:vAlign w:val="center"/>
              </w:tcPr>
            </w:tcPrChange>
          </w:tcPr>
          <w:p w14:paraId="5EFC35DF" w14:textId="77777777" w:rsidR="00CB5C04" w:rsidRPr="00CB5C04" w:rsidRDefault="00CB5C04" w:rsidP="00CB5C04">
            <w:pPr>
              <w:jc w:val="center"/>
              <w:rPr>
                <w:ins w:id="1553" w:author="Micah Freedman" w:date="2022-03-11T15:01:00Z"/>
                <w:rFonts w:ascii="Arial" w:hAnsi="Arial" w:cs="Arial"/>
                <w:sz w:val="20"/>
                <w:szCs w:val="20"/>
                <w:rPrChange w:id="1554" w:author="Micah Freedman" w:date="2022-03-11T15:02:00Z">
                  <w:rPr>
                    <w:ins w:id="1555" w:author="Micah Freedman" w:date="2022-03-11T15:01:00Z"/>
                    <w:rFonts w:ascii="Helvetica" w:hAnsi="Helvetica"/>
                    <w:sz w:val="20"/>
                    <w:szCs w:val="20"/>
                  </w:rPr>
                </w:rPrChange>
              </w:rPr>
            </w:pPr>
            <w:ins w:id="1556" w:author="Micah Freedman" w:date="2022-03-11T15:01:00Z">
              <w:r w:rsidRPr="00CB5C04">
                <w:rPr>
                  <w:rFonts w:ascii="Arial" w:hAnsi="Arial" w:cs="Arial"/>
                  <w:sz w:val="20"/>
                  <w:szCs w:val="20"/>
                  <w:rPrChange w:id="1557" w:author="Micah Freedman" w:date="2022-03-11T15:02:00Z">
                    <w:rPr>
                      <w:rFonts w:ascii="Helvetica" w:hAnsi="Helvetica"/>
                      <w:sz w:val="20"/>
                      <w:szCs w:val="20"/>
                    </w:rPr>
                  </w:rPrChange>
                </w:rPr>
                <w:t>2017</w:t>
              </w:r>
            </w:ins>
          </w:p>
        </w:tc>
        <w:tc>
          <w:tcPr>
            <w:tcW w:w="724" w:type="dxa"/>
            <w:gridSpan w:val="2"/>
            <w:vAlign w:val="center"/>
            <w:tcPrChange w:id="1558" w:author="Micah Freedman" w:date="2022-03-20T14:15:00Z">
              <w:tcPr>
                <w:tcW w:w="952" w:type="dxa"/>
                <w:gridSpan w:val="2"/>
                <w:vAlign w:val="center"/>
              </w:tcPr>
            </w:tcPrChange>
          </w:tcPr>
          <w:p w14:paraId="0CAB9A62" w14:textId="77777777" w:rsidR="00CB5C04" w:rsidRPr="00CB5C04" w:rsidRDefault="00CB5C04" w:rsidP="00CB5C04">
            <w:pPr>
              <w:jc w:val="center"/>
              <w:rPr>
                <w:ins w:id="1559" w:author="Micah Freedman" w:date="2022-03-11T15:01:00Z"/>
                <w:rFonts w:ascii="Arial" w:hAnsi="Arial" w:cs="Arial"/>
                <w:sz w:val="20"/>
                <w:szCs w:val="20"/>
                <w:rPrChange w:id="1560" w:author="Micah Freedman" w:date="2022-03-11T15:02:00Z">
                  <w:rPr>
                    <w:ins w:id="1561" w:author="Micah Freedman" w:date="2022-03-11T15:01:00Z"/>
                    <w:rFonts w:ascii="Helvetica" w:hAnsi="Helvetica"/>
                    <w:sz w:val="20"/>
                    <w:szCs w:val="20"/>
                  </w:rPr>
                </w:rPrChange>
              </w:rPr>
            </w:pPr>
            <w:ins w:id="1562" w:author="Micah Freedman" w:date="2022-03-11T15:01:00Z">
              <w:r w:rsidRPr="00CB5C04">
                <w:rPr>
                  <w:rFonts w:ascii="Arial" w:hAnsi="Arial" w:cs="Arial"/>
                  <w:sz w:val="20"/>
                  <w:szCs w:val="20"/>
                  <w:rPrChange w:id="1563" w:author="Micah Freedman" w:date="2022-03-11T15:02:00Z">
                    <w:rPr>
                      <w:rFonts w:ascii="Helvetica" w:hAnsi="Helvetica"/>
                      <w:sz w:val="20"/>
                      <w:szCs w:val="20"/>
                    </w:rPr>
                  </w:rPrChange>
                </w:rPr>
                <w:t>3</w:t>
              </w:r>
            </w:ins>
          </w:p>
        </w:tc>
        <w:tc>
          <w:tcPr>
            <w:tcW w:w="1633" w:type="dxa"/>
            <w:gridSpan w:val="3"/>
            <w:vAlign w:val="center"/>
            <w:tcPrChange w:id="1564" w:author="Micah Freedman" w:date="2022-03-20T14:15:00Z">
              <w:tcPr>
                <w:tcW w:w="905" w:type="dxa"/>
                <w:gridSpan w:val="2"/>
                <w:vAlign w:val="center"/>
              </w:tcPr>
            </w:tcPrChange>
          </w:tcPr>
          <w:p w14:paraId="2E4E6A6F" w14:textId="77777777" w:rsidR="00CB5C04" w:rsidRPr="00CB5C04" w:rsidRDefault="00CB5C04" w:rsidP="00CB5C04">
            <w:pPr>
              <w:jc w:val="center"/>
              <w:rPr>
                <w:ins w:id="1565" w:author="Micah Freedman" w:date="2022-03-11T15:01:00Z"/>
                <w:rFonts w:ascii="Arial" w:hAnsi="Arial" w:cs="Arial"/>
                <w:sz w:val="20"/>
                <w:szCs w:val="20"/>
                <w:rPrChange w:id="1566" w:author="Micah Freedman" w:date="2022-03-11T15:02:00Z">
                  <w:rPr>
                    <w:ins w:id="1567" w:author="Micah Freedman" w:date="2022-03-11T15:01:00Z"/>
                    <w:rFonts w:ascii="Helvetica" w:hAnsi="Helvetica"/>
                    <w:sz w:val="20"/>
                    <w:szCs w:val="20"/>
                  </w:rPr>
                </w:rPrChange>
              </w:rPr>
            </w:pPr>
            <w:ins w:id="1568" w:author="Micah Freedman" w:date="2022-03-11T15:01:00Z">
              <w:r w:rsidRPr="00CB5C04">
                <w:rPr>
                  <w:rFonts w:ascii="Arial" w:hAnsi="Arial" w:cs="Arial"/>
                  <w:sz w:val="20"/>
                  <w:szCs w:val="20"/>
                  <w:rPrChange w:id="1569" w:author="Micah Freedman" w:date="2022-03-11T15:02:00Z">
                    <w:rPr>
                      <w:rFonts w:ascii="Helvetica" w:hAnsi="Helvetica"/>
                      <w:sz w:val="20"/>
                      <w:szCs w:val="20"/>
                    </w:rPr>
                  </w:rPrChange>
                </w:rPr>
                <w:t>14.38 ± 2.86</w:t>
              </w:r>
            </w:ins>
          </w:p>
        </w:tc>
        <w:tc>
          <w:tcPr>
            <w:tcW w:w="755" w:type="dxa"/>
            <w:vAlign w:val="center"/>
            <w:tcPrChange w:id="1570" w:author="Micah Freedman" w:date="2022-03-20T14:15:00Z">
              <w:tcPr>
                <w:tcW w:w="1455" w:type="dxa"/>
                <w:gridSpan w:val="3"/>
                <w:vAlign w:val="center"/>
              </w:tcPr>
            </w:tcPrChange>
          </w:tcPr>
          <w:p w14:paraId="1155ED15" w14:textId="77777777" w:rsidR="00CB5C04" w:rsidRPr="00CB5C04" w:rsidRDefault="00CB5C04" w:rsidP="00CB5C04">
            <w:pPr>
              <w:jc w:val="center"/>
              <w:rPr>
                <w:ins w:id="1571" w:author="Micah Freedman" w:date="2022-03-11T15:01:00Z"/>
                <w:rFonts w:ascii="Arial" w:hAnsi="Arial" w:cs="Arial"/>
                <w:sz w:val="20"/>
                <w:szCs w:val="20"/>
                <w:rPrChange w:id="1572" w:author="Micah Freedman" w:date="2022-03-11T15:02:00Z">
                  <w:rPr>
                    <w:ins w:id="1573" w:author="Micah Freedman" w:date="2022-03-11T15:01:00Z"/>
                    <w:rFonts w:ascii="Helvetica" w:hAnsi="Helvetica"/>
                    <w:sz w:val="20"/>
                    <w:szCs w:val="20"/>
                  </w:rPr>
                </w:rPrChange>
              </w:rPr>
            </w:pPr>
            <w:ins w:id="1574" w:author="Micah Freedman" w:date="2022-03-11T15:01:00Z">
              <w:r w:rsidRPr="00CB5C04">
                <w:rPr>
                  <w:rFonts w:ascii="Arial" w:hAnsi="Arial" w:cs="Arial"/>
                  <w:sz w:val="20"/>
                  <w:szCs w:val="20"/>
                  <w:rPrChange w:id="1575" w:author="Micah Freedman" w:date="2022-03-11T15:02:00Z">
                    <w:rPr>
                      <w:rFonts w:ascii="Helvetica" w:hAnsi="Helvetica"/>
                      <w:sz w:val="20"/>
                      <w:szCs w:val="20"/>
                    </w:rPr>
                  </w:rPrChange>
                </w:rPr>
                <w:t>8</w:t>
              </w:r>
            </w:ins>
          </w:p>
        </w:tc>
        <w:tc>
          <w:tcPr>
            <w:tcW w:w="1865" w:type="dxa"/>
            <w:gridSpan w:val="3"/>
            <w:vAlign w:val="center"/>
            <w:tcPrChange w:id="1576" w:author="Micah Freedman" w:date="2022-03-20T14:15:00Z">
              <w:tcPr>
                <w:tcW w:w="1654" w:type="dxa"/>
                <w:gridSpan w:val="2"/>
                <w:vAlign w:val="center"/>
              </w:tcPr>
            </w:tcPrChange>
          </w:tcPr>
          <w:p w14:paraId="2875006B" w14:textId="77777777" w:rsidR="00CB5C04" w:rsidRPr="00CB5C04" w:rsidRDefault="00CB5C04" w:rsidP="00CB5C04">
            <w:pPr>
              <w:jc w:val="center"/>
              <w:rPr>
                <w:ins w:id="1577" w:author="Micah Freedman" w:date="2022-03-11T15:01:00Z"/>
                <w:rFonts w:ascii="Arial" w:hAnsi="Arial" w:cs="Arial"/>
                <w:sz w:val="20"/>
                <w:szCs w:val="20"/>
                <w:rPrChange w:id="1578" w:author="Micah Freedman" w:date="2022-03-11T15:02:00Z">
                  <w:rPr>
                    <w:ins w:id="1579" w:author="Micah Freedman" w:date="2022-03-11T15:01:00Z"/>
                    <w:rFonts w:ascii="Helvetica" w:hAnsi="Helvetica"/>
                    <w:sz w:val="20"/>
                    <w:szCs w:val="20"/>
                  </w:rPr>
                </w:rPrChange>
              </w:rPr>
            </w:pPr>
            <w:ins w:id="1580" w:author="Micah Freedman" w:date="2022-03-11T15:01:00Z">
              <w:r w:rsidRPr="00CB5C04">
                <w:rPr>
                  <w:rFonts w:ascii="Arial" w:hAnsi="Arial" w:cs="Arial"/>
                  <w:sz w:val="20"/>
                  <w:szCs w:val="20"/>
                  <w:rPrChange w:id="1581" w:author="Micah Freedman" w:date="2022-03-11T15:02:00Z">
                    <w:rPr>
                      <w:rFonts w:ascii="Helvetica" w:hAnsi="Helvetica"/>
                      <w:sz w:val="20"/>
                      <w:szCs w:val="20"/>
                    </w:rPr>
                  </w:rPrChange>
                </w:rPr>
                <w:t>6.20 ± 0.73</w:t>
              </w:r>
            </w:ins>
          </w:p>
        </w:tc>
      </w:tr>
      <w:tr w:rsidR="00CA16A4" w:rsidRPr="00E163DA" w14:paraId="12CDB5D8" w14:textId="77777777" w:rsidTr="00CA16A4">
        <w:trPr>
          <w:gridAfter w:val="1"/>
          <w:trHeight w:val="171"/>
          <w:ins w:id="1582" w:author="Micah Freedman" w:date="2022-03-11T15:01:00Z"/>
          <w:trPrChange w:id="1583" w:author="Micah Freedman" w:date="2022-03-20T14:15:00Z">
            <w:trPr>
              <w:gridAfter w:val="1"/>
              <w:trHeight w:val="171"/>
            </w:trPr>
          </w:trPrChange>
        </w:trPr>
        <w:tc>
          <w:tcPr>
            <w:tcW w:w="1718" w:type="dxa"/>
            <w:gridSpan w:val="2"/>
            <w:vMerge w:val="restart"/>
            <w:vAlign w:val="center"/>
            <w:tcPrChange w:id="1584" w:author="Micah Freedman" w:date="2022-03-20T14:15:00Z">
              <w:tcPr>
                <w:tcW w:w="1869" w:type="dxa"/>
                <w:gridSpan w:val="2"/>
                <w:vMerge w:val="restart"/>
                <w:vAlign w:val="center"/>
              </w:tcPr>
            </w:tcPrChange>
          </w:tcPr>
          <w:p w14:paraId="60129430" w14:textId="77777777" w:rsidR="00CB5C04" w:rsidRPr="00CB5C04" w:rsidRDefault="00CB5C04" w:rsidP="00CB5C04">
            <w:pPr>
              <w:jc w:val="center"/>
              <w:rPr>
                <w:ins w:id="1585" w:author="Micah Freedman" w:date="2022-03-11T15:01:00Z"/>
                <w:rFonts w:ascii="Arial" w:hAnsi="Arial" w:cs="Arial"/>
                <w:i/>
                <w:iCs/>
                <w:sz w:val="20"/>
                <w:szCs w:val="20"/>
                <w:rPrChange w:id="1586" w:author="Micah Freedman" w:date="2022-03-11T15:02:00Z">
                  <w:rPr>
                    <w:ins w:id="1587" w:author="Micah Freedman" w:date="2022-03-11T15:01:00Z"/>
                    <w:rFonts w:ascii="Helvetica" w:hAnsi="Helvetica"/>
                    <w:i/>
                    <w:iCs/>
                    <w:sz w:val="20"/>
                    <w:szCs w:val="20"/>
                  </w:rPr>
                </w:rPrChange>
              </w:rPr>
            </w:pPr>
            <w:ins w:id="1588" w:author="Micah Freedman" w:date="2022-03-11T15:01:00Z">
              <w:r w:rsidRPr="00CB5C04">
                <w:rPr>
                  <w:rFonts w:ascii="Arial" w:hAnsi="Arial" w:cs="Arial"/>
                  <w:i/>
                  <w:iCs/>
                  <w:sz w:val="20"/>
                  <w:szCs w:val="20"/>
                  <w:rPrChange w:id="1589" w:author="Micah Freedman" w:date="2022-03-11T15:02:00Z">
                    <w:rPr>
                      <w:rFonts w:ascii="Helvetica" w:hAnsi="Helvetica"/>
                      <w:i/>
                      <w:iCs/>
                      <w:sz w:val="20"/>
                      <w:szCs w:val="20"/>
                    </w:rPr>
                  </w:rPrChange>
                </w:rPr>
                <w:t>G. physocarpus</w:t>
              </w:r>
            </w:ins>
          </w:p>
          <w:p w14:paraId="43CBE4DB" w14:textId="77777777" w:rsidR="00CB5C04" w:rsidRPr="00CB5C04" w:rsidRDefault="00CB5C04" w:rsidP="00CB5C04">
            <w:pPr>
              <w:jc w:val="center"/>
              <w:rPr>
                <w:ins w:id="1590" w:author="Micah Freedman" w:date="2022-03-11T15:01:00Z"/>
                <w:rFonts w:ascii="Arial" w:hAnsi="Arial" w:cs="Arial"/>
                <w:sz w:val="20"/>
                <w:szCs w:val="20"/>
                <w:rPrChange w:id="1591" w:author="Micah Freedman" w:date="2022-03-11T15:02:00Z">
                  <w:rPr>
                    <w:ins w:id="1592" w:author="Micah Freedman" w:date="2022-03-11T15:01:00Z"/>
                    <w:rFonts w:ascii="Helvetica" w:hAnsi="Helvetica"/>
                    <w:sz w:val="20"/>
                    <w:szCs w:val="20"/>
                  </w:rPr>
                </w:rPrChange>
              </w:rPr>
            </w:pPr>
            <w:ins w:id="1593" w:author="Micah Freedman" w:date="2022-03-11T15:01:00Z">
              <w:r w:rsidRPr="00CB5C04">
                <w:rPr>
                  <w:rFonts w:ascii="Arial" w:hAnsi="Arial" w:cs="Arial"/>
                  <w:sz w:val="20"/>
                  <w:szCs w:val="20"/>
                  <w:rPrChange w:id="1594" w:author="Micah Freedman" w:date="2022-03-11T15:02:00Z">
                    <w:rPr>
                      <w:rFonts w:ascii="Helvetica" w:hAnsi="Helvetica"/>
                      <w:sz w:val="20"/>
                      <w:szCs w:val="20"/>
                    </w:rPr>
                  </w:rPrChange>
                </w:rPr>
                <w:t>(Australia)</w:t>
              </w:r>
            </w:ins>
          </w:p>
        </w:tc>
        <w:tc>
          <w:tcPr>
            <w:tcW w:w="1235" w:type="dxa"/>
            <w:vAlign w:val="center"/>
            <w:tcPrChange w:id="1595" w:author="Micah Freedman" w:date="2022-03-20T14:15:00Z">
              <w:tcPr>
                <w:tcW w:w="1235" w:type="dxa"/>
                <w:vAlign w:val="center"/>
              </w:tcPr>
            </w:tcPrChange>
          </w:tcPr>
          <w:p w14:paraId="00178339" w14:textId="77777777" w:rsidR="00CB5C04" w:rsidRPr="00CB5C04" w:rsidRDefault="00CB5C04" w:rsidP="00CB5C04">
            <w:pPr>
              <w:jc w:val="center"/>
              <w:rPr>
                <w:ins w:id="1596" w:author="Micah Freedman" w:date="2022-03-11T15:01:00Z"/>
                <w:rFonts w:ascii="Arial" w:hAnsi="Arial" w:cs="Arial"/>
                <w:sz w:val="20"/>
                <w:szCs w:val="20"/>
                <w:rPrChange w:id="1597" w:author="Micah Freedman" w:date="2022-03-11T15:02:00Z">
                  <w:rPr>
                    <w:ins w:id="1598" w:author="Micah Freedman" w:date="2022-03-11T15:01:00Z"/>
                    <w:rFonts w:ascii="Helvetica" w:hAnsi="Helvetica"/>
                    <w:sz w:val="20"/>
                    <w:szCs w:val="20"/>
                  </w:rPr>
                </w:rPrChange>
              </w:rPr>
            </w:pPr>
            <w:ins w:id="1599" w:author="Micah Freedman" w:date="2022-03-11T15:01:00Z">
              <w:r w:rsidRPr="00CB5C04">
                <w:rPr>
                  <w:rFonts w:ascii="Arial" w:hAnsi="Arial" w:cs="Arial"/>
                  <w:sz w:val="20"/>
                  <w:szCs w:val="20"/>
                  <w:rPrChange w:id="1600" w:author="Micah Freedman" w:date="2022-03-11T15:02:00Z">
                    <w:rPr>
                      <w:rFonts w:ascii="Helvetica" w:hAnsi="Helvetica"/>
                      <w:sz w:val="20"/>
                      <w:szCs w:val="20"/>
                    </w:rPr>
                  </w:rPrChange>
                </w:rPr>
                <w:t>C1</w:t>
              </w:r>
            </w:ins>
          </w:p>
        </w:tc>
        <w:tc>
          <w:tcPr>
            <w:tcW w:w="1415" w:type="dxa"/>
            <w:gridSpan w:val="2"/>
            <w:vAlign w:val="center"/>
            <w:tcPrChange w:id="1601" w:author="Micah Freedman" w:date="2022-03-20T14:15:00Z">
              <w:tcPr>
                <w:tcW w:w="1478" w:type="dxa"/>
                <w:gridSpan w:val="2"/>
                <w:vAlign w:val="center"/>
              </w:tcPr>
            </w:tcPrChange>
          </w:tcPr>
          <w:p w14:paraId="2111D722" w14:textId="77777777" w:rsidR="00CB5C04" w:rsidRPr="00CB5C04" w:rsidRDefault="00CB5C04" w:rsidP="00CB5C04">
            <w:pPr>
              <w:jc w:val="center"/>
              <w:rPr>
                <w:ins w:id="1602" w:author="Micah Freedman" w:date="2022-03-11T15:01:00Z"/>
                <w:rFonts w:ascii="Arial" w:hAnsi="Arial" w:cs="Arial"/>
                <w:sz w:val="20"/>
                <w:szCs w:val="20"/>
                <w:rPrChange w:id="1603" w:author="Micah Freedman" w:date="2022-03-11T15:02:00Z">
                  <w:rPr>
                    <w:ins w:id="1604" w:author="Micah Freedman" w:date="2022-03-11T15:01:00Z"/>
                    <w:rFonts w:ascii="Helvetica" w:hAnsi="Helvetica"/>
                    <w:sz w:val="20"/>
                    <w:szCs w:val="20"/>
                  </w:rPr>
                </w:rPrChange>
              </w:rPr>
            </w:pPr>
            <w:proofErr w:type="spellStart"/>
            <w:ins w:id="1605" w:author="Micah Freedman" w:date="2022-03-11T15:01:00Z">
              <w:r w:rsidRPr="00CB5C04">
                <w:rPr>
                  <w:rFonts w:ascii="Arial" w:hAnsi="Arial" w:cs="Arial"/>
                  <w:sz w:val="20"/>
                  <w:szCs w:val="20"/>
                  <w:rPrChange w:id="1606" w:author="Micah Freedman" w:date="2022-03-11T15:02:00Z">
                    <w:rPr>
                      <w:rFonts w:ascii="Helvetica" w:hAnsi="Helvetica"/>
                      <w:sz w:val="20"/>
                      <w:szCs w:val="20"/>
                    </w:rPr>
                  </w:rPrChange>
                </w:rPr>
                <w:t>Canungra</w:t>
              </w:r>
              <w:proofErr w:type="spellEnd"/>
              <w:r w:rsidRPr="00CB5C04">
                <w:rPr>
                  <w:rFonts w:ascii="Arial" w:hAnsi="Arial" w:cs="Arial"/>
                  <w:sz w:val="20"/>
                  <w:szCs w:val="20"/>
                  <w:rPrChange w:id="1607" w:author="Micah Freedman" w:date="2022-03-11T15:02:00Z">
                    <w:rPr>
                      <w:rFonts w:ascii="Helvetica" w:hAnsi="Helvetica"/>
                      <w:sz w:val="20"/>
                      <w:szCs w:val="20"/>
                    </w:rPr>
                  </w:rPrChange>
                </w:rPr>
                <w:t>, QLD</w:t>
              </w:r>
            </w:ins>
          </w:p>
        </w:tc>
        <w:tc>
          <w:tcPr>
            <w:tcW w:w="890" w:type="dxa"/>
            <w:gridSpan w:val="2"/>
            <w:vAlign w:val="center"/>
            <w:tcPrChange w:id="1608" w:author="Micah Freedman" w:date="2022-03-20T14:15:00Z">
              <w:tcPr>
                <w:tcW w:w="942" w:type="dxa"/>
                <w:gridSpan w:val="2"/>
                <w:vAlign w:val="center"/>
              </w:tcPr>
            </w:tcPrChange>
          </w:tcPr>
          <w:p w14:paraId="4476FA63" w14:textId="77777777" w:rsidR="00CB5C04" w:rsidRPr="00CB5C04" w:rsidRDefault="00CB5C04" w:rsidP="00CB5C04">
            <w:pPr>
              <w:jc w:val="center"/>
              <w:rPr>
                <w:ins w:id="1609" w:author="Micah Freedman" w:date="2022-03-11T15:01:00Z"/>
                <w:rFonts w:ascii="Arial" w:hAnsi="Arial" w:cs="Arial"/>
                <w:sz w:val="20"/>
                <w:szCs w:val="20"/>
                <w:rPrChange w:id="1610" w:author="Micah Freedman" w:date="2022-03-11T15:02:00Z">
                  <w:rPr>
                    <w:ins w:id="1611" w:author="Micah Freedman" w:date="2022-03-11T15:01:00Z"/>
                    <w:rFonts w:ascii="Helvetica" w:hAnsi="Helvetica"/>
                    <w:sz w:val="20"/>
                    <w:szCs w:val="20"/>
                  </w:rPr>
                </w:rPrChange>
              </w:rPr>
            </w:pPr>
            <w:ins w:id="1612" w:author="Micah Freedman" w:date="2022-03-11T15:01:00Z">
              <w:r w:rsidRPr="00CB5C04">
                <w:rPr>
                  <w:rFonts w:ascii="Arial" w:hAnsi="Arial" w:cs="Arial"/>
                  <w:sz w:val="20"/>
                  <w:szCs w:val="20"/>
                  <w:rPrChange w:id="1613" w:author="Micah Freedman" w:date="2022-03-11T15:02:00Z">
                    <w:rPr>
                      <w:rFonts w:ascii="Helvetica" w:hAnsi="Helvetica"/>
                      <w:sz w:val="20"/>
                      <w:szCs w:val="20"/>
                    </w:rPr>
                  </w:rPrChange>
                </w:rPr>
                <w:t>2016</w:t>
              </w:r>
            </w:ins>
          </w:p>
        </w:tc>
        <w:tc>
          <w:tcPr>
            <w:tcW w:w="724" w:type="dxa"/>
            <w:gridSpan w:val="2"/>
            <w:vAlign w:val="center"/>
            <w:tcPrChange w:id="1614" w:author="Micah Freedman" w:date="2022-03-20T14:15:00Z">
              <w:tcPr>
                <w:tcW w:w="952" w:type="dxa"/>
                <w:gridSpan w:val="2"/>
                <w:vAlign w:val="center"/>
              </w:tcPr>
            </w:tcPrChange>
          </w:tcPr>
          <w:p w14:paraId="23707093" w14:textId="77777777" w:rsidR="00CB5C04" w:rsidRPr="00CB5C04" w:rsidRDefault="00CB5C04" w:rsidP="00CB5C04">
            <w:pPr>
              <w:jc w:val="center"/>
              <w:rPr>
                <w:ins w:id="1615" w:author="Micah Freedman" w:date="2022-03-11T15:01:00Z"/>
                <w:rFonts w:ascii="Arial" w:hAnsi="Arial" w:cs="Arial"/>
                <w:sz w:val="20"/>
                <w:szCs w:val="20"/>
                <w:rPrChange w:id="1616" w:author="Micah Freedman" w:date="2022-03-11T15:02:00Z">
                  <w:rPr>
                    <w:ins w:id="1617" w:author="Micah Freedman" w:date="2022-03-11T15:01:00Z"/>
                    <w:rFonts w:ascii="Helvetica" w:hAnsi="Helvetica"/>
                    <w:sz w:val="20"/>
                    <w:szCs w:val="20"/>
                  </w:rPr>
                </w:rPrChange>
              </w:rPr>
            </w:pPr>
            <w:ins w:id="1618" w:author="Micah Freedman" w:date="2022-03-11T15:01:00Z">
              <w:r w:rsidRPr="00CB5C04">
                <w:rPr>
                  <w:rFonts w:ascii="Arial" w:hAnsi="Arial" w:cs="Arial"/>
                  <w:sz w:val="20"/>
                  <w:szCs w:val="20"/>
                  <w:rPrChange w:id="1619" w:author="Micah Freedman" w:date="2022-03-11T15:02:00Z">
                    <w:rPr>
                      <w:rFonts w:ascii="Helvetica" w:hAnsi="Helvetica"/>
                      <w:sz w:val="20"/>
                      <w:szCs w:val="20"/>
                    </w:rPr>
                  </w:rPrChange>
                </w:rPr>
                <w:t>2</w:t>
              </w:r>
            </w:ins>
          </w:p>
        </w:tc>
        <w:tc>
          <w:tcPr>
            <w:tcW w:w="1633" w:type="dxa"/>
            <w:gridSpan w:val="3"/>
            <w:vAlign w:val="center"/>
            <w:tcPrChange w:id="1620" w:author="Micah Freedman" w:date="2022-03-20T14:15:00Z">
              <w:tcPr>
                <w:tcW w:w="905" w:type="dxa"/>
                <w:gridSpan w:val="2"/>
                <w:vAlign w:val="center"/>
              </w:tcPr>
            </w:tcPrChange>
          </w:tcPr>
          <w:p w14:paraId="2B9B6B41" w14:textId="77777777" w:rsidR="00CB5C04" w:rsidRPr="00CB5C04" w:rsidRDefault="00CB5C04" w:rsidP="00CB5C04">
            <w:pPr>
              <w:jc w:val="center"/>
              <w:rPr>
                <w:ins w:id="1621" w:author="Micah Freedman" w:date="2022-03-11T15:01:00Z"/>
                <w:rFonts w:ascii="Arial" w:hAnsi="Arial" w:cs="Arial"/>
                <w:sz w:val="20"/>
                <w:szCs w:val="20"/>
                <w:rPrChange w:id="1622" w:author="Micah Freedman" w:date="2022-03-11T15:02:00Z">
                  <w:rPr>
                    <w:ins w:id="1623" w:author="Micah Freedman" w:date="2022-03-11T15:01:00Z"/>
                    <w:rFonts w:ascii="Helvetica" w:hAnsi="Helvetica"/>
                    <w:sz w:val="20"/>
                    <w:szCs w:val="20"/>
                  </w:rPr>
                </w:rPrChange>
              </w:rPr>
            </w:pPr>
            <w:ins w:id="1624" w:author="Micah Freedman" w:date="2022-03-11T15:01:00Z">
              <w:r w:rsidRPr="00CB5C04">
                <w:rPr>
                  <w:rFonts w:ascii="Arial" w:hAnsi="Arial" w:cs="Arial"/>
                  <w:sz w:val="20"/>
                  <w:szCs w:val="20"/>
                  <w:rPrChange w:id="1625" w:author="Micah Freedman" w:date="2022-03-11T15:02:00Z">
                    <w:rPr>
                      <w:rFonts w:ascii="Helvetica" w:hAnsi="Helvetica"/>
                      <w:sz w:val="20"/>
                      <w:szCs w:val="20"/>
                    </w:rPr>
                  </w:rPrChange>
                </w:rPr>
                <w:t>6.78 ± 2.48</w:t>
              </w:r>
            </w:ins>
          </w:p>
        </w:tc>
        <w:tc>
          <w:tcPr>
            <w:tcW w:w="755" w:type="dxa"/>
            <w:vAlign w:val="center"/>
            <w:tcPrChange w:id="1626" w:author="Micah Freedman" w:date="2022-03-20T14:15:00Z">
              <w:tcPr>
                <w:tcW w:w="1455" w:type="dxa"/>
                <w:gridSpan w:val="3"/>
                <w:vAlign w:val="center"/>
              </w:tcPr>
            </w:tcPrChange>
          </w:tcPr>
          <w:p w14:paraId="046E6AC4" w14:textId="77777777" w:rsidR="00CB5C04" w:rsidRPr="00CB5C04" w:rsidRDefault="00CB5C04" w:rsidP="00CB5C04">
            <w:pPr>
              <w:jc w:val="center"/>
              <w:rPr>
                <w:ins w:id="1627" w:author="Micah Freedman" w:date="2022-03-11T15:01:00Z"/>
                <w:rFonts w:ascii="Arial" w:hAnsi="Arial" w:cs="Arial"/>
                <w:sz w:val="20"/>
                <w:szCs w:val="20"/>
                <w:rPrChange w:id="1628" w:author="Micah Freedman" w:date="2022-03-11T15:02:00Z">
                  <w:rPr>
                    <w:ins w:id="1629" w:author="Micah Freedman" w:date="2022-03-11T15:01:00Z"/>
                    <w:rFonts w:ascii="Helvetica" w:hAnsi="Helvetica"/>
                    <w:sz w:val="20"/>
                    <w:szCs w:val="20"/>
                  </w:rPr>
                </w:rPrChange>
              </w:rPr>
            </w:pPr>
            <w:ins w:id="1630" w:author="Micah Freedman" w:date="2022-03-11T15:01:00Z">
              <w:r w:rsidRPr="00CB5C04">
                <w:rPr>
                  <w:rFonts w:ascii="Arial" w:hAnsi="Arial" w:cs="Arial"/>
                  <w:sz w:val="20"/>
                  <w:szCs w:val="20"/>
                  <w:rPrChange w:id="1631" w:author="Micah Freedman" w:date="2022-03-11T15:02:00Z">
                    <w:rPr>
                      <w:rFonts w:ascii="Helvetica" w:hAnsi="Helvetica"/>
                      <w:sz w:val="20"/>
                      <w:szCs w:val="20"/>
                    </w:rPr>
                  </w:rPrChange>
                </w:rPr>
                <w:t>7</w:t>
              </w:r>
            </w:ins>
          </w:p>
        </w:tc>
        <w:tc>
          <w:tcPr>
            <w:tcW w:w="1865" w:type="dxa"/>
            <w:gridSpan w:val="3"/>
            <w:vAlign w:val="center"/>
            <w:tcPrChange w:id="1632" w:author="Micah Freedman" w:date="2022-03-20T14:15:00Z">
              <w:tcPr>
                <w:tcW w:w="1654" w:type="dxa"/>
                <w:gridSpan w:val="2"/>
                <w:vAlign w:val="center"/>
              </w:tcPr>
            </w:tcPrChange>
          </w:tcPr>
          <w:p w14:paraId="1B02A5FD" w14:textId="77777777" w:rsidR="00CB5C04" w:rsidRPr="00CB5C04" w:rsidRDefault="00CB5C04" w:rsidP="00CB5C04">
            <w:pPr>
              <w:jc w:val="center"/>
              <w:rPr>
                <w:ins w:id="1633" w:author="Micah Freedman" w:date="2022-03-11T15:01:00Z"/>
                <w:rFonts w:ascii="Arial" w:hAnsi="Arial" w:cs="Arial"/>
                <w:sz w:val="20"/>
                <w:szCs w:val="20"/>
                <w:rPrChange w:id="1634" w:author="Micah Freedman" w:date="2022-03-11T15:02:00Z">
                  <w:rPr>
                    <w:ins w:id="1635" w:author="Micah Freedman" w:date="2022-03-11T15:01:00Z"/>
                    <w:rFonts w:ascii="Helvetica" w:hAnsi="Helvetica"/>
                    <w:sz w:val="20"/>
                    <w:szCs w:val="20"/>
                  </w:rPr>
                </w:rPrChange>
              </w:rPr>
            </w:pPr>
            <w:ins w:id="1636" w:author="Micah Freedman" w:date="2022-03-11T15:01:00Z">
              <w:r w:rsidRPr="00CB5C04">
                <w:rPr>
                  <w:rFonts w:ascii="Arial" w:hAnsi="Arial" w:cs="Arial"/>
                  <w:sz w:val="20"/>
                  <w:szCs w:val="20"/>
                  <w:rPrChange w:id="1637" w:author="Micah Freedman" w:date="2022-03-11T15:02:00Z">
                    <w:rPr>
                      <w:rFonts w:ascii="Helvetica" w:hAnsi="Helvetica"/>
                      <w:sz w:val="20"/>
                      <w:szCs w:val="20"/>
                    </w:rPr>
                  </w:rPrChange>
                </w:rPr>
                <w:t>4.55 ± 0.50</w:t>
              </w:r>
            </w:ins>
          </w:p>
        </w:tc>
      </w:tr>
      <w:tr w:rsidR="00CA16A4" w:rsidRPr="00E163DA" w14:paraId="4B758C8E" w14:textId="77777777" w:rsidTr="00CA16A4">
        <w:trPr>
          <w:gridAfter w:val="1"/>
          <w:trHeight w:val="171"/>
          <w:ins w:id="1638" w:author="Micah Freedman" w:date="2022-03-11T15:01:00Z"/>
          <w:trPrChange w:id="1639" w:author="Micah Freedman" w:date="2022-03-20T14:15:00Z">
            <w:trPr>
              <w:gridAfter w:val="1"/>
              <w:trHeight w:val="171"/>
            </w:trPr>
          </w:trPrChange>
        </w:trPr>
        <w:tc>
          <w:tcPr>
            <w:tcW w:w="1718" w:type="dxa"/>
            <w:gridSpan w:val="2"/>
            <w:vMerge/>
            <w:vAlign w:val="center"/>
            <w:tcPrChange w:id="1640" w:author="Micah Freedman" w:date="2022-03-20T14:15:00Z">
              <w:tcPr>
                <w:tcW w:w="1869" w:type="dxa"/>
                <w:gridSpan w:val="2"/>
                <w:vMerge/>
                <w:vAlign w:val="center"/>
              </w:tcPr>
            </w:tcPrChange>
          </w:tcPr>
          <w:p w14:paraId="47FB4C3C" w14:textId="77777777" w:rsidR="00CB5C04" w:rsidRPr="00CB5C04" w:rsidRDefault="00CB5C04" w:rsidP="00CB5C04">
            <w:pPr>
              <w:jc w:val="center"/>
              <w:rPr>
                <w:ins w:id="1641" w:author="Micah Freedman" w:date="2022-03-11T15:01:00Z"/>
                <w:rFonts w:ascii="Arial" w:hAnsi="Arial" w:cs="Arial"/>
                <w:sz w:val="20"/>
                <w:szCs w:val="20"/>
                <w:rPrChange w:id="1642" w:author="Micah Freedman" w:date="2022-03-11T15:02:00Z">
                  <w:rPr>
                    <w:ins w:id="1643" w:author="Micah Freedman" w:date="2022-03-11T15:01:00Z"/>
                    <w:rFonts w:ascii="Helvetica" w:hAnsi="Helvetica"/>
                    <w:sz w:val="20"/>
                    <w:szCs w:val="20"/>
                  </w:rPr>
                </w:rPrChange>
              </w:rPr>
            </w:pPr>
          </w:p>
        </w:tc>
        <w:tc>
          <w:tcPr>
            <w:tcW w:w="1235" w:type="dxa"/>
            <w:vAlign w:val="center"/>
            <w:tcPrChange w:id="1644" w:author="Micah Freedman" w:date="2022-03-20T14:15:00Z">
              <w:tcPr>
                <w:tcW w:w="1235" w:type="dxa"/>
                <w:vAlign w:val="center"/>
              </w:tcPr>
            </w:tcPrChange>
          </w:tcPr>
          <w:p w14:paraId="0EA871D7" w14:textId="77777777" w:rsidR="00CB5C04" w:rsidRPr="00CB5C04" w:rsidRDefault="00CB5C04" w:rsidP="00CB5C04">
            <w:pPr>
              <w:jc w:val="center"/>
              <w:rPr>
                <w:ins w:id="1645" w:author="Micah Freedman" w:date="2022-03-11T15:01:00Z"/>
                <w:rFonts w:ascii="Arial" w:hAnsi="Arial" w:cs="Arial"/>
                <w:sz w:val="20"/>
                <w:szCs w:val="20"/>
                <w:rPrChange w:id="1646" w:author="Micah Freedman" w:date="2022-03-11T15:02:00Z">
                  <w:rPr>
                    <w:ins w:id="1647" w:author="Micah Freedman" w:date="2022-03-11T15:01:00Z"/>
                    <w:rFonts w:ascii="Helvetica" w:hAnsi="Helvetica"/>
                    <w:sz w:val="20"/>
                    <w:szCs w:val="20"/>
                  </w:rPr>
                </w:rPrChange>
              </w:rPr>
            </w:pPr>
            <w:ins w:id="1648" w:author="Micah Freedman" w:date="2022-03-11T15:01:00Z">
              <w:r w:rsidRPr="00CB5C04">
                <w:rPr>
                  <w:rFonts w:ascii="Arial" w:hAnsi="Arial" w:cs="Arial"/>
                  <w:sz w:val="20"/>
                  <w:szCs w:val="20"/>
                  <w:rPrChange w:id="1649" w:author="Micah Freedman" w:date="2022-03-11T15:02:00Z">
                    <w:rPr>
                      <w:rFonts w:ascii="Helvetica" w:hAnsi="Helvetica"/>
                      <w:sz w:val="20"/>
                      <w:szCs w:val="20"/>
                    </w:rPr>
                  </w:rPrChange>
                </w:rPr>
                <w:t>C2</w:t>
              </w:r>
            </w:ins>
          </w:p>
        </w:tc>
        <w:tc>
          <w:tcPr>
            <w:tcW w:w="1415" w:type="dxa"/>
            <w:gridSpan w:val="2"/>
            <w:vAlign w:val="center"/>
            <w:tcPrChange w:id="1650" w:author="Micah Freedman" w:date="2022-03-20T14:15:00Z">
              <w:tcPr>
                <w:tcW w:w="1478" w:type="dxa"/>
                <w:gridSpan w:val="2"/>
                <w:vAlign w:val="center"/>
              </w:tcPr>
            </w:tcPrChange>
          </w:tcPr>
          <w:p w14:paraId="6F2408FD" w14:textId="77777777" w:rsidR="00CB5C04" w:rsidRPr="00CB5C04" w:rsidRDefault="00CB5C04" w:rsidP="00CB5C04">
            <w:pPr>
              <w:jc w:val="center"/>
              <w:rPr>
                <w:ins w:id="1651" w:author="Micah Freedman" w:date="2022-03-11T15:01:00Z"/>
                <w:rFonts w:ascii="Arial" w:hAnsi="Arial" w:cs="Arial"/>
                <w:sz w:val="20"/>
                <w:szCs w:val="20"/>
                <w:rPrChange w:id="1652" w:author="Micah Freedman" w:date="2022-03-11T15:02:00Z">
                  <w:rPr>
                    <w:ins w:id="1653" w:author="Micah Freedman" w:date="2022-03-11T15:01:00Z"/>
                    <w:rFonts w:ascii="Helvetica" w:hAnsi="Helvetica"/>
                    <w:sz w:val="20"/>
                    <w:szCs w:val="20"/>
                  </w:rPr>
                </w:rPrChange>
              </w:rPr>
            </w:pPr>
            <w:proofErr w:type="spellStart"/>
            <w:ins w:id="1654" w:author="Micah Freedman" w:date="2022-03-11T15:01:00Z">
              <w:r w:rsidRPr="00CB5C04">
                <w:rPr>
                  <w:rFonts w:ascii="Arial" w:hAnsi="Arial" w:cs="Arial"/>
                  <w:sz w:val="20"/>
                  <w:szCs w:val="20"/>
                  <w:rPrChange w:id="1655" w:author="Micah Freedman" w:date="2022-03-11T15:02:00Z">
                    <w:rPr>
                      <w:rFonts w:ascii="Helvetica" w:hAnsi="Helvetica"/>
                      <w:sz w:val="20"/>
                      <w:szCs w:val="20"/>
                    </w:rPr>
                  </w:rPrChange>
                </w:rPr>
                <w:t>Canungra</w:t>
              </w:r>
              <w:proofErr w:type="spellEnd"/>
              <w:r w:rsidRPr="00CB5C04">
                <w:rPr>
                  <w:rFonts w:ascii="Arial" w:hAnsi="Arial" w:cs="Arial"/>
                  <w:sz w:val="20"/>
                  <w:szCs w:val="20"/>
                  <w:rPrChange w:id="1656" w:author="Micah Freedman" w:date="2022-03-11T15:02:00Z">
                    <w:rPr>
                      <w:rFonts w:ascii="Helvetica" w:hAnsi="Helvetica"/>
                      <w:sz w:val="20"/>
                      <w:szCs w:val="20"/>
                    </w:rPr>
                  </w:rPrChange>
                </w:rPr>
                <w:t>, QLD</w:t>
              </w:r>
            </w:ins>
          </w:p>
        </w:tc>
        <w:tc>
          <w:tcPr>
            <w:tcW w:w="890" w:type="dxa"/>
            <w:gridSpan w:val="2"/>
            <w:vAlign w:val="center"/>
            <w:tcPrChange w:id="1657" w:author="Micah Freedman" w:date="2022-03-20T14:15:00Z">
              <w:tcPr>
                <w:tcW w:w="942" w:type="dxa"/>
                <w:gridSpan w:val="2"/>
                <w:vAlign w:val="center"/>
              </w:tcPr>
            </w:tcPrChange>
          </w:tcPr>
          <w:p w14:paraId="5479C17A" w14:textId="77777777" w:rsidR="00CB5C04" w:rsidRPr="00CB5C04" w:rsidRDefault="00CB5C04" w:rsidP="00CB5C04">
            <w:pPr>
              <w:jc w:val="center"/>
              <w:rPr>
                <w:ins w:id="1658" w:author="Micah Freedman" w:date="2022-03-11T15:01:00Z"/>
                <w:rFonts w:ascii="Arial" w:hAnsi="Arial" w:cs="Arial"/>
                <w:sz w:val="20"/>
                <w:szCs w:val="20"/>
                <w:rPrChange w:id="1659" w:author="Micah Freedman" w:date="2022-03-11T15:02:00Z">
                  <w:rPr>
                    <w:ins w:id="1660" w:author="Micah Freedman" w:date="2022-03-11T15:01:00Z"/>
                    <w:rFonts w:ascii="Helvetica" w:hAnsi="Helvetica"/>
                    <w:sz w:val="20"/>
                    <w:szCs w:val="20"/>
                  </w:rPr>
                </w:rPrChange>
              </w:rPr>
            </w:pPr>
            <w:ins w:id="1661" w:author="Micah Freedman" w:date="2022-03-11T15:01:00Z">
              <w:r w:rsidRPr="00CB5C04">
                <w:rPr>
                  <w:rFonts w:ascii="Arial" w:hAnsi="Arial" w:cs="Arial"/>
                  <w:sz w:val="20"/>
                  <w:szCs w:val="20"/>
                  <w:rPrChange w:id="1662" w:author="Micah Freedman" w:date="2022-03-11T15:02:00Z">
                    <w:rPr>
                      <w:rFonts w:ascii="Helvetica" w:hAnsi="Helvetica"/>
                      <w:sz w:val="20"/>
                      <w:szCs w:val="20"/>
                    </w:rPr>
                  </w:rPrChange>
                </w:rPr>
                <w:t>2016</w:t>
              </w:r>
            </w:ins>
          </w:p>
        </w:tc>
        <w:tc>
          <w:tcPr>
            <w:tcW w:w="724" w:type="dxa"/>
            <w:gridSpan w:val="2"/>
            <w:vAlign w:val="center"/>
            <w:tcPrChange w:id="1663" w:author="Micah Freedman" w:date="2022-03-20T14:15:00Z">
              <w:tcPr>
                <w:tcW w:w="952" w:type="dxa"/>
                <w:gridSpan w:val="2"/>
                <w:vAlign w:val="center"/>
              </w:tcPr>
            </w:tcPrChange>
          </w:tcPr>
          <w:p w14:paraId="5E0050FE" w14:textId="77777777" w:rsidR="00CB5C04" w:rsidRPr="00CB5C04" w:rsidRDefault="00CB5C04" w:rsidP="00CB5C04">
            <w:pPr>
              <w:jc w:val="center"/>
              <w:rPr>
                <w:ins w:id="1664" w:author="Micah Freedman" w:date="2022-03-11T15:01:00Z"/>
                <w:rFonts w:ascii="Arial" w:hAnsi="Arial" w:cs="Arial"/>
                <w:sz w:val="20"/>
                <w:szCs w:val="20"/>
                <w:rPrChange w:id="1665" w:author="Micah Freedman" w:date="2022-03-11T15:02:00Z">
                  <w:rPr>
                    <w:ins w:id="1666" w:author="Micah Freedman" w:date="2022-03-11T15:01:00Z"/>
                    <w:rFonts w:ascii="Helvetica" w:hAnsi="Helvetica"/>
                    <w:sz w:val="20"/>
                    <w:szCs w:val="20"/>
                  </w:rPr>
                </w:rPrChange>
              </w:rPr>
            </w:pPr>
            <w:ins w:id="1667" w:author="Micah Freedman" w:date="2022-03-11T15:01:00Z">
              <w:r w:rsidRPr="00CB5C04">
                <w:rPr>
                  <w:rFonts w:ascii="Arial" w:hAnsi="Arial" w:cs="Arial"/>
                  <w:sz w:val="20"/>
                  <w:szCs w:val="20"/>
                  <w:rPrChange w:id="1668" w:author="Micah Freedman" w:date="2022-03-11T15:02:00Z">
                    <w:rPr>
                      <w:rFonts w:ascii="Helvetica" w:hAnsi="Helvetica"/>
                      <w:sz w:val="20"/>
                      <w:szCs w:val="20"/>
                    </w:rPr>
                  </w:rPrChange>
                </w:rPr>
                <w:t>5</w:t>
              </w:r>
            </w:ins>
          </w:p>
        </w:tc>
        <w:tc>
          <w:tcPr>
            <w:tcW w:w="1633" w:type="dxa"/>
            <w:gridSpan w:val="3"/>
            <w:vAlign w:val="center"/>
            <w:tcPrChange w:id="1669" w:author="Micah Freedman" w:date="2022-03-20T14:15:00Z">
              <w:tcPr>
                <w:tcW w:w="905" w:type="dxa"/>
                <w:gridSpan w:val="2"/>
                <w:vAlign w:val="center"/>
              </w:tcPr>
            </w:tcPrChange>
          </w:tcPr>
          <w:p w14:paraId="4D2FFAC9" w14:textId="77777777" w:rsidR="00CB5C04" w:rsidRPr="00CB5C04" w:rsidRDefault="00CB5C04" w:rsidP="00CB5C04">
            <w:pPr>
              <w:jc w:val="center"/>
              <w:rPr>
                <w:ins w:id="1670" w:author="Micah Freedman" w:date="2022-03-11T15:01:00Z"/>
                <w:rFonts w:ascii="Arial" w:hAnsi="Arial" w:cs="Arial"/>
                <w:sz w:val="20"/>
                <w:szCs w:val="20"/>
                <w:rPrChange w:id="1671" w:author="Micah Freedman" w:date="2022-03-11T15:02:00Z">
                  <w:rPr>
                    <w:ins w:id="1672" w:author="Micah Freedman" w:date="2022-03-11T15:01:00Z"/>
                    <w:rFonts w:ascii="Helvetica" w:hAnsi="Helvetica"/>
                    <w:sz w:val="20"/>
                    <w:szCs w:val="20"/>
                  </w:rPr>
                </w:rPrChange>
              </w:rPr>
            </w:pPr>
            <w:ins w:id="1673" w:author="Micah Freedman" w:date="2022-03-11T15:01:00Z">
              <w:r w:rsidRPr="00CB5C04">
                <w:rPr>
                  <w:rFonts w:ascii="Arial" w:hAnsi="Arial" w:cs="Arial"/>
                  <w:sz w:val="20"/>
                  <w:szCs w:val="20"/>
                  <w:rPrChange w:id="1674" w:author="Micah Freedman" w:date="2022-03-11T15:02:00Z">
                    <w:rPr>
                      <w:rFonts w:ascii="Helvetica" w:hAnsi="Helvetica"/>
                      <w:sz w:val="20"/>
                      <w:szCs w:val="20"/>
                    </w:rPr>
                  </w:rPrChange>
                </w:rPr>
                <w:t>9.97 ± 1.33</w:t>
              </w:r>
            </w:ins>
          </w:p>
        </w:tc>
        <w:tc>
          <w:tcPr>
            <w:tcW w:w="755" w:type="dxa"/>
            <w:vAlign w:val="center"/>
            <w:tcPrChange w:id="1675" w:author="Micah Freedman" w:date="2022-03-20T14:15:00Z">
              <w:tcPr>
                <w:tcW w:w="1455" w:type="dxa"/>
                <w:gridSpan w:val="3"/>
                <w:vAlign w:val="center"/>
              </w:tcPr>
            </w:tcPrChange>
          </w:tcPr>
          <w:p w14:paraId="44B4DB0B" w14:textId="77777777" w:rsidR="00CB5C04" w:rsidRPr="00CB5C04" w:rsidRDefault="00CB5C04" w:rsidP="00CB5C04">
            <w:pPr>
              <w:jc w:val="center"/>
              <w:rPr>
                <w:ins w:id="1676" w:author="Micah Freedman" w:date="2022-03-11T15:01:00Z"/>
                <w:rFonts w:ascii="Arial" w:hAnsi="Arial" w:cs="Arial"/>
                <w:sz w:val="20"/>
                <w:szCs w:val="20"/>
                <w:rPrChange w:id="1677" w:author="Micah Freedman" w:date="2022-03-11T15:02:00Z">
                  <w:rPr>
                    <w:ins w:id="1678" w:author="Micah Freedman" w:date="2022-03-11T15:01:00Z"/>
                    <w:rFonts w:ascii="Helvetica" w:hAnsi="Helvetica"/>
                    <w:sz w:val="20"/>
                    <w:szCs w:val="20"/>
                  </w:rPr>
                </w:rPrChange>
              </w:rPr>
            </w:pPr>
            <w:ins w:id="1679" w:author="Micah Freedman" w:date="2022-03-11T15:01:00Z">
              <w:r w:rsidRPr="00CB5C04">
                <w:rPr>
                  <w:rFonts w:ascii="Arial" w:hAnsi="Arial" w:cs="Arial"/>
                  <w:sz w:val="20"/>
                  <w:szCs w:val="20"/>
                  <w:rPrChange w:id="1680" w:author="Micah Freedman" w:date="2022-03-11T15:02:00Z">
                    <w:rPr>
                      <w:rFonts w:ascii="Helvetica" w:hAnsi="Helvetica"/>
                      <w:sz w:val="20"/>
                      <w:szCs w:val="20"/>
                    </w:rPr>
                  </w:rPrChange>
                </w:rPr>
                <w:t>11</w:t>
              </w:r>
            </w:ins>
          </w:p>
        </w:tc>
        <w:tc>
          <w:tcPr>
            <w:tcW w:w="1865" w:type="dxa"/>
            <w:gridSpan w:val="3"/>
            <w:vAlign w:val="center"/>
            <w:tcPrChange w:id="1681" w:author="Micah Freedman" w:date="2022-03-20T14:15:00Z">
              <w:tcPr>
                <w:tcW w:w="1654" w:type="dxa"/>
                <w:gridSpan w:val="2"/>
                <w:vAlign w:val="center"/>
              </w:tcPr>
            </w:tcPrChange>
          </w:tcPr>
          <w:p w14:paraId="69440FA8" w14:textId="77777777" w:rsidR="00CB5C04" w:rsidRPr="00CB5C04" w:rsidRDefault="00CB5C04" w:rsidP="00CB5C04">
            <w:pPr>
              <w:jc w:val="center"/>
              <w:rPr>
                <w:ins w:id="1682" w:author="Micah Freedman" w:date="2022-03-11T15:01:00Z"/>
                <w:rFonts w:ascii="Arial" w:hAnsi="Arial" w:cs="Arial"/>
                <w:sz w:val="20"/>
                <w:szCs w:val="20"/>
                <w:rPrChange w:id="1683" w:author="Micah Freedman" w:date="2022-03-11T15:02:00Z">
                  <w:rPr>
                    <w:ins w:id="1684" w:author="Micah Freedman" w:date="2022-03-11T15:01:00Z"/>
                    <w:rFonts w:ascii="Helvetica" w:hAnsi="Helvetica"/>
                    <w:sz w:val="20"/>
                    <w:szCs w:val="20"/>
                  </w:rPr>
                </w:rPrChange>
              </w:rPr>
            </w:pPr>
            <w:ins w:id="1685" w:author="Micah Freedman" w:date="2022-03-11T15:01:00Z">
              <w:r w:rsidRPr="00CB5C04">
                <w:rPr>
                  <w:rFonts w:ascii="Arial" w:hAnsi="Arial" w:cs="Arial"/>
                  <w:sz w:val="20"/>
                  <w:szCs w:val="20"/>
                  <w:rPrChange w:id="1686" w:author="Micah Freedman" w:date="2022-03-11T15:02:00Z">
                    <w:rPr>
                      <w:rFonts w:ascii="Helvetica" w:hAnsi="Helvetica"/>
                      <w:sz w:val="20"/>
                      <w:szCs w:val="20"/>
                    </w:rPr>
                  </w:rPrChange>
                </w:rPr>
                <w:t>5.20 ± 0.42</w:t>
              </w:r>
            </w:ins>
          </w:p>
        </w:tc>
      </w:tr>
      <w:tr w:rsidR="00CA16A4" w:rsidRPr="00E163DA" w14:paraId="3ED750AE" w14:textId="77777777" w:rsidTr="00CA16A4">
        <w:trPr>
          <w:gridAfter w:val="1"/>
          <w:trHeight w:val="171"/>
          <w:ins w:id="1687" w:author="Micah Freedman" w:date="2022-03-11T15:01:00Z"/>
          <w:trPrChange w:id="1688" w:author="Micah Freedman" w:date="2022-03-20T14:15:00Z">
            <w:trPr>
              <w:gridAfter w:val="1"/>
              <w:trHeight w:val="171"/>
            </w:trPr>
          </w:trPrChange>
        </w:trPr>
        <w:tc>
          <w:tcPr>
            <w:tcW w:w="1718" w:type="dxa"/>
            <w:gridSpan w:val="2"/>
            <w:vMerge/>
            <w:vAlign w:val="center"/>
            <w:tcPrChange w:id="1689" w:author="Micah Freedman" w:date="2022-03-20T14:15:00Z">
              <w:tcPr>
                <w:tcW w:w="1869" w:type="dxa"/>
                <w:gridSpan w:val="2"/>
                <w:vMerge/>
                <w:vAlign w:val="center"/>
              </w:tcPr>
            </w:tcPrChange>
          </w:tcPr>
          <w:p w14:paraId="37E8BDB2" w14:textId="77777777" w:rsidR="00CB5C04" w:rsidRPr="00CB5C04" w:rsidRDefault="00CB5C04" w:rsidP="00CB5C04">
            <w:pPr>
              <w:jc w:val="center"/>
              <w:rPr>
                <w:ins w:id="1690" w:author="Micah Freedman" w:date="2022-03-11T15:01:00Z"/>
                <w:rFonts w:ascii="Arial" w:hAnsi="Arial" w:cs="Arial"/>
                <w:sz w:val="20"/>
                <w:szCs w:val="20"/>
                <w:rPrChange w:id="1691" w:author="Micah Freedman" w:date="2022-03-11T15:02:00Z">
                  <w:rPr>
                    <w:ins w:id="1692" w:author="Micah Freedman" w:date="2022-03-11T15:01:00Z"/>
                    <w:rFonts w:ascii="Helvetica" w:hAnsi="Helvetica"/>
                    <w:sz w:val="20"/>
                    <w:szCs w:val="20"/>
                  </w:rPr>
                </w:rPrChange>
              </w:rPr>
            </w:pPr>
          </w:p>
        </w:tc>
        <w:tc>
          <w:tcPr>
            <w:tcW w:w="1235" w:type="dxa"/>
            <w:vAlign w:val="center"/>
            <w:tcPrChange w:id="1693" w:author="Micah Freedman" w:date="2022-03-20T14:15:00Z">
              <w:tcPr>
                <w:tcW w:w="1235" w:type="dxa"/>
                <w:vAlign w:val="center"/>
              </w:tcPr>
            </w:tcPrChange>
          </w:tcPr>
          <w:p w14:paraId="76C22802" w14:textId="77777777" w:rsidR="00CB5C04" w:rsidRPr="00CB5C04" w:rsidRDefault="00CB5C04" w:rsidP="00CB5C04">
            <w:pPr>
              <w:jc w:val="center"/>
              <w:rPr>
                <w:ins w:id="1694" w:author="Micah Freedman" w:date="2022-03-11T15:01:00Z"/>
                <w:rFonts w:ascii="Arial" w:hAnsi="Arial" w:cs="Arial"/>
                <w:sz w:val="20"/>
                <w:szCs w:val="20"/>
                <w:rPrChange w:id="1695" w:author="Micah Freedman" w:date="2022-03-11T15:02:00Z">
                  <w:rPr>
                    <w:ins w:id="1696" w:author="Micah Freedman" w:date="2022-03-11T15:01:00Z"/>
                    <w:rFonts w:ascii="Helvetica" w:hAnsi="Helvetica"/>
                    <w:sz w:val="20"/>
                    <w:szCs w:val="20"/>
                  </w:rPr>
                </w:rPrChange>
              </w:rPr>
            </w:pPr>
            <w:ins w:id="1697" w:author="Micah Freedman" w:date="2022-03-11T15:01:00Z">
              <w:r w:rsidRPr="00CB5C04">
                <w:rPr>
                  <w:rFonts w:ascii="Arial" w:hAnsi="Arial" w:cs="Arial"/>
                  <w:sz w:val="20"/>
                  <w:szCs w:val="20"/>
                  <w:rPrChange w:id="1698" w:author="Micah Freedman" w:date="2022-03-11T15:02:00Z">
                    <w:rPr>
                      <w:rFonts w:ascii="Helvetica" w:hAnsi="Helvetica"/>
                      <w:sz w:val="20"/>
                      <w:szCs w:val="20"/>
                    </w:rPr>
                  </w:rPrChange>
                </w:rPr>
                <w:t>D</w:t>
              </w:r>
            </w:ins>
          </w:p>
        </w:tc>
        <w:tc>
          <w:tcPr>
            <w:tcW w:w="1415" w:type="dxa"/>
            <w:gridSpan w:val="2"/>
            <w:vAlign w:val="center"/>
            <w:tcPrChange w:id="1699" w:author="Micah Freedman" w:date="2022-03-20T14:15:00Z">
              <w:tcPr>
                <w:tcW w:w="1478" w:type="dxa"/>
                <w:gridSpan w:val="2"/>
                <w:vAlign w:val="center"/>
              </w:tcPr>
            </w:tcPrChange>
          </w:tcPr>
          <w:p w14:paraId="1185C679" w14:textId="77777777" w:rsidR="00CB5C04" w:rsidRPr="00CB5C04" w:rsidRDefault="00CB5C04" w:rsidP="00CB5C04">
            <w:pPr>
              <w:jc w:val="center"/>
              <w:rPr>
                <w:ins w:id="1700" w:author="Micah Freedman" w:date="2022-03-11T15:01:00Z"/>
                <w:rFonts w:ascii="Arial" w:hAnsi="Arial" w:cs="Arial"/>
                <w:sz w:val="20"/>
                <w:szCs w:val="20"/>
                <w:rPrChange w:id="1701" w:author="Micah Freedman" w:date="2022-03-11T15:02:00Z">
                  <w:rPr>
                    <w:ins w:id="1702" w:author="Micah Freedman" w:date="2022-03-11T15:01:00Z"/>
                    <w:rFonts w:ascii="Helvetica" w:hAnsi="Helvetica"/>
                    <w:sz w:val="20"/>
                    <w:szCs w:val="20"/>
                  </w:rPr>
                </w:rPrChange>
              </w:rPr>
            </w:pPr>
            <w:proofErr w:type="spellStart"/>
            <w:ins w:id="1703" w:author="Micah Freedman" w:date="2022-03-11T15:01:00Z">
              <w:r w:rsidRPr="00CB5C04">
                <w:rPr>
                  <w:rFonts w:ascii="Arial" w:hAnsi="Arial" w:cs="Arial"/>
                  <w:sz w:val="20"/>
                  <w:szCs w:val="20"/>
                  <w:rPrChange w:id="1704" w:author="Micah Freedman" w:date="2022-03-11T15:02:00Z">
                    <w:rPr>
                      <w:rFonts w:ascii="Helvetica" w:hAnsi="Helvetica"/>
                      <w:sz w:val="20"/>
                      <w:szCs w:val="20"/>
                    </w:rPr>
                  </w:rPrChange>
                </w:rPr>
                <w:t>Wolffdene</w:t>
              </w:r>
              <w:proofErr w:type="spellEnd"/>
              <w:r w:rsidRPr="00CB5C04">
                <w:rPr>
                  <w:rFonts w:ascii="Arial" w:hAnsi="Arial" w:cs="Arial"/>
                  <w:sz w:val="20"/>
                  <w:szCs w:val="20"/>
                  <w:rPrChange w:id="1705" w:author="Micah Freedman" w:date="2022-03-11T15:02:00Z">
                    <w:rPr>
                      <w:rFonts w:ascii="Helvetica" w:hAnsi="Helvetica"/>
                      <w:sz w:val="20"/>
                      <w:szCs w:val="20"/>
                    </w:rPr>
                  </w:rPrChange>
                </w:rPr>
                <w:t>, QLD</w:t>
              </w:r>
            </w:ins>
          </w:p>
        </w:tc>
        <w:tc>
          <w:tcPr>
            <w:tcW w:w="890" w:type="dxa"/>
            <w:gridSpan w:val="2"/>
            <w:vAlign w:val="center"/>
            <w:tcPrChange w:id="1706" w:author="Micah Freedman" w:date="2022-03-20T14:15:00Z">
              <w:tcPr>
                <w:tcW w:w="942" w:type="dxa"/>
                <w:gridSpan w:val="2"/>
                <w:vAlign w:val="center"/>
              </w:tcPr>
            </w:tcPrChange>
          </w:tcPr>
          <w:p w14:paraId="541BB93E" w14:textId="77777777" w:rsidR="00CB5C04" w:rsidRPr="00CB5C04" w:rsidRDefault="00CB5C04" w:rsidP="00CB5C04">
            <w:pPr>
              <w:jc w:val="center"/>
              <w:rPr>
                <w:ins w:id="1707" w:author="Micah Freedman" w:date="2022-03-11T15:01:00Z"/>
                <w:rFonts w:ascii="Arial" w:hAnsi="Arial" w:cs="Arial"/>
                <w:sz w:val="20"/>
                <w:szCs w:val="20"/>
                <w:rPrChange w:id="1708" w:author="Micah Freedman" w:date="2022-03-11T15:02:00Z">
                  <w:rPr>
                    <w:ins w:id="1709" w:author="Micah Freedman" w:date="2022-03-11T15:01:00Z"/>
                    <w:rFonts w:ascii="Helvetica" w:hAnsi="Helvetica"/>
                    <w:sz w:val="20"/>
                    <w:szCs w:val="20"/>
                  </w:rPr>
                </w:rPrChange>
              </w:rPr>
            </w:pPr>
            <w:ins w:id="1710" w:author="Micah Freedman" w:date="2022-03-11T15:01:00Z">
              <w:r w:rsidRPr="00CB5C04">
                <w:rPr>
                  <w:rFonts w:ascii="Arial" w:hAnsi="Arial" w:cs="Arial"/>
                  <w:sz w:val="20"/>
                  <w:szCs w:val="20"/>
                  <w:rPrChange w:id="1711" w:author="Micah Freedman" w:date="2022-03-11T15:02:00Z">
                    <w:rPr>
                      <w:rFonts w:ascii="Helvetica" w:hAnsi="Helvetica"/>
                      <w:sz w:val="20"/>
                      <w:szCs w:val="20"/>
                    </w:rPr>
                  </w:rPrChange>
                </w:rPr>
                <w:t>2016</w:t>
              </w:r>
            </w:ins>
          </w:p>
        </w:tc>
        <w:tc>
          <w:tcPr>
            <w:tcW w:w="724" w:type="dxa"/>
            <w:gridSpan w:val="2"/>
            <w:vAlign w:val="center"/>
            <w:tcPrChange w:id="1712" w:author="Micah Freedman" w:date="2022-03-20T14:15:00Z">
              <w:tcPr>
                <w:tcW w:w="952" w:type="dxa"/>
                <w:gridSpan w:val="2"/>
                <w:vAlign w:val="center"/>
              </w:tcPr>
            </w:tcPrChange>
          </w:tcPr>
          <w:p w14:paraId="469E5C96" w14:textId="77777777" w:rsidR="00CB5C04" w:rsidRPr="00CB5C04" w:rsidRDefault="00CB5C04" w:rsidP="00CB5C04">
            <w:pPr>
              <w:jc w:val="center"/>
              <w:rPr>
                <w:ins w:id="1713" w:author="Micah Freedman" w:date="2022-03-11T15:01:00Z"/>
                <w:rFonts w:ascii="Arial" w:hAnsi="Arial" w:cs="Arial"/>
                <w:sz w:val="20"/>
                <w:szCs w:val="20"/>
                <w:rPrChange w:id="1714" w:author="Micah Freedman" w:date="2022-03-11T15:02:00Z">
                  <w:rPr>
                    <w:ins w:id="1715" w:author="Micah Freedman" w:date="2022-03-11T15:01:00Z"/>
                    <w:rFonts w:ascii="Helvetica" w:hAnsi="Helvetica"/>
                    <w:sz w:val="20"/>
                    <w:szCs w:val="20"/>
                  </w:rPr>
                </w:rPrChange>
              </w:rPr>
            </w:pPr>
            <w:ins w:id="1716" w:author="Micah Freedman" w:date="2022-03-11T15:01:00Z">
              <w:r w:rsidRPr="00CB5C04">
                <w:rPr>
                  <w:rFonts w:ascii="Arial" w:hAnsi="Arial" w:cs="Arial"/>
                  <w:sz w:val="20"/>
                  <w:szCs w:val="20"/>
                  <w:rPrChange w:id="1717" w:author="Micah Freedman" w:date="2022-03-11T15:02:00Z">
                    <w:rPr>
                      <w:rFonts w:ascii="Helvetica" w:hAnsi="Helvetica"/>
                      <w:sz w:val="20"/>
                      <w:szCs w:val="20"/>
                    </w:rPr>
                  </w:rPrChange>
                </w:rPr>
                <w:t>2</w:t>
              </w:r>
            </w:ins>
          </w:p>
        </w:tc>
        <w:tc>
          <w:tcPr>
            <w:tcW w:w="1633" w:type="dxa"/>
            <w:gridSpan w:val="3"/>
            <w:vAlign w:val="center"/>
            <w:tcPrChange w:id="1718" w:author="Micah Freedman" w:date="2022-03-20T14:15:00Z">
              <w:tcPr>
                <w:tcW w:w="905" w:type="dxa"/>
                <w:gridSpan w:val="2"/>
                <w:vAlign w:val="center"/>
              </w:tcPr>
            </w:tcPrChange>
          </w:tcPr>
          <w:p w14:paraId="4452B0E5" w14:textId="77777777" w:rsidR="00CB5C04" w:rsidRPr="00CB5C04" w:rsidRDefault="00CB5C04" w:rsidP="00CB5C04">
            <w:pPr>
              <w:jc w:val="center"/>
              <w:rPr>
                <w:ins w:id="1719" w:author="Micah Freedman" w:date="2022-03-11T15:01:00Z"/>
                <w:rFonts w:ascii="Arial" w:hAnsi="Arial" w:cs="Arial"/>
                <w:sz w:val="20"/>
                <w:szCs w:val="20"/>
                <w:rPrChange w:id="1720" w:author="Micah Freedman" w:date="2022-03-11T15:02:00Z">
                  <w:rPr>
                    <w:ins w:id="1721" w:author="Micah Freedman" w:date="2022-03-11T15:01:00Z"/>
                    <w:rFonts w:ascii="Helvetica" w:hAnsi="Helvetica"/>
                    <w:sz w:val="20"/>
                    <w:szCs w:val="20"/>
                  </w:rPr>
                </w:rPrChange>
              </w:rPr>
            </w:pPr>
            <w:ins w:id="1722" w:author="Micah Freedman" w:date="2022-03-11T15:01:00Z">
              <w:r w:rsidRPr="00CB5C04">
                <w:rPr>
                  <w:rFonts w:ascii="Arial" w:hAnsi="Arial" w:cs="Arial"/>
                  <w:sz w:val="20"/>
                  <w:szCs w:val="20"/>
                  <w:rPrChange w:id="1723" w:author="Micah Freedman" w:date="2022-03-11T15:02:00Z">
                    <w:rPr>
                      <w:rFonts w:ascii="Helvetica" w:hAnsi="Helvetica"/>
                      <w:sz w:val="20"/>
                      <w:szCs w:val="20"/>
                    </w:rPr>
                  </w:rPrChange>
                </w:rPr>
                <w:t>9.33 ± 5.94</w:t>
              </w:r>
            </w:ins>
          </w:p>
        </w:tc>
        <w:tc>
          <w:tcPr>
            <w:tcW w:w="755" w:type="dxa"/>
            <w:vAlign w:val="center"/>
            <w:tcPrChange w:id="1724" w:author="Micah Freedman" w:date="2022-03-20T14:15:00Z">
              <w:tcPr>
                <w:tcW w:w="1455" w:type="dxa"/>
                <w:gridSpan w:val="3"/>
                <w:vAlign w:val="center"/>
              </w:tcPr>
            </w:tcPrChange>
          </w:tcPr>
          <w:p w14:paraId="33592931" w14:textId="77777777" w:rsidR="00CB5C04" w:rsidRPr="00CB5C04" w:rsidRDefault="00CB5C04" w:rsidP="00CB5C04">
            <w:pPr>
              <w:jc w:val="center"/>
              <w:rPr>
                <w:ins w:id="1725" w:author="Micah Freedman" w:date="2022-03-11T15:01:00Z"/>
                <w:rFonts w:ascii="Arial" w:hAnsi="Arial" w:cs="Arial"/>
                <w:sz w:val="20"/>
                <w:szCs w:val="20"/>
                <w:rPrChange w:id="1726" w:author="Micah Freedman" w:date="2022-03-11T15:02:00Z">
                  <w:rPr>
                    <w:ins w:id="1727" w:author="Micah Freedman" w:date="2022-03-11T15:01:00Z"/>
                    <w:rFonts w:ascii="Helvetica" w:hAnsi="Helvetica"/>
                    <w:sz w:val="20"/>
                    <w:szCs w:val="20"/>
                  </w:rPr>
                </w:rPrChange>
              </w:rPr>
            </w:pPr>
            <w:ins w:id="1728" w:author="Micah Freedman" w:date="2022-03-11T15:01:00Z">
              <w:r w:rsidRPr="00CB5C04">
                <w:rPr>
                  <w:rFonts w:ascii="Arial" w:hAnsi="Arial" w:cs="Arial"/>
                  <w:sz w:val="20"/>
                  <w:szCs w:val="20"/>
                  <w:rPrChange w:id="1729" w:author="Micah Freedman" w:date="2022-03-11T15:02:00Z">
                    <w:rPr>
                      <w:rFonts w:ascii="Helvetica" w:hAnsi="Helvetica"/>
                      <w:sz w:val="20"/>
                      <w:szCs w:val="20"/>
                    </w:rPr>
                  </w:rPrChange>
                </w:rPr>
                <w:t>9</w:t>
              </w:r>
            </w:ins>
          </w:p>
        </w:tc>
        <w:tc>
          <w:tcPr>
            <w:tcW w:w="1865" w:type="dxa"/>
            <w:gridSpan w:val="3"/>
            <w:vAlign w:val="center"/>
            <w:tcPrChange w:id="1730" w:author="Micah Freedman" w:date="2022-03-20T14:15:00Z">
              <w:tcPr>
                <w:tcW w:w="1654" w:type="dxa"/>
                <w:gridSpan w:val="2"/>
                <w:vAlign w:val="center"/>
              </w:tcPr>
            </w:tcPrChange>
          </w:tcPr>
          <w:p w14:paraId="7E8E1B22" w14:textId="77777777" w:rsidR="00CB5C04" w:rsidRPr="00CB5C04" w:rsidRDefault="00CB5C04" w:rsidP="00CB5C04">
            <w:pPr>
              <w:jc w:val="center"/>
              <w:rPr>
                <w:ins w:id="1731" w:author="Micah Freedman" w:date="2022-03-11T15:01:00Z"/>
                <w:rFonts w:ascii="Arial" w:hAnsi="Arial" w:cs="Arial"/>
                <w:sz w:val="20"/>
                <w:szCs w:val="20"/>
                <w:rPrChange w:id="1732" w:author="Micah Freedman" w:date="2022-03-11T15:02:00Z">
                  <w:rPr>
                    <w:ins w:id="1733" w:author="Micah Freedman" w:date="2022-03-11T15:01:00Z"/>
                    <w:rFonts w:ascii="Helvetica" w:hAnsi="Helvetica"/>
                    <w:sz w:val="20"/>
                    <w:szCs w:val="20"/>
                  </w:rPr>
                </w:rPrChange>
              </w:rPr>
            </w:pPr>
            <w:ins w:id="1734" w:author="Micah Freedman" w:date="2022-03-11T15:01:00Z">
              <w:r w:rsidRPr="00CB5C04">
                <w:rPr>
                  <w:rFonts w:ascii="Arial" w:hAnsi="Arial" w:cs="Arial"/>
                  <w:sz w:val="20"/>
                  <w:szCs w:val="20"/>
                  <w:rPrChange w:id="1735" w:author="Micah Freedman" w:date="2022-03-11T15:02:00Z">
                    <w:rPr>
                      <w:rFonts w:ascii="Helvetica" w:hAnsi="Helvetica"/>
                      <w:sz w:val="20"/>
                      <w:szCs w:val="20"/>
                    </w:rPr>
                  </w:rPrChange>
                </w:rPr>
                <w:t>4.63 ± 0.35</w:t>
              </w:r>
            </w:ins>
          </w:p>
        </w:tc>
      </w:tr>
      <w:tr w:rsidR="00CA16A4" w:rsidRPr="00E163DA" w14:paraId="50A0ACEB" w14:textId="77777777" w:rsidTr="00CA16A4">
        <w:trPr>
          <w:gridAfter w:val="1"/>
          <w:trHeight w:val="171"/>
          <w:ins w:id="1736" w:author="Micah Freedman" w:date="2022-03-11T15:01:00Z"/>
          <w:trPrChange w:id="1737" w:author="Micah Freedman" w:date="2022-03-20T14:15:00Z">
            <w:trPr>
              <w:gridAfter w:val="1"/>
              <w:trHeight w:val="171"/>
            </w:trPr>
          </w:trPrChange>
        </w:trPr>
        <w:tc>
          <w:tcPr>
            <w:tcW w:w="1718" w:type="dxa"/>
            <w:gridSpan w:val="2"/>
            <w:vMerge/>
            <w:vAlign w:val="center"/>
            <w:tcPrChange w:id="1738" w:author="Micah Freedman" w:date="2022-03-20T14:15:00Z">
              <w:tcPr>
                <w:tcW w:w="1869" w:type="dxa"/>
                <w:gridSpan w:val="2"/>
                <w:vMerge/>
                <w:vAlign w:val="center"/>
              </w:tcPr>
            </w:tcPrChange>
          </w:tcPr>
          <w:p w14:paraId="0AF8393C" w14:textId="77777777" w:rsidR="00CB5C04" w:rsidRPr="00CB5C04" w:rsidRDefault="00CB5C04" w:rsidP="00CB5C04">
            <w:pPr>
              <w:jc w:val="center"/>
              <w:rPr>
                <w:ins w:id="1739" w:author="Micah Freedman" w:date="2022-03-11T15:01:00Z"/>
                <w:rFonts w:ascii="Arial" w:hAnsi="Arial" w:cs="Arial"/>
                <w:sz w:val="20"/>
                <w:szCs w:val="20"/>
                <w:rPrChange w:id="1740" w:author="Micah Freedman" w:date="2022-03-11T15:02:00Z">
                  <w:rPr>
                    <w:ins w:id="1741" w:author="Micah Freedman" w:date="2022-03-11T15:01:00Z"/>
                    <w:rFonts w:ascii="Helvetica" w:hAnsi="Helvetica"/>
                    <w:sz w:val="20"/>
                    <w:szCs w:val="20"/>
                  </w:rPr>
                </w:rPrChange>
              </w:rPr>
            </w:pPr>
          </w:p>
        </w:tc>
        <w:tc>
          <w:tcPr>
            <w:tcW w:w="1235" w:type="dxa"/>
            <w:vAlign w:val="center"/>
            <w:tcPrChange w:id="1742" w:author="Micah Freedman" w:date="2022-03-20T14:15:00Z">
              <w:tcPr>
                <w:tcW w:w="1235" w:type="dxa"/>
                <w:vAlign w:val="center"/>
              </w:tcPr>
            </w:tcPrChange>
          </w:tcPr>
          <w:p w14:paraId="6FB858B5" w14:textId="77777777" w:rsidR="00CB5C04" w:rsidRPr="00CB5C04" w:rsidRDefault="00CB5C04" w:rsidP="00CB5C04">
            <w:pPr>
              <w:jc w:val="center"/>
              <w:rPr>
                <w:ins w:id="1743" w:author="Micah Freedman" w:date="2022-03-11T15:01:00Z"/>
                <w:rFonts w:ascii="Arial" w:hAnsi="Arial" w:cs="Arial"/>
                <w:sz w:val="20"/>
                <w:szCs w:val="20"/>
                <w:rPrChange w:id="1744" w:author="Micah Freedman" w:date="2022-03-11T15:02:00Z">
                  <w:rPr>
                    <w:ins w:id="1745" w:author="Micah Freedman" w:date="2022-03-11T15:01:00Z"/>
                    <w:rFonts w:ascii="Helvetica" w:hAnsi="Helvetica"/>
                    <w:sz w:val="20"/>
                    <w:szCs w:val="20"/>
                  </w:rPr>
                </w:rPrChange>
              </w:rPr>
            </w:pPr>
            <w:ins w:id="1746" w:author="Micah Freedman" w:date="2022-03-11T15:01:00Z">
              <w:r w:rsidRPr="00CB5C04">
                <w:rPr>
                  <w:rFonts w:ascii="Arial" w:hAnsi="Arial" w:cs="Arial"/>
                  <w:sz w:val="20"/>
                  <w:szCs w:val="20"/>
                  <w:rPrChange w:id="1747" w:author="Micah Freedman" w:date="2022-03-11T15:02:00Z">
                    <w:rPr>
                      <w:rFonts w:ascii="Helvetica" w:hAnsi="Helvetica"/>
                      <w:sz w:val="20"/>
                      <w:szCs w:val="20"/>
                    </w:rPr>
                  </w:rPrChange>
                </w:rPr>
                <w:t>S</w:t>
              </w:r>
            </w:ins>
          </w:p>
        </w:tc>
        <w:tc>
          <w:tcPr>
            <w:tcW w:w="1415" w:type="dxa"/>
            <w:gridSpan w:val="2"/>
            <w:vAlign w:val="center"/>
            <w:tcPrChange w:id="1748" w:author="Micah Freedman" w:date="2022-03-20T14:15:00Z">
              <w:tcPr>
                <w:tcW w:w="1478" w:type="dxa"/>
                <w:gridSpan w:val="2"/>
                <w:vAlign w:val="center"/>
              </w:tcPr>
            </w:tcPrChange>
          </w:tcPr>
          <w:p w14:paraId="0E301483" w14:textId="77777777" w:rsidR="00CB5C04" w:rsidRPr="00CB5C04" w:rsidRDefault="00CB5C04" w:rsidP="00CB5C04">
            <w:pPr>
              <w:jc w:val="center"/>
              <w:rPr>
                <w:ins w:id="1749" w:author="Micah Freedman" w:date="2022-03-11T15:01:00Z"/>
                <w:rFonts w:ascii="Arial" w:hAnsi="Arial" w:cs="Arial"/>
                <w:sz w:val="20"/>
                <w:szCs w:val="20"/>
                <w:rPrChange w:id="1750" w:author="Micah Freedman" w:date="2022-03-11T15:02:00Z">
                  <w:rPr>
                    <w:ins w:id="1751" w:author="Micah Freedman" w:date="2022-03-11T15:01:00Z"/>
                    <w:rFonts w:ascii="Helvetica" w:hAnsi="Helvetica"/>
                    <w:sz w:val="20"/>
                    <w:szCs w:val="20"/>
                  </w:rPr>
                </w:rPrChange>
              </w:rPr>
            </w:pPr>
            <w:ins w:id="1752" w:author="Micah Freedman" w:date="2022-03-11T15:01:00Z">
              <w:r w:rsidRPr="00CB5C04">
                <w:rPr>
                  <w:rFonts w:ascii="Arial" w:hAnsi="Arial" w:cs="Arial"/>
                  <w:sz w:val="20"/>
                  <w:szCs w:val="20"/>
                  <w:rPrChange w:id="1753" w:author="Micah Freedman" w:date="2022-03-11T15:02:00Z">
                    <w:rPr>
                      <w:rFonts w:ascii="Helvetica" w:hAnsi="Helvetica"/>
                      <w:sz w:val="20"/>
                      <w:szCs w:val="20"/>
                    </w:rPr>
                  </w:rPrChange>
                </w:rPr>
                <w:t>Samford, QLD</w:t>
              </w:r>
            </w:ins>
          </w:p>
        </w:tc>
        <w:tc>
          <w:tcPr>
            <w:tcW w:w="890" w:type="dxa"/>
            <w:gridSpan w:val="2"/>
            <w:vAlign w:val="center"/>
            <w:tcPrChange w:id="1754" w:author="Micah Freedman" w:date="2022-03-20T14:15:00Z">
              <w:tcPr>
                <w:tcW w:w="942" w:type="dxa"/>
                <w:gridSpan w:val="2"/>
                <w:vAlign w:val="center"/>
              </w:tcPr>
            </w:tcPrChange>
          </w:tcPr>
          <w:p w14:paraId="658FA9B3" w14:textId="77777777" w:rsidR="00CB5C04" w:rsidRPr="00CB5C04" w:rsidRDefault="00CB5C04" w:rsidP="00CB5C04">
            <w:pPr>
              <w:jc w:val="center"/>
              <w:rPr>
                <w:ins w:id="1755" w:author="Micah Freedman" w:date="2022-03-11T15:01:00Z"/>
                <w:rFonts w:ascii="Arial" w:hAnsi="Arial" w:cs="Arial"/>
                <w:sz w:val="20"/>
                <w:szCs w:val="20"/>
                <w:rPrChange w:id="1756" w:author="Micah Freedman" w:date="2022-03-11T15:02:00Z">
                  <w:rPr>
                    <w:ins w:id="1757" w:author="Micah Freedman" w:date="2022-03-11T15:01:00Z"/>
                    <w:rFonts w:ascii="Helvetica" w:hAnsi="Helvetica"/>
                    <w:sz w:val="20"/>
                    <w:szCs w:val="20"/>
                  </w:rPr>
                </w:rPrChange>
              </w:rPr>
            </w:pPr>
            <w:ins w:id="1758" w:author="Micah Freedman" w:date="2022-03-11T15:01:00Z">
              <w:r w:rsidRPr="00CB5C04">
                <w:rPr>
                  <w:rFonts w:ascii="Arial" w:hAnsi="Arial" w:cs="Arial"/>
                  <w:sz w:val="20"/>
                  <w:szCs w:val="20"/>
                  <w:rPrChange w:id="1759" w:author="Micah Freedman" w:date="2022-03-11T15:02:00Z">
                    <w:rPr>
                      <w:rFonts w:ascii="Helvetica" w:hAnsi="Helvetica"/>
                      <w:sz w:val="20"/>
                      <w:szCs w:val="20"/>
                    </w:rPr>
                  </w:rPrChange>
                </w:rPr>
                <w:t>2016</w:t>
              </w:r>
            </w:ins>
          </w:p>
        </w:tc>
        <w:tc>
          <w:tcPr>
            <w:tcW w:w="724" w:type="dxa"/>
            <w:gridSpan w:val="2"/>
            <w:vAlign w:val="center"/>
            <w:tcPrChange w:id="1760" w:author="Micah Freedman" w:date="2022-03-20T14:15:00Z">
              <w:tcPr>
                <w:tcW w:w="952" w:type="dxa"/>
                <w:gridSpan w:val="2"/>
                <w:vAlign w:val="center"/>
              </w:tcPr>
            </w:tcPrChange>
          </w:tcPr>
          <w:p w14:paraId="536E1623" w14:textId="77777777" w:rsidR="00CB5C04" w:rsidRPr="00CB5C04" w:rsidRDefault="00CB5C04" w:rsidP="00CB5C04">
            <w:pPr>
              <w:jc w:val="center"/>
              <w:rPr>
                <w:ins w:id="1761" w:author="Micah Freedman" w:date="2022-03-11T15:01:00Z"/>
                <w:rFonts w:ascii="Arial" w:hAnsi="Arial" w:cs="Arial"/>
                <w:sz w:val="20"/>
                <w:szCs w:val="20"/>
                <w:rPrChange w:id="1762" w:author="Micah Freedman" w:date="2022-03-11T15:02:00Z">
                  <w:rPr>
                    <w:ins w:id="1763" w:author="Micah Freedman" w:date="2022-03-11T15:01:00Z"/>
                    <w:rFonts w:ascii="Helvetica" w:hAnsi="Helvetica"/>
                    <w:sz w:val="20"/>
                    <w:szCs w:val="20"/>
                  </w:rPr>
                </w:rPrChange>
              </w:rPr>
            </w:pPr>
            <w:ins w:id="1764" w:author="Micah Freedman" w:date="2022-03-11T15:01:00Z">
              <w:r w:rsidRPr="00CB5C04">
                <w:rPr>
                  <w:rFonts w:ascii="Arial" w:hAnsi="Arial" w:cs="Arial"/>
                  <w:sz w:val="20"/>
                  <w:szCs w:val="20"/>
                  <w:rPrChange w:id="1765" w:author="Micah Freedman" w:date="2022-03-11T15:02:00Z">
                    <w:rPr>
                      <w:rFonts w:ascii="Helvetica" w:hAnsi="Helvetica"/>
                      <w:sz w:val="20"/>
                      <w:szCs w:val="20"/>
                    </w:rPr>
                  </w:rPrChange>
                </w:rPr>
                <w:t>4</w:t>
              </w:r>
            </w:ins>
          </w:p>
        </w:tc>
        <w:tc>
          <w:tcPr>
            <w:tcW w:w="1633" w:type="dxa"/>
            <w:gridSpan w:val="3"/>
            <w:vAlign w:val="center"/>
            <w:tcPrChange w:id="1766" w:author="Micah Freedman" w:date="2022-03-20T14:15:00Z">
              <w:tcPr>
                <w:tcW w:w="905" w:type="dxa"/>
                <w:gridSpan w:val="2"/>
                <w:vAlign w:val="center"/>
              </w:tcPr>
            </w:tcPrChange>
          </w:tcPr>
          <w:p w14:paraId="41541BF3" w14:textId="77777777" w:rsidR="00CB5C04" w:rsidRPr="00CB5C04" w:rsidRDefault="00CB5C04" w:rsidP="00CB5C04">
            <w:pPr>
              <w:jc w:val="center"/>
              <w:rPr>
                <w:ins w:id="1767" w:author="Micah Freedman" w:date="2022-03-11T15:01:00Z"/>
                <w:rFonts w:ascii="Arial" w:hAnsi="Arial" w:cs="Arial"/>
                <w:sz w:val="20"/>
                <w:szCs w:val="20"/>
                <w:rPrChange w:id="1768" w:author="Micah Freedman" w:date="2022-03-11T15:02:00Z">
                  <w:rPr>
                    <w:ins w:id="1769" w:author="Micah Freedman" w:date="2022-03-11T15:01:00Z"/>
                    <w:rFonts w:ascii="Helvetica" w:hAnsi="Helvetica"/>
                    <w:sz w:val="20"/>
                    <w:szCs w:val="20"/>
                  </w:rPr>
                </w:rPrChange>
              </w:rPr>
            </w:pPr>
            <w:ins w:id="1770" w:author="Micah Freedman" w:date="2022-03-11T15:01:00Z">
              <w:r w:rsidRPr="00CB5C04">
                <w:rPr>
                  <w:rFonts w:ascii="Arial" w:hAnsi="Arial" w:cs="Arial"/>
                  <w:sz w:val="20"/>
                  <w:szCs w:val="20"/>
                  <w:rPrChange w:id="1771" w:author="Micah Freedman" w:date="2022-03-11T15:02:00Z">
                    <w:rPr>
                      <w:rFonts w:ascii="Helvetica" w:hAnsi="Helvetica"/>
                      <w:sz w:val="20"/>
                      <w:szCs w:val="20"/>
                    </w:rPr>
                  </w:rPrChange>
                </w:rPr>
                <w:t>7.44 ± 2.36</w:t>
              </w:r>
            </w:ins>
          </w:p>
        </w:tc>
        <w:tc>
          <w:tcPr>
            <w:tcW w:w="755" w:type="dxa"/>
            <w:vAlign w:val="center"/>
            <w:tcPrChange w:id="1772" w:author="Micah Freedman" w:date="2022-03-20T14:15:00Z">
              <w:tcPr>
                <w:tcW w:w="1455" w:type="dxa"/>
                <w:gridSpan w:val="3"/>
                <w:vAlign w:val="center"/>
              </w:tcPr>
            </w:tcPrChange>
          </w:tcPr>
          <w:p w14:paraId="52C10DF2" w14:textId="77777777" w:rsidR="00CB5C04" w:rsidRPr="00CB5C04" w:rsidRDefault="00CB5C04" w:rsidP="00CB5C04">
            <w:pPr>
              <w:jc w:val="center"/>
              <w:rPr>
                <w:ins w:id="1773" w:author="Micah Freedman" w:date="2022-03-11T15:01:00Z"/>
                <w:rFonts w:ascii="Arial" w:hAnsi="Arial" w:cs="Arial"/>
                <w:sz w:val="20"/>
                <w:szCs w:val="20"/>
                <w:rPrChange w:id="1774" w:author="Micah Freedman" w:date="2022-03-11T15:02:00Z">
                  <w:rPr>
                    <w:ins w:id="1775" w:author="Micah Freedman" w:date="2022-03-11T15:01:00Z"/>
                    <w:rFonts w:ascii="Helvetica" w:hAnsi="Helvetica"/>
                    <w:sz w:val="20"/>
                    <w:szCs w:val="20"/>
                  </w:rPr>
                </w:rPrChange>
              </w:rPr>
            </w:pPr>
            <w:ins w:id="1776" w:author="Micah Freedman" w:date="2022-03-11T15:01:00Z">
              <w:r w:rsidRPr="00CB5C04">
                <w:rPr>
                  <w:rFonts w:ascii="Arial" w:hAnsi="Arial" w:cs="Arial"/>
                  <w:sz w:val="20"/>
                  <w:szCs w:val="20"/>
                  <w:rPrChange w:id="1777" w:author="Micah Freedman" w:date="2022-03-11T15:02:00Z">
                    <w:rPr>
                      <w:rFonts w:ascii="Helvetica" w:hAnsi="Helvetica"/>
                      <w:sz w:val="20"/>
                      <w:szCs w:val="20"/>
                    </w:rPr>
                  </w:rPrChange>
                </w:rPr>
                <w:t>7</w:t>
              </w:r>
            </w:ins>
          </w:p>
        </w:tc>
        <w:tc>
          <w:tcPr>
            <w:tcW w:w="1865" w:type="dxa"/>
            <w:gridSpan w:val="3"/>
            <w:vAlign w:val="center"/>
            <w:tcPrChange w:id="1778" w:author="Micah Freedman" w:date="2022-03-20T14:15:00Z">
              <w:tcPr>
                <w:tcW w:w="1654" w:type="dxa"/>
                <w:gridSpan w:val="2"/>
                <w:vAlign w:val="center"/>
              </w:tcPr>
            </w:tcPrChange>
          </w:tcPr>
          <w:p w14:paraId="5340E07E" w14:textId="77777777" w:rsidR="00CB5C04" w:rsidRPr="00CB5C04" w:rsidRDefault="00CB5C04" w:rsidP="00CB5C04">
            <w:pPr>
              <w:jc w:val="center"/>
              <w:rPr>
                <w:ins w:id="1779" w:author="Micah Freedman" w:date="2022-03-11T15:01:00Z"/>
                <w:rFonts w:ascii="Arial" w:hAnsi="Arial" w:cs="Arial"/>
                <w:sz w:val="20"/>
                <w:szCs w:val="20"/>
                <w:rPrChange w:id="1780" w:author="Micah Freedman" w:date="2022-03-11T15:02:00Z">
                  <w:rPr>
                    <w:ins w:id="1781" w:author="Micah Freedman" w:date="2022-03-11T15:01:00Z"/>
                    <w:rFonts w:ascii="Helvetica" w:hAnsi="Helvetica"/>
                    <w:sz w:val="20"/>
                    <w:szCs w:val="20"/>
                  </w:rPr>
                </w:rPrChange>
              </w:rPr>
            </w:pPr>
            <w:ins w:id="1782" w:author="Micah Freedman" w:date="2022-03-11T15:01:00Z">
              <w:r w:rsidRPr="00CB5C04">
                <w:rPr>
                  <w:rFonts w:ascii="Arial" w:hAnsi="Arial" w:cs="Arial"/>
                  <w:sz w:val="20"/>
                  <w:szCs w:val="20"/>
                  <w:rPrChange w:id="1783" w:author="Micah Freedman" w:date="2022-03-11T15:02:00Z">
                    <w:rPr>
                      <w:rFonts w:ascii="Helvetica" w:hAnsi="Helvetica"/>
                      <w:sz w:val="20"/>
                      <w:szCs w:val="20"/>
                    </w:rPr>
                  </w:rPrChange>
                </w:rPr>
                <w:t>4.74 ± 0/70</w:t>
              </w:r>
            </w:ins>
          </w:p>
        </w:tc>
      </w:tr>
      <w:tr w:rsidR="00CA16A4" w:rsidRPr="00E163DA" w14:paraId="1A7A4660" w14:textId="77777777" w:rsidTr="00CA16A4">
        <w:trPr>
          <w:gridAfter w:val="1"/>
          <w:trHeight w:val="171"/>
          <w:ins w:id="1784" w:author="Micah Freedman" w:date="2022-03-11T15:01:00Z"/>
          <w:trPrChange w:id="1785" w:author="Micah Freedman" w:date="2022-03-20T14:15:00Z">
            <w:trPr>
              <w:gridAfter w:val="1"/>
              <w:trHeight w:val="171"/>
            </w:trPr>
          </w:trPrChange>
        </w:trPr>
        <w:tc>
          <w:tcPr>
            <w:tcW w:w="1718" w:type="dxa"/>
            <w:gridSpan w:val="2"/>
            <w:vMerge/>
            <w:vAlign w:val="center"/>
            <w:tcPrChange w:id="1786" w:author="Micah Freedman" w:date="2022-03-20T14:15:00Z">
              <w:tcPr>
                <w:tcW w:w="1869" w:type="dxa"/>
                <w:gridSpan w:val="2"/>
                <w:vMerge/>
                <w:vAlign w:val="center"/>
              </w:tcPr>
            </w:tcPrChange>
          </w:tcPr>
          <w:p w14:paraId="110A6D33" w14:textId="77777777" w:rsidR="00CB5C04" w:rsidRPr="00CB5C04" w:rsidRDefault="00CB5C04" w:rsidP="00CB5C04">
            <w:pPr>
              <w:jc w:val="center"/>
              <w:rPr>
                <w:ins w:id="1787" w:author="Micah Freedman" w:date="2022-03-11T15:01:00Z"/>
                <w:rFonts w:ascii="Arial" w:hAnsi="Arial" w:cs="Arial"/>
                <w:sz w:val="20"/>
                <w:szCs w:val="20"/>
                <w:rPrChange w:id="1788" w:author="Micah Freedman" w:date="2022-03-11T15:02:00Z">
                  <w:rPr>
                    <w:ins w:id="1789" w:author="Micah Freedman" w:date="2022-03-11T15:01:00Z"/>
                    <w:rFonts w:ascii="Helvetica" w:hAnsi="Helvetica"/>
                    <w:sz w:val="20"/>
                    <w:szCs w:val="20"/>
                  </w:rPr>
                </w:rPrChange>
              </w:rPr>
            </w:pPr>
          </w:p>
        </w:tc>
        <w:tc>
          <w:tcPr>
            <w:tcW w:w="1235" w:type="dxa"/>
            <w:vAlign w:val="center"/>
            <w:tcPrChange w:id="1790" w:author="Micah Freedman" w:date="2022-03-20T14:15:00Z">
              <w:tcPr>
                <w:tcW w:w="1235" w:type="dxa"/>
                <w:vAlign w:val="center"/>
              </w:tcPr>
            </w:tcPrChange>
          </w:tcPr>
          <w:p w14:paraId="580BEFCE" w14:textId="77777777" w:rsidR="00CB5C04" w:rsidRPr="00CB5C04" w:rsidRDefault="00CB5C04" w:rsidP="00CB5C04">
            <w:pPr>
              <w:jc w:val="center"/>
              <w:rPr>
                <w:ins w:id="1791" w:author="Micah Freedman" w:date="2022-03-11T15:01:00Z"/>
                <w:rFonts w:ascii="Arial" w:hAnsi="Arial" w:cs="Arial"/>
                <w:sz w:val="20"/>
                <w:szCs w:val="20"/>
                <w:rPrChange w:id="1792" w:author="Micah Freedman" w:date="2022-03-11T15:02:00Z">
                  <w:rPr>
                    <w:ins w:id="1793" w:author="Micah Freedman" w:date="2022-03-11T15:01:00Z"/>
                    <w:rFonts w:ascii="Helvetica" w:hAnsi="Helvetica"/>
                    <w:sz w:val="20"/>
                    <w:szCs w:val="20"/>
                  </w:rPr>
                </w:rPrChange>
              </w:rPr>
            </w:pPr>
            <w:ins w:id="1794" w:author="Micah Freedman" w:date="2022-03-11T15:01:00Z">
              <w:r w:rsidRPr="00CB5C04">
                <w:rPr>
                  <w:rFonts w:ascii="Arial" w:hAnsi="Arial" w:cs="Arial"/>
                  <w:sz w:val="20"/>
                  <w:szCs w:val="20"/>
                  <w:rPrChange w:id="1795" w:author="Micah Freedman" w:date="2022-03-11T15:02:00Z">
                    <w:rPr>
                      <w:rFonts w:ascii="Helvetica" w:hAnsi="Helvetica"/>
                      <w:sz w:val="20"/>
                      <w:szCs w:val="20"/>
                    </w:rPr>
                  </w:rPrChange>
                </w:rPr>
                <w:t>N1</w:t>
              </w:r>
            </w:ins>
          </w:p>
        </w:tc>
        <w:tc>
          <w:tcPr>
            <w:tcW w:w="1415" w:type="dxa"/>
            <w:gridSpan w:val="2"/>
            <w:vAlign w:val="center"/>
            <w:tcPrChange w:id="1796" w:author="Micah Freedman" w:date="2022-03-20T14:15:00Z">
              <w:tcPr>
                <w:tcW w:w="1478" w:type="dxa"/>
                <w:gridSpan w:val="2"/>
                <w:vAlign w:val="center"/>
              </w:tcPr>
            </w:tcPrChange>
          </w:tcPr>
          <w:p w14:paraId="5CFB871A" w14:textId="77777777" w:rsidR="00CB5C04" w:rsidRPr="00CB5C04" w:rsidRDefault="00CB5C04" w:rsidP="00CB5C04">
            <w:pPr>
              <w:jc w:val="center"/>
              <w:rPr>
                <w:ins w:id="1797" w:author="Micah Freedman" w:date="2022-03-11T15:01:00Z"/>
                <w:rFonts w:ascii="Arial" w:hAnsi="Arial" w:cs="Arial"/>
                <w:sz w:val="20"/>
                <w:szCs w:val="20"/>
                <w:rPrChange w:id="1798" w:author="Micah Freedman" w:date="2022-03-11T15:02:00Z">
                  <w:rPr>
                    <w:ins w:id="1799" w:author="Micah Freedman" w:date="2022-03-11T15:01:00Z"/>
                    <w:rFonts w:ascii="Helvetica" w:hAnsi="Helvetica"/>
                    <w:sz w:val="20"/>
                    <w:szCs w:val="20"/>
                  </w:rPr>
                </w:rPrChange>
              </w:rPr>
            </w:pPr>
            <w:ins w:id="1800" w:author="Micah Freedman" w:date="2022-03-11T15:01:00Z">
              <w:r w:rsidRPr="00CB5C04">
                <w:rPr>
                  <w:rFonts w:ascii="Arial" w:hAnsi="Arial" w:cs="Arial"/>
                  <w:sz w:val="20"/>
                  <w:szCs w:val="20"/>
                  <w:rPrChange w:id="1801" w:author="Micah Freedman" w:date="2022-03-11T15:02:00Z">
                    <w:rPr>
                      <w:rFonts w:ascii="Helvetica" w:hAnsi="Helvetica"/>
                      <w:sz w:val="20"/>
                      <w:szCs w:val="20"/>
                    </w:rPr>
                  </w:rPrChange>
                </w:rPr>
                <w:t>Wisemans Ferry, NSW</w:t>
              </w:r>
            </w:ins>
          </w:p>
        </w:tc>
        <w:tc>
          <w:tcPr>
            <w:tcW w:w="890" w:type="dxa"/>
            <w:gridSpan w:val="2"/>
            <w:vAlign w:val="center"/>
            <w:tcPrChange w:id="1802" w:author="Micah Freedman" w:date="2022-03-20T14:15:00Z">
              <w:tcPr>
                <w:tcW w:w="942" w:type="dxa"/>
                <w:gridSpan w:val="2"/>
                <w:vAlign w:val="center"/>
              </w:tcPr>
            </w:tcPrChange>
          </w:tcPr>
          <w:p w14:paraId="387AE569" w14:textId="77777777" w:rsidR="00CB5C04" w:rsidRPr="00CB5C04" w:rsidRDefault="00CB5C04" w:rsidP="00CB5C04">
            <w:pPr>
              <w:jc w:val="center"/>
              <w:rPr>
                <w:ins w:id="1803" w:author="Micah Freedman" w:date="2022-03-11T15:01:00Z"/>
                <w:rFonts w:ascii="Arial" w:hAnsi="Arial" w:cs="Arial"/>
                <w:sz w:val="20"/>
                <w:szCs w:val="20"/>
                <w:rPrChange w:id="1804" w:author="Micah Freedman" w:date="2022-03-11T15:02:00Z">
                  <w:rPr>
                    <w:ins w:id="1805" w:author="Micah Freedman" w:date="2022-03-11T15:01:00Z"/>
                    <w:rFonts w:ascii="Helvetica" w:hAnsi="Helvetica"/>
                    <w:sz w:val="20"/>
                    <w:szCs w:val="20"/>
                  </w:rPr>
                </w:rPrChange>
              </w:rPr>
            </w:pPr>
            <w:ins w:id="1806" w:author="Micah Freedman" w:date="2022-03-11T15:01:00Z">
              <w:r w:rsidRPr="00CB5C04">
                <w:rPr>
                  <w:rFonts w:ascii="Arial" w:hAnsi="Arial" w:cs="Arial"/>
                  <w:sz w:val="20"/>
                  <w:szCs w:val="20"/>
                  <w:rPrChange w:id="1807" w:author="Micah Freedman" w:date="2022-03-11T15:02:00Z">
                    <w:rPr>
                      <w:rFonts w:ascii="Helvetica" w:hAnsi="Helvetica"/>
                      <w:sz w:val="20"/>
                      <w:szCs w:val="20"/>
                    </w:rPr>
                  </w:rPrChange>
                </w:rPr>
                <w:t>2016</w:t>
              </w:r>
            </w:ins>
          </w:p>
        </w:tc>
        <w:tc>
          <w:tcPr>
            <w:tcW w:w="724" w:type="dxa"/>
            <w:gridSpan w:val="2"/>
            <w:vAlign w:val="center"/>
            <w:tcPrChange w:id="1808" w:author="Micah Freedman" w:date="2022-03-20T14:15:00Z">
              <w:tcPr>
                <w:tcW w:w="952" w:type="dxa"/>
                <w:gridSpan w:val="2"/>
                <w:vAlign w:val="center"/>
              </w:tcPr>
            </w:tcPrChange>
          </w:tcPr>
          <w:p w14:paraId="5DBFB560" w14:textId="77777777" w:rsidR="00CB5C04" w:rsidRPr="00CB5C04" w:rsidRDefault="00CB5C04" w:rsidP="00CB5C04">
            <w:pPr>
              <w:jc w:val="center"/>
              <w:rPr>
                <w:ins w:id="1809" w:author="Micah Freedman" w:date="2022-03-11T15:01:00Z"/>
                <w:rFonts w:ascii="Arial" w:hAnsi="Arial" w:cs="Arial"/>
                <w:sz w:val="20"/>
                <w:szCs w:val="20"/>
                <w:rPrChange w:id="1810" w:author="Micah Freedman" w:date="2022-03-11T15:02:00Z">
                  <w:rPr>
                    <w:ins w:id="1811" w:author="Micah Freedman" w:date="2022-03-11T15:01:00Z"/>
                    <w:rFonts w:ascii="Helvetica" w:hAnsi="Helvetica"/>
                    <w:sz w:val="20"/>
                    <w:szCs w:val="20"/>
                  </w:rPr>
                </w:rPrChange>
              </w:rPr>
            </w:pPr>
            <w:ins w:id="1812" w:author="Micah Freedman" w:date="2022-03-11T15:01:00Z">
              <w:r w:rsidRPr="00CB5C04">
                <w:rPr>
                  <w:rFonts w:ascii="Arial" w:hAnsi="Arial" w:cs="Arial"/>
                  <w:sz w:val="20"/>
                  <w:szCs w:val="20"/>
                  <w:rPrChange w:id="1813" w:author="Micah Freedman" w:date="2022-03-11T15:02:00Z">
                    <w:rPr>
                      <w:rFonts w:ascii="Helvetica" w:hAnsi="Helvetica"/>
                      <w:sz w:val="20"/>
                      <w:szCs w:val="20"/>
                    </w:rPr>
                  </w:rPrChange>
                </w:rPr>
                <w:t>1</w:t>
              </w:r>
            </w:ins>
          </w:p>
        </w:tc>
        <w:tc>
          <w:tcPr>
            <w:tcW w:w="1633" w:type="dxa"/>
            <w:gridSpan w:val="3"/>
            <w:vAlign w:val="center"/>
            <w:tcPrChange w:id="1814" w:author="Micah Freedman" w:date="2022-03-20T14:15:00Z">
              <w:tcPr>
                <w:tcW w:w="905" w:type="dxa"/>
                <w:gridSpan w:val="2"/>
                <w:vAlign w:val="center"/>
              </w:tcPr>
            </w:tcPrChange>
          </w:tcPr>
          <w:p w14:paraId="1E9E019D" w14:textId="77777777" w:rsidR="00CB5C04" w:rsidRPr="00CB5C04" w:rsidRDefault="00CB5C04" w:rsidP="00CB5C04">
            <w:pPr>
              <w:jc w:val="center"/>
              <w:rPr>
                <w:ins w:id="1815" w:author="Micah Freedman" w:date="2022-03-11T15:01:00Z"/>
                <w:rFonts w:ascii="Arial" w:hAnsi="Arial" w:cs="Arial"/>
                <w:sz w:val="20"/>
                <w:szCs w:val="20"/>
                <w:rPrChange w:id="1816" w:author="Micah Freedman" w:date="2022-03-11T15:02:00Z">
                  <w:rPr>
                    <w:ins w:id="1817" w:author="Micah Freedman" w:date="2022-03-11T15:01:00Z"/>
                    <w:rFonts w:ascii="Helvetica" w:hAnsi="Helvetica"/>
                    <w:sz w:val="20"/>
                    <w:szCs w:val="20"/>
                  </w:rPr>
                </w:rPrChange>
              </w:rPr>
            </w:pPr>
            <w:ins w:id="1818" w:author="Micah Freedman" w:date="2022-03-11T15:01:00Z">
              <w:r w:rsidRPr="00CB5C04">
                <w:rPr>
                  <w:rFonts w:ascii="Arial" w:hAnsi="Arial" w:cs="Arial"/>
                  <w:sz w:val="20"/>
                  <w:szCs w:val="20"/>
                  <w:rPrChange w:id="1819" w:author="Micah Freedman" w:date="2022-03-11T15:02:00Z">
                    <w:rPr>
                      <w:rFonts w:ascii="Helvetica" w:hAnsi="Helvetica"/>
                      <w:sz w:val="20"/>
                      <w:szCs w:val="20"/>
                    </w:rPr>
                  </w:rPrChange>
                </w:rPr>
                <w:t>5.37</w:t>
              </w:r>
            </w:ins>
          </w:p>
        </w:tc>
        <w:tc>
          <w:tcPr>
            <w:tcW w:w="755" w:type="dxa"/>
            <w:vAlign w:val="center"/>
            <w:tcPrChange w:id="1820" w:author="Micah Freedman" w:date="2022-03-20T14:15:00Z">
              <w:tcPr>
                <w:tcW w:w="1455" w:type="dxa"/>
                <w:gridSpan w:val="3"/>
                <w:vAlign w:val="center"/>
              </w:tcPr>
            </w:tcPrChange>
          </w:tcPr>
          <w:p w14:paraId="2EB0A06E" w14:textId="77777777" w:rsidR="00CB5C04" w:rsidRPr="00CB5C04" w:rsidRDefault="00CB5C04" w:rsidP="00CB5C04">
            <w:pPr>
              <w:jc w:val="center"/>
              <w:rPr>
                <w:ins w:id="1821" w:author="Micah Freedman" w:date="2022-03-11T15:01:00Z"/>
                <w:rFonts w:ascii="Arial" w:hAnsi="Arial" w:cs="Arial"/>
                <w:sz w:val="20"/>
                <w:szCs w:val="20"/>
                <w:rPrChange w:id="1822" w:author="Micah Freedman" w:date="2022-03-11T15:02:00Z">
                  <w:rPr>
                    <w:ins w:id="1823" w:author="Micah Freedman" w:date="2022-03-11T15:01:00Z"/>
                    <w:rFonts w:ascii="Helvetica" w:hAnsi="Helvetica"/>
                    <w:sz w:val="20"/>
                    <w:szCs w:val="20"/>
                  </w:rPr>
                </w:rPrChange>
              </w:rPr>
            </w:pPr>
            <w:ins w:id="1824" w:author="Micah Freedman" w:date="2022-03-11T15:01:00Z">
              <w:r w:rsidRPr="00CB5C04">
                <w:rPr>
                  <w:rFonts w:ascii="Arial" w:hAnsi="Arial" w:cs="Arial"/>
                  <w:sz w:val="20"/>
                  <w:szCs w:val="20"/>
                  <w:rPrChange w:id="1825" w:author="Micah Freedman" w:date="2022-03-11T15:02:00Z">
                    <w:rPr>
                      <w:rFonts w:ascii="Helvetica" w:hAnsi="Helvetica"/>
                      <w:sz w:val="20"/>
                      <w:szCs w:val="20"/>
                    </w:rPr>
                  </w:rPrChange>
                </w:rPr>
                <w:t>2</w:t>
              </w:r>
            </w:ins>
          </w:p>
        </w:tc>
        <w:tc>
          <w:tcPr>
            <w:tcW w:w="1865" w:type="dxa"/>
            <w:gridSpan w:val="3"/>
            <w:vAlign w:val="center"/>
            <w:tcPrChange w:id="1826" w:author="Micah Freedman" w:date="2022-03-20T14:15:00Z">
              <w:tcPr>
                <w:tcW w:w="1654" w:type="dxa"/>
                <w:gridSpan w:val="2"/>
                <w:vAlign w:val="center"/>
              </w:tcPr>
            </w:tcPrChange>
          </w:tcPr>
          <w:p w14:paraId="49075EDF" w14:textId="77777777" w:rsidR="00CB5C04" w:rsidRPr="00CB5C04" w:rsidRDefault="00CB5C04" w:rsidP="00CB5C04">
            <w:pPr>
              <w:jc w:val="center"/>
              <w:rPr>
                <w:ins w:id="1827" w:author="Micah Freedman" w:date="2022-03-11T15:01:00Z"/>
                <w:rFonts w:ascii="Arial" w:hAnsi="Arial" w:cs="Arial"/>
                <w:sz w:val="20"/>
                <w:szCs w:val="20"/>
                <w:rPrChange w:id="1828" w:author="Micah Freedman" w:date="2022-03-11T15:02:00Z">
                  <w:rPr>
                    <w:ins w:id="1829" w:author="Micah Freedman" w:date="2022-03-11T15:01:00Z"/>
                    <w:rFonts w:ascii="Helvetica" w:hAnsi="Helvetica"/>
                    <w:sz w:val="20"/>
                    <w:szCs w:val="20"/>
                  </w:rPr>
                </w:rPrChange>
              </w:rPr>
            </w:pPr>
            <w:ins w:id="1830" w:author="Micah Freedman" w:date="2022-03-11T15:01:00Z">
              <w:r w:rsidRPr="00CB5C04">
                <w:rPr>
                  <w:rFonts w:ascii="Arial" w:hAnsi="Arial" w:cs="Arial"/>
                  <w:sz w:val="20"/>
                  <w:szCs w:val="20"/>
                  <w:rPrChange w:id="1831" w:author="Micah Freedman" w:date="2022-03-11T15:02:00Z">
                    <w:rPr>
                      <w:rFonts w:ascii="Helvetica" w:hAnsi="Helvetica"/>
                      <w:sz w:val="20"/>
                      <w:szCs w:val="20"/>
                    </w:rPr>
                  </w:rPrChange>
                </w:rPr>
                <w:t>4.92 ± 1.25</w:t>
              </w:r>
            </w:ins>
          </w:p>
        </w:tc>
      </w:tr>
      <w:tr w:rsidR="00CA16A4" w:rsidRPr="00E163DA" w14:paraId="2FDBA073" w14:textId="77777777" w:rsidTr="00CA16A4">
        <w:trPr>
          <w:gridAfter w:val="1"/>
          <w:trHeight w:val="171"/>
          <w:ins w:id="1832" w:author="Micah Freedman" w:date="2022-03-11T15:01:00Z"/>
          <w:trPrChange w:id="1833" w:author="Micah Freedman" w:date="2022-03-20T14:15:00Z">
            <w:trPr>
              <w:gridAfter w:val="1"/>
              <w:trHeight w:val="171"/>
            </w:trPr>
          </w:trPrChange>
        </w:trPr>
        <w:tc>
          <w:tcPr>
            <w:tcW w:w="1718" w:type="dxa"/>
            <w:gridSpan w:val="2"/>
            <w:vMerge/>
            <w:vAlign w:val="center"/>
            <w:tcPrChange w:id="1834" w:author="Micah Freedman" w:date="2022-03-20T14:15:00Z">
              <w:tcPr>
                <w:tcW w:w="1869" w:type="dxa"/>
                <w:gridSpan w:val="2"/>
                <w:vMerge/>
                <w:vAlign w:val="center"/>
              </w:tcPr>
            </w:tcPrChange>
          </w:tcPr>
          <w:p w14:paraId="4370D14A" w14:textId="77777777" w:rsidR="00CB5C04" w:rsidRPr="00CB5C04" w:rsidRDefault="00CB5C04" w:rsidP="00CB5C04">
            <w:pPr>
              <w:jc w:val="center"/>
              <w:rPr>
                <w:ins w:id="1835" w:author="Micah Freedman" w:date="2022-03-11T15:01:00Z"/>
                <w:rFonts w:ascii="Arial" w:hAnsi="Arial" w:cs="Arial"/>
                <w:sz w:val="20"/>
                <w:szCs w:val="20"/>
                <w:rPrChange w:id="1836" w:author="Micah Freedman" w:date="2022-03-11T15:02:00Z">
                  <w:rPr>
                    <w:ins w:id="1837" w:author="Micah Freedman" w:date="2022-03-11T15:01:00Z"/>
                    <w:rFonts w:ascii="Helvetica" w:hAnsi="Helvetica"/>
                    <w:sz w:val="20"/>
                    <w:szCs w:val="20"/>
                  </w:rPr>
                </w:rPrChange>
              </w:rPr>
            </w:pPr>
          </w:p>
        </w:tc>
        <w:tc>
          <w:tcPr>
            <w:tcW w:w="1235" w:type="dxa"/>
            <w:vAlign w:val="center"/>
            <w:tcPrChange w:id="1838" w:author="Micah Freedman" w:date="2022-03-20T14:15:00Z">
              <w:tcPr>
                <w:tcW w:w="1235" w:type="dxa"/>
                <w:vAlign w:val="center"/>
              </w:tcPr>
            </w:tcPrChange>
          </w:tcPr>
          <w:p w14:paraId="5A19D28E" w14:textId="77777777" w:rsidR="00CB5C04" w:rsidRPr="00CB5C04" w:rsidRDefault="00CB5C04" w:rsidP="00CB5C04">
            <w:pPr>
              <w:jc w:val="center"/>
              <w:rPr>
                <w:ins w:id="1839" w:author="Micah Freedman" w:date="2022-03-11T15:01:00Z"/>
                <w:rFonts w:ascii="Arial" w:hAnsi="Arial" w:cs="Arial"/>
                <w:sz w:val="20"/>
                <w:szCs w:val="20"/>
                <w:rPrChange w:id="1840" w:author="Micah Freedman" w:date="2022-03-11T15:02:00Z">
                  <w:rPr>
                    <w:ins w:id="1841" w:author="Micah Freedman" w:date="2022-03-11T15:01:00Z"/>
                    <w:rFonts w:ascii="Helvetica" w:hAnsi="Helvetica"/>
                    <w:sz w:val="20"/>
                    <w:szCs w:val="20"/>
                  </w:rPr>
                </w:rPrChange>
              </w:rPr>
            </w:pPr>
            <w:ins w:id="1842" w:author="Micah Freedman" w:date="2022-03-11T15:01:00Z">
              <w:r w:rsidRPr="00CB5C04">
                <w:rPr>
                  <w:rFonts w:ascii="Arial" w:hAnsi="Arial" w:cs="Arial"/>
                  <w:sz w:val="20"/>
                  <w:szCs w:val="20"/>
                  <w:rPrChange w:id="1843" w:author="Micah Freedman" w:date="2022-03-11T15:02:00Z">
                    <w:rPr>
                      <w:rFonts w:ascii="Helvetica" w:hAnsi="Helvetica"/>
                      <w:sz w:val="20"/>
                      <w:szCs w:val="20"/>
                    </w:rPr>
                  </w:rPrChange>
                </w:rPr>
                <w:t>N2</w:t>
              </w:r>
            </w:ins>
          </w:p>
        </w:tc>
        <w:tc>
          <w:tcPr>
            <w:tcW w:w="1415" w:type="dxa"/>
            <w:gridSpan w:val="2"/>
            <w:vAlign w:val="center"/>
            <w:tcPrChange w:id="1844" w:author="Micah Freedman" w:date="2022-03-20T14:15:00Z">
              <w:tcPr>
                <w:tcW w:w="1478" w:type="dxa"/>
                <w:gridSpan w:val="2"/>
                <w:vAlign w:val="center"/>
              </w:tcPr>
            </w:tcPrChange>
          </w:tcPr>
          <w:p w14:paraId="2BAF8726" w14:textId="77777777" w:rsidR="00CB5C04" w:rsidRPr="00CB5C04" w:rsidRDefault="00CB5C04" w:rsidP="00CB5C04">
            <w:pPr>
              <w:jc w:val="center"/>
              <w:rPr>
                <w:ins w:id="1845" w:author="Micah Freedman" w:date="2022-03-11T15:01:00Z"/>
                <w:rFonts w:ascii="Arial" w:hAnsi="Arial" w:cs="Arial"/>
                <w:sz w:val="20"/>
                <w:szCs w:val="20"/>
                <w:rPrChange w:id="1846" w:author="Micah Freedman" w:date="2022-03-11T15:02:00Z">
                  <w:rPr>
                    <w:ins w:id="1847" w:author="Micah Freedman" w:date="2022-03-11T15:01:00Z"/>
                    <w:rFonts w:ascii="Helvetica" w:hAnsi="Helvetica"/>
                    <w:sz w:val="20"/>
                    <w:szCs w:val="20"/>
                  </w:rPr>
                </w:rPrChange>
              </w:rPr>
            </w:pPr>
            <w:ins w:id="1848" w:author="Micah Freedman" w:date="2022-03-11T15:01:00Z">
              <w:r w:rsidRPr="00CB5C04">
                <w:rPr>
                  <w:rFonts w:ascii="Arial" w:hAnsi="Arial" w:cs="Arial"/>
                  <w:sz w:val="20"/>
                  <w:szCs w:val="20"/>
                  <w:rPrChange w:id="1849" w:author="Micah Freedman" w:date="2022-03-11T15:02:00Z">
                    <w:rPr>
                      <w:rFonts w:ascii="Helvetica" w:hAnsi="Helvetica"/>
                      <w:sz w:val="20"/>
                      <w:szCs w:val="20"/>
                    </w:rPr>
                  </w:rPrChange>
                </w:rPr>
                <w:t>Wisemans Ferry, NSW</w:t>
              </w:r>
            </w:ins>
          </w:p>
        </w:tc>
        <w:tc>
          <w:tcPr>
            <w:tcW w:w="890" w:type="dxa"/>
            <w:gridSpan w:val="2"/>
            <w:vAlign w:val="center"/>
            <w:tcPrChange w:id="1850" w:author="Micah Freedman" w:date="2022-03-20T14:15:00Z">
              <w:tcPr>
                <w:tcW w:w="942" w:type="dxa"/>
                <w:gridSpan w:val="2"/>
                <w:vAlign w:val="center"/>
              </w:tcPr>
            </w:tcPrChange>
          </w:tcPr>
          <w:p w14:paraId="07E0966C" w14:textId="77777777" w:rsidR="00CB5C04" w:rsidRPr="00CB5C04" w:rsidRDefault="00CB5C04" w:rsidP="00CB5C04">
            <w:pPr>
              <w:jc w:val="center"/>
              <w:rPr>
                <w:ins w:id="1851" w:author="Micah Freedman" w:date="2022-03-11T15:01:00Z"/>
                <w:rFonts w:ascii="Arial" w:hAnsi="Arial" w:cs="Arial"/>
                <w:sz w:val="20"/>
                <w:szCs w:val="20"/>
                <w:rPrChange w:id="1852" w:author="Micah Freedman" w:date="2022-03-11T15:02:00Z">
                  <w:rPr>
                    <w:ins w:id="1853" w:author="Micah Freedman" w:date="2022-03-11T15:01:00Z"/>
                    <w:rFonts w:ascii="Helvetica" w:hAnsi="Helvetica"/>
                    <w:sz w:val="20"/>
                    <w:szCs w:val="20"/>
                  </w:rPr>
                </w:rPrChange>
              </w:rPr>
            </w:pPr>
            <w:ins w:id="1854" w:author="Micah Freedman" w:date="2022-03-11T15:01:00Z">
              <w:r w:rsidRPr="00CB5C04">
                <w:rPr>
                  <w:rFonts w:ascii="Arial" w:hAnsi="Arial" w:cs="Arial"/>
                  <w:sz w:val="20"/>
                  <w:szCs w:val="20"/>
                  <w:rPrChange w:id="1855" w:author="Micah Freedman" w:date="2022-03-11T15:02:00Z">
                    <w:rPr>
                      <w:rFonts w:ascii="Helvetica" w:hAnsi="Helvetica"/>
                      <w:sz w:val="20"/>
                      <w:szCs w:val="20"/>
                    </w:rPr>
                  </w:rPrChange>
                </w:rPr>
                <w:t>2016</w:t>
              </w:r>
            </w:ins>
          </w:p>
        </w:tc>
        <w:tc>
          <w:tcPr>
            <w:tcW w:w="724" w:type="dxa"/>
            <w:gridSpan w:val="2"/>
            <w:vAlign w:val="center"/>
            <w:tcPrChange w:id="1856" w:author="Micah Freedman" w:date="2022-03-20T14:15:00Z">
              <w:tcPr>
                <w:tcW w:w="952" w:type="dxa"/>
                <w:gridSpan w:val="2"/>
                <w:vAlign w:val="center"/>
              </w:tcPr>
            </w:tcPrChange>
          </w:tcPr>
          <w:p w14:paraId="4DF76A00" w14:textId="77777777" w:rsidR="00CB5C04" w:rsidRPr="00CB5C04" w:rsidRDefault="00CB5C04" w:rsidP="00CB5C04">
            <w:pPr>
              <w:jc w:val="center"/>
              <w:rPr>
                <w:ins w:id="1857" w:author="Micah Freedman" w:date="2022-03-11T15:01:00Z"/>
                <w:rFonts w:ascii="Arial" w:hAnsi="Arial" w:cs="Arial"/>
                <w:sz w:val="20"/>
                <w:szCs w:val="20"/>
                <w:rPrChange w:id="1858" w:author="Micah Freedman" w:date="2022-03-11T15:02:00Z">
                  <w:rPr>
                    <w:ins w:id="1859" w:author="Micah Freedman" w:date="2022-03-11T15:01:00Z"/>
                    <w:rFonts w:ascii="Helvetica" w:hAnsi="Helvetica"/>
                    <w:sz w:val="20"/>
                    <w:szCs w:val="20"/>
                  </w:rPr>
                </w:rPrChange>
              </w:rPr>
            </w:pPr>
            <w:ins w:id="1860" w:author="Micah Freedman" w:date="2022-03-11T15:01:00Z">
              <w:r w:rsidRPr="00CB5C04">
                <w:rPr>
                  <w:rFonts w:ascii="Arial" w:hAnsi="Arial" w:cs="Arial"/>
                  <w:sz w:val="20"/>
                  <w:szCs w:val="20"/>
                  <w:rPrChange w:id="1861" w:author="Micah Freedman" w:date="2022-03-11T15:02:00Z">
                    <w:rPr>
                      <w:rFonts w:ascii="Helvetica" w:hAnsi="Helvetica"/>
                      <w:sz w:val="20"/>
                      <w:szCs w:val="20"/>
                    </w:rPr>
                  </w:rPrChange>
                </w:rPr>
                <w:t>3</w:t>
              </w:r>
            </w:ins>
          </w:p>
        </w:tc>
        <w:tc>
          <w:tcPr>
            <w:tcW w:w="1633" w:type="dxa"/>
            <w:gridSpan w:val="3"/>
            <w:vAlign w:val="center"/>
            <w:tcPrChange w:id="1862" w:author="Micah Freedman" w:date="2022-03-20T14:15:00Z">
              <w:tcPr>
                <w:tcW w:w="905" w:type="dxa"/>
                <w:gridSpan w:val="2"/>
                <w:vAlign w:val="center"/>
              </w:tcPr>
            </w:tcPrChange>
          </w:tcPr>
          <w:p w14:paraId="27AA67C1" w14:textId="77777777" w:rsidR="00CB5C04" w:rsidRPr="00CB5C04" w:rsidRDefault="00CB5C04" w:rsidP="00CB5C04">
            <w:pPr>
              <w:jc w:val="center"/>
              <w:rPr>
                <w:ins w:id="1863" w:author="Micah Freedman" w:date="2022-03-11T15:01:00Z"/>
                <w:rFonts w:ascii="Arial" w:hAnsi="Arial" w:cs="Arial"/>
                <w:sz w:val="20"/>
                <w:szCs w:val="20"/>
                <w:rPrChange w:id="1864" w:author="Micah Freedman" w:date="2022-03-11T15:02:00Z">
                  <w:rPr>
                    <w:ins w:id="1865" w:author="Micah Freedman" w:date="2022-03-11T15:01:00Z"/>
                    <w:rFonts w:ascii="Helvetica" w:hAnsi="Helvetica"/>
                    <w:sz w:val="20"/>
                    <w:szCs w:val="20"/>
                  </w:rPr>
                </w:rPrChange>
              </w:rPr>
            </w:pPr>
            <w:ins w:id="1866" w:author="Micah Freedman" w:date="2022-03-11T15:01:00Z">
              <w:r w:rsidRPr="00CB5C04">
                <w:rPr>
                  <w:rFonts w:ascii="Arial" w:hAnsi="Arial" w:cs="Arial"/>
                  <w:sz w:val="20"/>
                  <w:szCs w:val="20"/>
                  <w:rPrChange w:id="1867" w:author="Micah Freedman" w:date="2022-03-11T15:02:00Z">
                    <w:rPr>
                      <w:rFonts w:ascii="Helvetica" w:hAnsi="Helvetica"/>
                      <w:sz w:val="20"/>
                      <w:szCs w:val="20"/>
                    </w:rPr>
                  </w:rPrChange>
                </w:rPr>
                <w:t>7.64 ± 0.57</w:t>
              </w:r>
            </w:ins>
          </w:p>
        </w:tc>
        <w:tc>
          <w:tcPr>
            <w:tcW w:w="755" w:type="dxa"/>
            <w:vAlign w:val="center"/>
            <w:tcPrChange w:id="1868" w:author="Micah Freedman" w:date="2022-03-20T14:15:00Z">
              <w:tcPr>
                <w:tcW w:w="1455" w:type="dxa"/>
                <w:gridSpan w:val="3"/>
                <w:vAlign w:val="center"/>
              </w:tcPr>
            </w:tcPrChange>
          </w:tcPr>
          <w:p w14:paraId="4F5B2437" w14:textId="77777777" w:rsidR="00CB5C04" w:rsidRPr="00CB5C04" w:rsidRDefault="00CB5C04" w:rsidP="00CB5C04">
            <w:pPr>
              <w:jc w:val="center"/>
              <w:rPr>
                <w:ins w:id="1869" w:author="Micah Freedman" w:date="2022-03-11T15:01:00Z"/>
                <w:rFonts w:ascii="Arial" w:hAnsi="Arial" w:cs="Arial"/>
                <w:sz w:val="20"/>
                <w:szCs w:val="20"/>
                <w:rPrChange w:id="1870" w:author="Micah Freedman" w:date="2022-03-11T15:02:00Z">
                  <w:rPr>
                    <w:ins w:id="1871" w:author="Micah Freedman" w:date="2022-03-11T15:01:00Z"/>
                    <w:rFonts w:ascii="Helvetica" w:hAnsi="Helvetica"/>
                    <w:sz w:val="20"/>
                    <w:szCs w:val="20"/>
                  </w:rPr>
                </w:rPrChange>
              </w:rPr>
            </w:pPr>
            <w:ins w:id="1872" w:author="Micah Freedman" w:date="2022-03-11T15:01:00Z">
              <w:r w:rsidRPr="00CB5C04">
                <w:rPr>
                  <w:rFonts w:ascii="Arial" w:hAnsi="Arial" w:cs="Arial"/>
                  <w:sz w:val="20"/>
                  <w:szCs w:val="20"/>
                  <w:rPrChange w:id="1873" w:author="Micah Freedman" w:date="2022-03-11T15:02:00Z">
                    <w:rPr>
                      <w:rFonts w:ascii="Helvetica" w:hAnsi="Helvetica"/>
                      <w:sz w:val="20"/>
                      <w:szCs w:val="20"/>
                    </w:rPr>
                  </w:rPrChange>
                </w:rPr>
                <w:t>11</w:t>
              </w:r>
            </w:ins>
          </w:p>
        </w:tc>
        <w:tc>
          <w:tcPr>
            <w:tcW w:w="1865" w:type="dxa"/>
            <w:gridSpan w:val="3"/>
            <w:vAlign w:val="center"/>
            <w:tcPrChange w:id="1874" w:author="Micah Freedman" w:date="2022-03-20T14:15:00Z">
              <w:tcPr>
                <w:tcW w:w="1654" w:type="dxa"/>
                <w:gridSpan w:val="2"/>
                <w:vAlign w:val="center"/>
              </w:tcPr>
            </w:tcPrChange>
          </w:tcPr>
          <w:p w14:paraId="7689284B" w14:textId="77777777" w:rsidR="00CB5C04" w:rsidRPr="00CB5C04" w:rsidRDefault="00CB5C04" w:rsidP="00CB5C04">
            <w:pPr>
              <w:jc w:val="center"/>
              <w:rPr>
                <w:ins w:id="1875" w:author="Micah Freedman" w:date="2022-03-11T15:01:00Z"/>
                <w:rFonts w:ascii="Arial" w:hAnsi="Arial" w:cs="Arial"/>
                <w:sz w:val="20"/>
                <w:szCs w:val="20"/>
                <w:rPrChange w:id="1876" w:author="Micah Freedman" w:date="2022-03-11T15:02:00Z">
                  <w:rPr>
                    <w:ins w:id="1877" w:author="Micah Freedman" w:date="2022-03-11T15:01:00Z"/>
                    <w:rFonts w:ascii="Helvetica" w:hAnsi="Helvetica"/>
                    <w:sz w:val="20"/>
                    <w:szCs w:val="20"/>
                  </w:rPr>
                </w:rPrChange>
              </w:rPr>
            </w:pPr>
            <w:ins w:id="1878" w:author="Micah Freedman" w:date="2022-03-11T15:01:00Z">
              <w:r w:rsidRPr="00CB5C04">
                <w:rPr>
                  <w:rFonts w:ascii="Arial" w:hAnsi="Arial" w:cs="Arial"/>
                  <w:sz w:val="20"/>
                  <w:szCs w:val="20"/>
                  <w:rPrChange w:id="1879" w:author="Micah Freedman" w:date="2022-03-11T15:02:00Z">
                    <w:rPr>
                      <w:rFonts w:ascii="Helvetica" w:hAnsi="Helvetica"/>
                      <w:sz w:val="20"/>
                      <w:szCs w:val="20"/>
                    </w:rPr>
                  </w:rPrChange>
                </w:rPr>
                <w:t>5.91 ± 0.65</w:t>
              </w:r>
            </w:ins>
          </w:p>
        </w:tc>
      </w:tr>
      <w:tr w:rsidR="00CA16A4" w:rsidRPr="00E163DA" w14:paraId="31EB8B82" w14:textId="77777777" w:rsidTr="00CA16A4">
        <w:trPr>
          <w:gridAfter w:val="1"/>
          <w:trHeight w:val="171"/>
          <w:ins w:id="1880" w:author="Micah Freedman" w:date="2022-03-11T15:01:00Z"/>
          <w:trPrChange w:id="1881" w:author="Micah Freedman" w:date="2022-03-20T14:15:00Z">
            <w:trPr>
              <w:gridAfter w:val="1"/>
              <w:trHeight w:val="171"/>
            </w:trPr>
          </w:trPrChange>
        </w:trPr>
        <w:tc>
          <w:tcPr>
            <w:tcW w:w="1718" w:type="dxa"/>
            <w:gridSpan w:val="2"/>
            <w:vMerge w:val="restart"/>
            <w:vAlign w:val="center"/>
            <w:tcPrChange w:id="1882" w:author="Micah Freedman" w:date="2022-03-20T14:15:00Z">
              <w:tcPr>
                <w:tcW w:w="1869" w:type="dxa"/>
                <w:gridSpan w:val="2"/>
                <w:vMerge w:val="restart"/>
                <w:vAlign w:val="center"/>
              </w:tcPr>
            </w:tcPrChange>
          </w:tcPr>
          <w:p w14:paraId="39A28DF9" w14:textId="77777777" w:rsidR="00CB5C04" w:rsidRPr="00CB5C04" w:rsidRDefault="00CB5C04" w:rsidP="00CB5C04">
            <w:pPr>
              <w:jc w:val="center"/>
              <w:rPr>
                <w:ins w:id="1883" w:author="Micah Freedman" w:date="2022-03-11T15:01:00Z"/>
                <w:rFonts w:ascii="Arial" w:hAnsi="Arial" w:cs="Arial"/>
                <w:sz w:val="20"/>
                <w:szCs w:val="20"/>
                <w:rPrChange w:id="1884" w:author="Micah Freedman" w:date="2022-03-11T15:02:00Z">
                  <w:rPr>
                    <w:ins w:id="1885" w:author="Micah Freedman" w:date="2022-03-11T15:01:00Z"/>
                    <w:rFonts w:ascii="Helvetica" w:hAnsi="Helvetica"/>
                    <w:sz w:val="20"/>
                    <w:szCs w:val="20"/>
                  </w:rPr>
                </w:rPrChange>
              </w:rPr>
            </w:pPr>
            <w:ins w:id="1886" w:author="Micah Freedman" w:date="2022-03-11T15:01:00Z">
              <w:r w:rsidRPr="00CB5C04">
                <w:rPr>
                  <w:rFonts w:ascii="Arial" w:hAnsi="Arial" w:cs="Arial"/>
                  <w:i/>
                  <w:iCs/>
                  <w:sz w:val="20"/>
                  <w:szCs w:val="20"/>
                  <w:rPrChange w:id="1887" w:author="Micah Freedman" w:date="2022-03-11T15:02:00Z">
                    <w:rPr>
                      <w:rFonts w:ascii="Helvetica" w:hAnsi="Helvetica"/>
                      <w:i/>
                      <w:iCs/>
                      <w:sz w:val="20"/>
                      <w:szCs w:val="20"/>
                    </w:rPr>
                  </w:rPrChange>
                </w:rPr>
                <w:t>A. curassavica</w:t>
              </w:r>
              <w:r w:rsidRPr="00CB5C04">
                <w:rPr>
                  <w:rFonts w:ascii="Arial" w:hAnsi="Arial" w:cs="Arial"/>
                  <w:sz w:val="20"/>
                  <w:szCs w:val="20"/>
                  <w:rPrChange w:id="1888" w:author="Micah Freedman" w:date="2022-03-11T15:02:00Z">
                    <w:rPr>
                      <w:rFonts w:ascii="Helvetica" w:hAnsi="Helvetica"/>
                      <w:sz w:val="20"/>
                      <w:szCs w:val="20"/>
                    </w:rPr>
                  </w:rPrChange>
                </w:rPr>
                <w:t xml:space="preserve"> (Mariana Islands)</w:t>
              </w:r>
            </w:ins>
          </w:p>
        </w:tc>
        <w:tc>
          <w:tcPr>
            <w:tcW w:w="1235" w:type="dxa"/>
            <w:vAlign w:val="center"/>
            <w:tcPrChange w:id="1889" w:author="Micah Freedman" w:date="2022-03-20T14:15:00Z">
              <w:tcPr>
                <w:tcW w:w="1235" w:type="dxa"/>
                <w:vAlign w:val="center"/>
              </w:tcPr>
            </w:tcPrChange>
          </w:tcPr>
          <w:p w14:paraId="2C2D4D0B" w14:textId="77777777" w:rsidR="00CB5C04" w:rsidRPr="00CB5C04" w:rsidRDefault="00CB5C04" w:rsidP="00CB5C04">
            <w:pPr>
              <w:jc w:val="center"/>
              <w:rPr>
                <w:ins w:id="1890" w:author="Micah Freedman" w:date="2022-03-11T15:01:00Z"/>
                <w:rFonts w:ascii="Arial" w:hAnsi="Arial" w:cs="Arial"/>
                <w:sz w:val="20"/>
                <w:szCs w:val="20"/>
                <w:rPrChange w:id="1891" w:author="Micah Freedman" w:date="2022-03-11T15:02:00Z">
                  <w:rPr>
                    <w:ins w:id="1892" w:author="Micah Freedman" w:date="2022-03-11T15:01:00Z"/>
                    <w:rFonts w:ascii="Helvetica" w:hAnsi="Helvetica"/>
                    <w:sz w:val="20"/>
                    <w:szCs w:val="20"/>
                  </w:rPr>
                </w:rPrChange>
              </w:rPr>
            </w:pPr>
            <w:ins w:id="1893" w:author="Micah Freedman" w:date="2022-03-11T15:01:00Z">
              <w:r w:rsidRPr="00CB5C04">
                <w:rPr>
                  <w:rFonts w:ascii="Arial" w:hAnsi="Arial" w:cs="Arial"/>
                  <w:sz w:val="20"/>
                  <w:szCs w:val="20"/>
                  <w:rPrChange w:id="1894" w:author="Micah Freedman" w:date="2022-03-11T15:02:00Z">
                    <w:rPr>
                      <w:rFonts w:ascii="Helvetica" w:hAnsi="Helvetica"/>
                      <w:sz w:val="20"/>
                      <w:szCs w:val="20"/>
                    </w:rPr>
                  </w:rPrChange>
                </w:rPr>
                <w:t>G</w:t>
              </w:r>
            </w:ins>
          </w:p>
        </w:tc>
        <w:tc>
          <w:tcPr>
            <w:tcW w:w="1415" w:type="dxa"/>
            <w:gridSpan w:val="2"/>
            <w:vAlign w:val="center"/>
            <w:tcPrChange w:id="1895" w:author="Micah Freedman" w:date="2022-03-20T14:15:00Z">
              <w:tcPr>
                <w:tcW w:w="1478" w:type="dxa"/>
                <w:gridSpan w:val="2"/>
                <w:vAlign w:val="center"/>
              </w:tcPr>
            </w:tcPrChange>
          </w:tcPr>
          <w:p w14:paraId="60F172B0" w14:textId="77777777" w:rsidR="00CB5C04" w:rsidRPr="00CB5C04" w:rsidRDefault="00CB5C04" w:rsidP="00CB5C04">
            <w:pPr>
              <w:jc w:val="center"/>
              <w:rPr>
                <w:ins w:id="1896" w:author="Micah Freedman" w:date="2022-03-11T15:01:00Z"/>
                <w:rFonts w:ascii="Arial" w:hAnsi="Arial" w:cs="Arial"/>
                <w:sz w:val="20"/>
                <w:szCs w:val="20"/>
                <w:rPrChange w:id="1897" w:author="Micah Freedman" w:date="2022-03-11T15:02:00Z">
                  <w:rPr>
                    <w:ins w:id="1898" w:author="Micah Freedman" w:date="2022-03-11T15:01:00Z"/>
                    <w:rFonts w:ascii="Helvetica" w:hAnsi="Helvetica"/>
                    <w:sz w:val="20"/>
                    <w:szCs w:val="20"/>
                  </w:rPr>
                </w:rPrChange>
              </w:rPr>
            </w:pPr>
            <w:ins w:id="1899" w:author="Micah Freedman" w:date="2022-03-11T15:01:00Z">
              <w:r w:rsidRPr="00CB5C04">
                <w:rPr>
                  <w:rFonts w:ascii="Arial" w:hAnsi="Arial" w:cs="Arial"/>
                  <w:sz w:val="20"/>
                  <w:szCs w:val="20"/>
                  <w:rPrChange w:id="1900" w:author="Micah Freedman" w:date="2022-03-11T15:02:00Z">
                    <w:rPr>
                      <w:rFonts w:ascii="Helvetica" w:hAnsi="Helvetica"/>
                      <w:sz w:val="20"/>
                      <w:szCs w:val="20"/>
                    </w:rPr>
                  </w:rPrChange>
                </w:rPr>
                <w:t>Dededo, Guam</w:t>
              </w:r>
            </w:ins>
          </w:p>
        </w:tc>
        <w:tc>
          <w:tcPr>
            <w:tcW w:w="890" w:type="dxa"/>
            <w:gridSpan w:val="2"/>
            <w:vAlign w:val="center"/>
            <w:tcPrChange w:id="1901" w:author="Micah Freedman" w:date="2022-03-20T14:15:00Z">
              <w:tcPr>
                <w:tcW w:w="942" w:type="dxa"/>
                <w:gridSpan w:val="2"/>
                <w:vAlign w:val="center"/>
              </w:tcPr>
            </w:tcPrChange>
          </w:tcPr>
          <w:p w14:paraId="29C9C605" w14:textId="77777777" w:rsidR="00CB5C04" w:rsidRPr="00CB5C04" w:rsidRDefault="00CB5C04" w:rsidP="00CB5C04">
            <w:pPr>
              <w:jc w:val="center"/>
              <w:rPr>
                <w:ins w:id="1902" w:author="Micah Freedman" w:date="2022-03-11T15:01:00Z"/>
                <w:rFonts w:ascii="Arial" w:hAnsi="Arial" w:cs="Arial"/>
                <w:sz w:val="20"/>
                <w:szCs w:val="20"/>
                <w:rPrChange w:id="1903" w:author="Micah Freedman" w:date="2022-03-11T15:02:00Z">
                  <w:rPr>
                    <w:ins w:id="1904" w:author="Micah Freedman" w:date="2022-03-11T15:01:00Z"/>
                    <w:rFonts w:ascii="Helvetica" w:hAnsi="Helvetica"/>
                    <w:sz w:val="20"/>
                    <w:szCs w:val="20"/>
                  </w:rPr>
                </w:rPrChange>
              </w:rPr>
            </w:pPr>
            <w:ins w:id="1905" w:author="Micah Freedman" w:date="2022-03-11T15:01:00Z">
              <w:r w:rsidRPr="00CB5C04">
                <w:rPr>
                  <w:rFonts w:ascii="Arial" w:hAnsi="Arial" w:cs="Arial"/>
                  <w:sz w:val="20"/>
                  <w:szCs w:val="20"/>
                  <w:rPrChange w:id="1906" w:author="Micah Freedman" w:date="2022-03-11T15:02:00Z">
                    <w:rPr>
                      <w:rFonts w:ascii="Helvetica" w:hAnsi="Helvetica"/>
                      <w:sz w:val="20"/>
                      <w:szCs w:val="20"/>
                    </w:rPr>
                  </w:rPrChange>
                </w:rPr>
                <w:t>2015</w:t>
              </w:r>
            </w:ins>
          </w:p>
        </w:tc>
        <w:tc>
          <w:tcPr>
            <w:tcW w:w="724" w:type="dxa"/>
            <w:gridSpan w:val="2"/>
            <w:vAlign w:val="center"/>
            <w:tcPrChange w:id="1907" w:author="Micah Freedman" w:date="2022-03-20T14:15:00Z">
              <w:tcPr>
                <w:tcW w:w="952" w:type="dxa"/>
                <w:gridSpan w:val="2"/>
                <w:vAlign w:val="center"/>
              </w:tcPr>
            </w:tcPrChange>
          </w:tcPr>
          <w:p w14:paraId="3CBE7FDD" w14:textId="77777777" w:rsidR="00CB5C04" w:rsidRPr="00CB5C04" w:rsidRDefault="00CB5C04" w:rsidP="00CB5C04">
            <w:pPr>
              <w:jc w:val="center"/>
              <w:rPr>
                <w:ins w:id="1908" w:author="Micah Freedman" w:date="2022-03-11T15:01:00Z"/>
                <w:rFonts w:ascii="Arial" w:hAnsi="Arial" w:cs="Arial"/>
                <w:sz w:val="20"/>
                <w:szCs w:val="20"/>
                <w:rPrChange w:id="1909" w:author="Micah Freedman" w:date="2022-03-11T15:02:00Z">
                  <w:rPr>
                    <w:ins w:id="1910" w:author="Micah Freedman" w:date="2022-03-11T15:01:00Z"/>
                    <w:rFonts w:ascii="Helvetica" w:hAnsi="Helvetica"/>
                    <w:sz w:val="20"/>
                    <w:szCs w:val="20"/>
                  </w:rPr>
                </w:rPrChange>
              </w:rPr>
            </w:pPr>
            <w:ins w:id="1911" w:author="Micah Freedman" w:date="2022-03-11T15:01:00Z">
              <w:r w:rsidRPr="00CB5C04">
                <w:rPr>
                  <w:rFonts w:ascii="Arial" w:hAnsi="Arial" w:cs="Arial"/>
                  <w:sz w:val="20"/>
                  <w:szCs w:val="20"/>
                  <w:rPrChange w:id="1912" w:author="Micah Freedman" w:date="2022-03-11T15:02:00Z">
                    <w:rPr>
                      <w:rFonts w:ascii="Helvetica" w:hAnsi="Helvetica"/>
                      <w:sz w:val="20"/>
                      <w:szCs w:val="20"/>
                    </w:rPr>
                  </w:rPrChange>
                </w:rPr>
                <w:t>19</w:t>
              </w:r>
            </w:ins>
          </w:p>
        </w:tc>
        <w:tc>
          <w:tcPr>
            <w:tcW w:w="1633" w:type="dxa"/>
            <w:gridSpan w:val="3"/>
            <w:vAlign w:val="center"/>
            <w:tcPrChange w:id="1913" w:author="Micah Freedman" w:date="2022-03-20T14:15:00Z">
              <w:tcPr>
                <w:tcW w:w="905" w:type="dxa"/>
                <w:gridSpan w:val="2"/>
                <w:vAlign w:val="center"/>
              </w:tcPr>
            </w:tcPrChange>
          </w:tcPr>
          <w:p w14:paraId="733C1726" w14:textId="77777777" w:rsidR="00CB5C04" w:rsidRPr="00CB5C04" w:rsidRDefault="00CB5C04" w:rsidP="00CB5C04">
            <w:pPr>
              <w:jc w:val="center"/>
              <w:rPr>
                <w:ins w:id="1914" w:author="Micah Freedman" w:date="2022-03-11T15:01:00Z"/>
                <w:rFonts w:ascii="Arial" w:hAnsi="Arial" w:cs="Arial"/>
                <w:sz w:val="20"/>
                <w:szCs w:val="20"/>
                <w:rPrChange w:id="1915" w:author="Micah Freedman" w:date="2022-03-11T15:02:00Z">
                  <w:rPr>
                    <w:ins w:id="1916" w:author="Micah Freedman" w:date="2022-03-11T15:01:00Z"/>
                    <w:rFonts w:ascii="Helvetica" w:hAnsi="Helvetica"/>
                    <w:sz w:val="20"/>
                    <w:szCs w:val="20"/>
                  </w:rPr>
                </w:rPrChange>
              </w:rPr>
            </w:pPr>
            <w:ins w:id="1917" w:author="Micah Freedman" w:date="2022-03-11T15:01:00Z">
              <w:r w:rsidRPr="00CB5C04">
                <w:rPr>
                  <w:rFonts w:ascii="Arial" w:hAnsi="Arial" w:cs="Arial"/>
                  <w:sz w:val="20"/>
                  <w:szCs w:val="20"/>
                  <w:rPrChange w:id="1918" w:author="Micah Freedman" w:date="2022-03-11T15:02:00Z">
                    <w:rPr>
                      <w:rFonts w:ascii="Helvetica" w:hAnsi="Helvetica"/>
                      <w:sz w:val="20"/>
                      <w:szCs w:val="20"/>
                    </w:rPr>
                  </w:rPrChange>
                </w:rPr>
                <w:t>8.87 ± 0.98</w:t>
              </w:r>
            </w:ins>
          </w:p>
        </w:tc>
        <w:tc>
          <w:tcPr>
            <w:tcW w:w="755" w:type="dxa"/>
            <w:vAlign w:val="center"/>
            <w:tcPrChange w:id="1919" w:author="Micah Freedman" w:date="2022-03-20T14:15:00Z">
              <w:tcPr>
                <w:tcW w:w="1455" w:type="dxa"/>
                <w:gridSpan w:val="3"/>
                <w:vAlign w:val="center"/>
              </w:tcPr>
            </w:tcPrChange>
          </w:tcPr>
          <w:p w14:paraId="63511326" w14:textId="77777777" w:rsidR="00CB5C04" w:rsidRPr="00CB5C04" w:rsidRDefault="00CB5C04" w:rsidP="00CB5C04">
            <w:pPr>
              <w:jc w:val="center"/>
              <w:rPr>
                <w:ins w:id="1920" w:author="Micah Freedman" w:date="2022-03-11T15:01:00Z"/>
                <w:rFonts w:ascii="Arial" w:hAnsi="Arial" w:cs="Arial"/>
                <w:sz w:val="20"/>
                <w:szCs w:val="20"/>
                <w:rPrChange w:id="1921" w:author="Micah Freedman" w:date="2022-03-11T15:02:00Z">
                  <w:rPr>
                    <w:ins w:id="1922" w:author="Micah Freedman" w:date="2022-03-11T15:01:00Z"/>
                    <w:rFonts w:ascii="Helvetica" w:hAnsi="Helvetica"/>
                    <w:sz w:val="20"/>
                    <w:szCs w:val="20"/>
                  </w:rPr>
                </w:rPrChange>
              </w:rPr>
            </w:pPr>
            <w:ins w:id="1923" w:author="Micah Freedman" w:date="2022-03-11T15:01:00Z">
              <w:r w:rsidRPr="00CB5C04">
                <w:rPr>
                  <w:rFonts w:ascii="Arial" w:hAnsi="Arial" w:cs="Arial"/>
                  <w:sz w:val="20"/>
                  <w:szCs w:val="20"/>
                  <w:rPrChange w:id="1924" w:author="Micah Freedman" w:date="2022-03-11T15:02:00Z">
                    <w:rPr>
                      <w:rFonts w:ascii="Helvetica" w:hAnsi="Helvetica"/>
                      <w:sz w:val="20"/>
                      <w:szCs w:val="20"/>
                    </w:rPr>
                  </w:rPrChange>
                </w:rPr>
                <w:t>51</w:t>
              </w:r>
            </w:ins>
          </w:p>
        </w:tc>
        <w:tc>
          <w:tcPr>
            <w:tcW w:w="1865" w:type="dxa"/>
            <w:gridSpan w:val="3"/>
            <w:vAlign w:val="center"/>
            <w:tcPrChange w:id="1925" w:author="Micah Freedman" w:date="2022-03-20T14:15:00Z">
              <w:tcPr>
                <w:tcW w:w="1654" w:type="dxa"/>
                <w:gridSpan w:val="2"/>
                <w:vAlign w:val="center"/>
              </w:tcPr>
            </w:tcPrChange>
          </w:tcPr>
          <w:p w14:paraId="38588CDF" w14:textId="77777777" w:rsidR="00CB5C04" w:rsidRPr="00CB5C04" w:rsidRDefault="00CB5C04" w:rsidP="00CB5C04">
            <w:pPr>
              <w:jc w:val="center"/>
              <w:rPr>
                <w:ins w:id="1926" w:author="Micah Freedman" w:date="2022-03-11T15:01:00Z"/>
                <w:rFonts w:ascii="Arial" w:hAnsi="Arial" w:cs="Arial"/>
                <w:sz w:val="20"/>
                <w:szCs w:val="20"/>
                <w:rPrChange w:id="1927" w:author="Micah Freedman" w:date="2022-03-11T15:02:00Z">
                  <w:rPr>
                    <w:ins w:id="1928" w:author="Micah Freedman" w:date="2022-03-11T15:01:00Z"/>
                    <w:rFonts w:ascii="Helvetica" w:hAnsi="Helvetica"/>
                    <w:sz w:val="20"/>
                    <w:szCs w:val="20"/>
                  </w:rPr>
                </w:rPrChange>
              </w:rPr>
            </w:pPr>
            <w:ins w:id="1929" w:author="Micah Freedman" w:date="2022-03-11T15:01:00Z">
              <w:r w:rsidRPr="00CB5C04">
                <w:rPr>
                  <w:rFonts w:ascii="Arial" w:hAnsi="Arial" w:cs="Arial"/>
                  <w:sz w:val="20"/>
                  <w:szCs w:val="20"/>
                  <w:rPrChange w:id="1930" w:author="Micah Freedman" w:date="2022-03-11T15:02:00Z">
                    <w:rPr>
                      <w:rFonts w:ascii="Helvetica" w:hAnsi="Helvetica"/>
                      <w:sz w:val="20"/>
                      <w:szCs w:val="20"/>
                    </w:rPr>
                  </w:rPrChange>
                </w:rPr>
                <w:t>11.62 ± 0.60</w:t>
              </w:r>
            </w:ins>
          </w:p>
        </w:tc>
      </w:tr>
      <w:tr w:rsidR="00CA16A4" w:rsidRPr="00E163DA" w14:paraId="1D03642D" w14:textId="77777777" w:rsidTr="00CA16A4">
        <w:trPr>
          <w:gridAfter w:val="1"/>
          <w:trHeight w:val="171"/>
          <w:ins w:id="1931" w:author="Micah Freedman" w:date="2022-03-11T15:01:00Z"/>
          <w:trPrChange w:id="1932" w:author="Micah Freedman" w:date="2022-03-20T14:15:00Z">
            <w:trPr>
              <w:gridAfter w:val="1"/>
              <w:trHeight w:val="171"/>
            </w:trPr>
          </w:trPrChange>
        </w:trPr>
        <w:tc>
          <w:tcPr>
            <w:tcW w:w="1718" w:type="dxa"/>
            <w:gridSpan w:val="2"/>
            <w:vMerge/>
            <w:vAlign w:val="center"/>
            <w:tcPrChange w:id="1933" w:author="Micah Freedman" w:date="2022-03-20T14:15:00Z">
              <w:tcPr>
                <w:tcW w:w="1869" w:type="dxa"/>
                <w:gridSpan w:val="2"/>
                <w:vMerge/>
                <w:vAlign w:val="center"/>
              </w:tcPr>
            </w:tcPrChange>
          </w:tcPr>
          <w:p w14:paraId="664A2728" w14:textId="77777777" w:rsidR="00CB5C04" w:rsidRPr="00CB5C04" w:rsidRDefault="00CB5C04" w:rsidP="00CB5C04">
            <w:pPr>
              <w:jc w:val="center"/>
              <w:rPr>
                <w:ins w:id="1934" w:author="Micah Freedman" w:date="2022-03-11T15:01:00Z"/>
                <w:rFonts w:ascii="Arial" w:hAnsi="Arial" w:cs="Arial"/>
                <w:i/>
                <w:iCs/>
                <w:sz w:val="20"/>
                <w:szCs w:val="20"/>
                <w:rPrChange w:id="1935" w:author="Micah Freedman" w:date="2022-03-11T15:02:00Z">
                  <w:rPr>
                    <w:ins w:id="1936" w:author="Micah Freedman" w:date="2022-03-11T15:01:00Z"/>
                    <w:rFonts w:ascii="Helvetica" w:hAnsi="Helvetica"/>
                    <w:i/>
                    <w:iCs/>
                    <w:sz w:val="20"/>
                    <w:szCs w:val="20"/>
                  </w:rPr>
                </w:rPrChange>
              </w:rPr>
            </w:pPr>
          </w:p>
        </w:tc>
        <w:tc>
          <w:tcPr>
            <w:tcW w:w="1235" w:type="dxa"/>
            <w:vAlign w:val="center"/>
            <w:tcPrChange w:id="1937" w:author="Micah Freedman" w:date="2022-03-20T14:15:00Z">
              <w:tcPr>
                <w:tcW w:w="1235" w:type="dxa"/>
                <w:vAlign w:val="center"/>
              </w:tcPr>
            </w:tcPrChange>
          </w:tcPr>
          <w:p w14:paraId="45CD07CA" w14:textId="77777777" w:rsidR="00CB5C04" w:rsidRPr="00CB5C04" w:rsidRDefault="00CB5C04" w:rsidP="00CB5C04">
            <w:pPr>
              <w:jc w:val="center"/>
              <w:rPr>
                <w:ins w:id="1938" w:author="Micah Freedman" w:date="2022-03-11T15:01:00Z"/>
                <w:rFonts w:ascii="Arial" w:hAnsi="Arial" w:cs="Arial"/>
                <w:sz w:val="20"/>
                <w:szCs w:val="20"/>
                <w:rPrChange w:id="1939" w:author="Micah Freedman" w:date="2022-03-11T15:02:00Z">
                  <w:rPr>
                    <w:ins w:id="1940" w:author="Micah Freedman" w:date="2022-03-11T15:01:00Z"/>
                    <w:rFonts w:ascii="Helvetica" w:hAnsi="Helvetica"/>
                    <w:sz w:val="20"/>
                    <w:szCs w:val="20"/>
                  </w:rPr>
                </w:rPrChange>
              </w:rPr>
            </w:pPr>
            <w:ins w:id="1941" w:author="Micah Freedman" w:date="2022-03-11T15:01:00Z">
              <w:r w:rsidRPr="00CB5C04">
                <w:rPr>
                  <w:rFonts w:ascii="Arial" w:hAnsi="Arial" w:cs="Arial"/>
                  <w:sz w:val="20"/>
                  <w:szCs w:val="20"/>
                  <w:rPrChange w:id="1942" w:author="Micah Freedman" w:date="2022-03-11T15:02:00Z">
                    <w:rPr>
                      <w:rFonts w:ascii="Helvetica" w:hAnsi="Helvetica"/>
                      <w:sz w:val="20"/>
                      <w:szCs w:val="20"/>
                    </w:rPr>
                  </w:rPrChange>
                </w:rPr>
                <w:t>GS</w:t>
              </w:r>
            </w:ins>
          </w:p>
        </w:tc>
        <w:tc>
          <w:tcPr>
            <w:tcW w:w="1415" w:type="dxa"/>
            <w:gridSpan w:val="2"/>
            <w:vAlign w:val="center"/>
            <w:tcPrChange w:id="1943" w:author="Micah Freedman" w:date="2022-03-20T14:15:00Z">
              <w:tcPr>
                <w:tcW w:w="1478" w:type="dxa"/>
                <w:gridSpan w:val="2"/>
                <w:vAlign w:val="center"/>
              </w:tcPr>
            </w:tcPrChange>
          </w:tcPr>
          <w:p w14:paraId="65B0BD8D" w14:textId="77777777" w:rsidR="00CB5C04" w:rsidRPr="00CB5C04" w:rsidRDefault="00CB5C04" w:rsidP="00CB5C04">
            <w:pPr>
              <w:jc w:val="center"/>
              <w:rPr>
                <w:ins w:id="1944" w:author="Micah Freedman" w:date="2022-03-11T15:01:00Z"/>
                <w:rFonts w:ascii="Arial" w:hAnsi="Arial" w:cs="Arial"/>
                <w:sz w:val="20"/>
                <w:szCs w:val="20"/>
                <w:rPrChange w:id="1945" w:author="Micah Freedman" w:date="2022-03-11T15:02:00Z">
                  <w:rPr>
                    <w:ins w:id="1946" w:author="Micah Freedman" w:date="2022-03-11T15:01:00Z"/>
                    <w:rFonts w:ascii="Helvetica" w:hAnsi="Helvetica"/>
                    <w:sz w:val="20"/>
                    <w:szCs w:val="20"/>
                  </w:rPr>
                </w:rPrChange>
              </w:rPr>
            </w:pPr>
            <w:ins w:id="1947" w:author="Micah Freedman" w:date="2022-03-11T15:01:00Z">
              <w:r w:rsidRPr="00CB5C04">
                <w:rPr>
                  <w:rFonts w:ascii="Arial" w:hAnsi="Arial" w:cs="Arial"/>
                  <w:sz w:val="20"/>
                  <w:szCs w:val="20"/>
                  <w:rPrChange w:id="1948" w:author="Micah Freedman" w:date="2022-03-11T15:02:00Z">
                    <w:rPr>
                      <w:rFonts w:ascii="Helvetica" w:hAnsi="Helvetica"/>
                      <w:sz w:val="20"/>
                      <w:szCs w:val="20"/>
                    </w:rPr>
                  </w:rPrChange>
                </w:rPr>
                <w:t>Dededo, Guam</w:t>
              </w:r>
            </w:ins>
          </w:p>
        </w:tc>
        <w:tc>
          <w:tcPr>
            <w:tcW w:w="890" w:type="dxa"/>
            <w:gridSpan w:val="2"/>
            <w:vAlign w:val="center"/>
            <w:tcPrChange w:id="1949" w:author="Micah Freedman" w:date="2022-03-20T14:15:00Z">
              <w:tcPr>
                <w:tcW w:w="942" w:type="dxa"/>
                <w:gridSpan w:val="2"/>
                <w:vAlign w:val="center"/>
              </w:tcPr>
            </w:tcPrChange>
          </w:tcPr>
          <w:p w14:paraId="4864BD03" w14:textId="77777777" w:rsidR="00CB5C04" w:rsidRPr="00CB5C04" w:rsidRDefault="00CB5C04" w:rsidP="00CB5C04">
            <w:pPr>
              <w:jc w:val="center"/>
              <w:rPr>
                <w:ins w:id="1950" w:author="Micah Freedman" w:date="2022-03-11T15:01:00Z"/>
                <w:rFonts w:ascii="Arial" w:hAnsi="Arial" w:cs="Arial"/>
                <w:sz w:val="20"/>
                <w:szCs w:val="20"/>
                <w:rPrChange w:id="1951" w:author="Micah Freedman" w:date="2022-03-11T15:02:00Z">
                  <w:rPr>
                    <w:ins w:id="1952" w:author="Micah Freedman" w:date="2022-03-11T15:01:00Z"/>
                    <w:rFonts w:ascii="Helvetica" w:hAnsi="Helvetica"/>
                    <w:sz w:val="20"/>
                    <w:szCs w:val="20"/>
                  </w:rPr>
                </w:rPrChange>
              </w:rPr>
            </w:pPr>
            <w:ins w:id="1953" w:author="Micah Freedman" w:date="2022-03-11T15:01:00Z">
              <w:r w:rsidRPr="00CB5C04">
                <w:rPr>
                  <w:rFonts w:ascii="Arial" w:hAnsi="Arial" w:cs="Arial"/>
                  <w:sz w:val="20"/>
                  <w:szCs w:val="20"/>
                  <w:rPrChange w:id="1954" w:author="Micah Freedman" w:date="2022-03-11T15:02:00Z">
                    <w:rPr>
                      <w:rFonts w:ascii="Helvetica" w:hAnsi="Helvetica"/>
                      <w:sz w:val="20"/>
                      <w:szCs w:val="20"/>
                    </w:rPr>
                  </w:rPrChange>
                </w:rPr>
                <w:t>2015</w:t>
              </w:r>
            </w:ins>
          </w:p>
        </w:tc>
        <w:tc>
          <w:tcPr>
            <w:tcW w:w="724" w:type="dxa"/>
            <w:gridSpan w:val="2"/>
            <w:vAlign w:val="center"/>
            <w:tcPrChange w:id="1955" w:author="Micah Freedman" w:date="2022-03-20T14:15:00Z">
              <w:tcPr>
                <w:tcW w:w="952" w:type="dxa"/>
                <w:gridSpan w:val="2"/>
                <w:vAlign w:val="center"/>
              </w:tcPr>
            </w:tcPrChange>
          </w:tcPr>
          <w:p w14:paraId="5BB4006B" w14:textId="77777777" w:rsidR="00CB5C04" w:rsidRPr="00CB5C04" w:rsidRDefault="00CB5C04" w:rsidP="00CB5C04">
            <w:pPr>
              <w:jc w:val="center"/>
              <w:rPr>
                <w:ins w:id="1956" w:author="Micah Freedman" w:date="2022-03-11T15:01:00Z"/>
                <w:rFonts w:ascii="Arial" w:hAnsi="Arial" w:cs="Arial"/>
                <w:sz w:val="20"/>
                <w:szCs w:val="20"/>
                <w:rPrChange w:id="1957" w:author="Micah Freedman" w:date="2022-03-11T15:02:00Z">
                  <w:rPr>
                    <w:ins w:id="1958" w:author="Micah Freedman" w:date="2022-03-11T15:01:00Z"/>
                    <w:rFonts w:ascii="Helvetica" w:hAnsi="Helvetica"/>
                    <w:sz w:val="20"/>
                    <w:szCs w:val="20"/>
                  </w:rPr>
                </w:rPrChange>
              </w:rPr>
            </w:pPr>
            <w:ins w:id="1959" w:author="Micah Freedman" w:date="2022-03-11T15:01:00Z">
              <w:r w:rsidRPr="00CB5C04">
                <w:rPr>
                  <w:rFonts w:ascii="Arial" w:hAnsi="Arial" w:cs="Arial"/>
                  <w:sz w:val="20"/>
                  <w:szCs w:val="20"/>
                  <w:rPrChange w:id="1960" w:author="Micah Freedman" w:date="2022-03-11T15:02:00Z">
                    <w:rPr>
                      <w:rFonts w:ascii="Helvetica" w:hAnsi="Helvetica"/>
                      <w:sz w:val="20"/>
                      <w:szCs w:val="20"/>
                    </w:rPr>
                  </w:rPrChange>
                </w:rPr>
                <w:t>4</w:t>
              </w:r>
            </w:ins>
          </w:p>
        </w:tc>
        <w:tc>
          <w:tcPr>
            <w:tcW w:w="1633" w:type="dxa"/>
            <w:gridSpan w:val="3"/>
            <w:vAlign w:val="center"/>
            <w:tcPrChange w:id="1961" w:author="Micah Freedman" w:date="2022-03-20T14:15:00Z">
              <w:tcPr>
                <w:tcW w:w="905" w:type="dxa"/>
                <w:gridSpan w:val="2"/>
                <w:vAlign w:val="center"/>
              </w:tcPr>
            </w:tcPrChange>
          </w:tcPr>
          <w:p w14:paraId="2380EB07" w14:textId="77777777" w:rsidR="00CB5C04" w:rsidRPr="00CB5C04" w:rsidRDefault="00CB5C04" w:rsidP="00CB5C04">
            <w:pPr>
              <w:jc w:val="center"/>
              <w:rPr>
                <w:ins w:id="1962" w:author="Micah Freedman" w:date="2022-03-11T15:01:00Z"/>
                <w:rFonts w:ascii="Arial" w:hAnsi="Arial" w:cs="Arial"/>
                <w:sz w:val="20"/>
                <w:szCs w:val="20"/>
                <w:rPrChange w:id="1963" w:author="Micah Freedman" w:date="2022-03-11T15:02:00Z">
                  <w:rPr>
                    <w:ins w:id="1964" w:author="Micah Freedman" w:date="2022-03-11T15:01:00Z"/>
                    <w:rFonts w:ascii="Helvetica" w:hAnsi="Helvetica"/>
                    <w:sz w:val="20"/>
                    <w:szCs w:val="20"/>
                  </w:rPr>
                </w:rPrChange>
              </w:rPr>
            </w:pPr>
            <w:ins w:id="1965" w:author="Micah Freedman" w:date="2022-03-11T15:01:00Z">
              <w:r w:rsidRPr="00CB5C04">
                <w:rPr>
                  <w:rFonts w:ascii="Arial" w:hAnsi="Arial" w:cs="Arial"/>
                  <w:sz w:val="20"/>
                  <w:szCs w:val="20"/>
                  <w:rPrChange w:id="1966" w:author="Micah Freedman" w:date="2022-03-11T15:02:00Z">
                    <w:rPr>
                      <w:rFonts w:ascii="Helvetica" w:hAnsi="Helvetica"/>
                      <w:sz w:val="20"/>
                      <w:szCs w:val="20"/>
                    </w:rPr>
                  </w:rPrChange>
                </w:rPr>
                <w:t>7.23 ± 1.25</w:t>
              </w:r>
            </w:ins>
          </w:p>
        </w:tc>
        <w:tc>
          <w:tcPr>
            <w:tcW w:w="755" w:type="dxa"/>
            <w:vAlign w:val="center"/>
            <w:tcPrChange w:id="1967" w:author="Micah Freedman" w:date="2022-03-20T14:15:00Z">
              <w:tcPr>
                <w:tcW w:w="1455" w:type="dxa"/>
                <w:gridSpan w:val="3"/>
                <w:vAlign w:val="center"/>
              </w:tcPr>
            </w:tcPrChange>
          </w:tcPr>
          <w:p w14:paraId="23C54370" w14:textId="77777777" w:rsidR="00CB5C04" w:rsidRPr="00CB5C04" w:rsidRDefault="00CB5C04" w:rsidP="00CB5C04">
            <w:pPr>
              <w:jc w:val="center"/>
              <w:rPr>
                <w:ins w:id="1968" w:author="Micah Freedman" w:date="2022-03-11T15:01:00Z"/>
                <w:rFonts w:ascii="Arial" w:hAnsi="Arial" w:cs="Arial"/>
                <w:sz w:val="20"/>
                <w:szCs w:val="20"/>
                <w:rPrChange w:id="1969" w:author="Micah Freedman" w:date="2022-03-11T15:02:00Z">
                  <w:rPr>
                    <w:ins w:id="1970" w:author="Micah Freedman" w:date="2022-03-11T15:01:00Z"/>
                    <w:rFonts w:ascii="Helvetica" w:hAnsi="Helvetica"/>
                    <w:sz w:val="20"/>
                    <w:szCs w:val="20"/>
                  </w:rPr>
                </w:rPrChange>
              </w:rPr>
            </w:pPr>
            <w:ins w:id="1971" w:author="Micah Freedman" w:date="2022-03-11T15:01:00Z">
              <w:r w:rsidRPr="00CB5C04">
                <w:rPr>
                  <w:rFonts w:ascii="Arial" w:hAnsi="Arial" w:cs="Arial"/>
                  <w:sz w:val="20"/>
                  <w:szCs w:val="20"/>
                  <w:rPrChange w:id="1972" w:author="Micah Freedman" w:date="2022-03-11T15:02:00Z">
                    <w:rPr>
                      <w:rFonts w:ascii="Helvetica" w:hAnsi="Helvetica"/>
                      <w:sz w:val="20"/>
                      <w:szCs w:val="20"/>
                    </w:rPr>
                  </w:rPrChange>
                </w:rPr>
                <w:t>13</w:t>
              </w:r>
            </w:ins>
          </w:p>
        </w:tc>
        <w:tc>
          <w:tcPr>
            <w:tcW w:w="1865" w:type="dxa"/>
            <w:gridSpan w:val="3"/>
            <w:vAlign w:val="center"/>
            <w:tcPrChange w:id="1973" w:author="Micah Freedman" w:date="2022-03-20T14:15:00Z">
              <w:tcPr>
                <w:tcW w:w="1654" w:type="dxa"/>
                <w:gridSpan w:val="2"/>
                <w:vAlign w:val="center"/>
              </w:tcPr>
            </w:tcPrChange>
          </w:tcPr>
          <w:p w14:paraId="61B8D5A2" w14:textId="77777777" w:rsidR="00CB5C04" w:rsidRPr="00CB5C04" w:rsidRDefault="00CB5C04" w:rsidP="00CB5C04">
            <w:pPr>
              <w:jc w:val="center"/>
              <w:rPr>
                <w:ins w:id="1974" w:author="Micah Freedman" w:date="2022-03-11T15:01:00Z"/>
                <w:rFonts w:ascii="Arial" w:hAnsi="Arial" w:cs="Arial"/>
                <w:sz w:val="20"/>
                <w:szCs w:val="20"/>
                <w:rPrChange w:id="1975" w:author="Micah Freedman" w:date="2022-03-11T15:02:00Z">
                  <w:rPr>
                    <w:ins w:id="1976" w:author="Micah Freedman" w:date="2022-03-11T15:01:00Z"/>
                    <w:rFonts w:ascii="Helvetica" w:hAnsi="Helvetica"/>
                    <w:sz w:val="20"/>
                    <w:szCs w:val="20"/>
                  </w:rPr>
                </w:rPrChange>
              </w:rPr>
            </w:pPr>
            <w:ins w:id="1977" w:author="Micah Freedman" w:date="2022-03-11T15:01:00Z">
              <w:r w:rsidRPr="00CB5C04">
                <w:rPr>
                  <w:rFonts w:ascii="Arial" w:hAnsi="Arial" w:cs="Arial"/>
                  <w:sz w:val="20"/>
                  <w:szCs w:val="20"/>
                  <w:rPrChange w:id="1978" w:author="Micah Freedman" w:date="2022-03-11T15:02:00Z">
                    <w:rPr>
                      <w:rFonts w:ascii="Helvetica" w:hAnsi="Helvetica"/>
                      <w:sz w:val="20"/>
                      <w:szCs w:val="20"/>
                    </w:rPr>
                  </w:rPrChange>
                </w:rPr>
                <w:t>11.34 ± 1.15</w:t>
              </w:r>
            </w:ins>
          </w:p>
        </w:tc>
      </w:tr>
      <w:tr w:rsidR="00CA16A4" w:rsidRPr="00E163DA" w14:paraId="59494BAA" w14:textId="77777777" w:rsidTr="00CA16A4">
        <w:trPr>
          <w:gridAfter w:val="1"/>
          <w:trHeight w:val="171"/>
          <w:ins w:id="1979" w:author="Micah Freedman" w:date="2022-03-11T15:01:00Z"/>
          <w:trPrChange w:id="1980" w:author="Micah Freedman" w:date="2022-03-20T14:15:00Z">
            <w:trPr>
              <w:gridAfter w:val="1"/>
              <w:trHeight w:val="171"/>
            </w:trPr>
          </w:trPrChange>
        </w:trPr>
        <w:tc>
          <w:tcPr>
            <w:tcW w:w="1718" w:type="dxa"/>
            <w:gridSpan w:val="2"/>
            <w:vMerge/>
            <w:vAlign w:val="center"/>
            <w:tcPrChange w:id="1981" w:author="Micah Freedman" w:date="2022-03-20T14:15:00Z">
              <w:tcPr>
                <w:tcW w:w="1869" w:type="dxa"/>
                <w:gridSpan w:val="2"/>
                <w:vMerge/>
                <w:vAlign w:val="center"/>
              </w:tcPr>
            </w:tcPrChange>
          </w:tcPr>
          <w:p w14:paraId="1942013F" w14:textId="77777777" w:rsidR="00CB5C04" w:rsidRPr="00CB5C04" w:rsidRDefault="00CB5C04" w:rsidP="00CB5C04">
            <w:pPr>
              <w:jc w:val="center"/>
              <w:rPr>
                <w:ins w:id="1982" w:author="Micah Freedman" w:date="2022-03-11T15:01:00Z"/>
                <w:rFonts w:ascii="Arial" w:hAnsi="Arial" w:cs="Arial"/>
                <w:sz w:val="20"/>
                <w:szCs w:val="20"/>
                <w:rPrChange w:id="1983" w:author="Micah Freedman" w:date="2022-03-11T15:02:00Z">
                  <w:rPr>
                    <w:ins w:id="1984" w:author="Micah Freedman" w:date="2022-03-11T15:01:00Z"/>
                    <w:rFonts w:ascii="Helvetica" w:hAnsi="Helvetica"/>
                    <w:sz w:val="20"/>
                    <w:szCs w:val="20"/>
                  </w:rPr>
                </w:rPrChange>
              </w:rPr>
            </w:pPr>
          </w:p>
        </w:tc>
        <w:tc>
          <w:tcPr>
            <w:tcW w:w="1235" w:type="dxa"/>
            <w:vAlign w:val="center"/>
            <w:tcPrChange w:id="1985" w:author="Micah Freedman" w:date="2022-03-20T14:15:00Z">
              <w:tcPr>
                <w:tcW w:w="1235" w:type="dxa"/>
                <w:vAlign w:val="center"/>
              </w:tcPr>
            </w:tcPrChange>
          </w:tcPr>
          <w:p w14:paraId="1436821D" w14:textId="77777777" w:rsidR="00CB5C04" w:rsidRPr="00CB5C04" w:rsidRDefault="00CB5C04" w:rsidP="00CB5C04">
            <w:pPr>
              <w:jc w:val="center"/>
              <w:rPr>
                <w:ins w:id="1986" w:author="Micah Freedman" w:date="2022-03-11T15:01:00Z"/>
                <w:rFonts w:ascii="Arial" w:hAnsi="Arial" w:cs="Arial"/>
                <w:sz w:val="20"/>
                <w:szCs w:val="20"/>
                <w:rPrChange w:id="1987" w:author="Micah Freedman" w:date="2022-03-11T15:02:00Z">
                  <w:rPr>
                    <w:ins w:id="1988" w:author="Micah Freedman" w:date="2022-03-11T15:01:00Z"/>
                    <w:rFonts w:ascii="Helvetica" w:hAnsi="Helvetica"/>
                    <w:sz w:val="20"/>
                    <w:szCs w:val="20"/>
                  </w:rPr>
                </w:rPrChange>
              </w:rPr>
            </w:pPr>
            <w:ins w:id="1989" w:author="Micah Freedman" w:date="2022-03-11T15:01:00Z">
              <w:r w:rsidRPr="00CB5C04">
                <w:rPr>
                  <w:rFonts w:ascii="Arial" w:hAnsi="Arial" w:cs="Arial"/>
                  <w:sz w:val="20"/>
                  <w:szCs w:val="20"/>
                  <w:rPrChange w:id="1990" w:author="Micah Freedman" w:date="2022-03-11T15:02:00Z">
                    <w:rPr>
                      <w:rFonts w:ascii="Helvetica" w:hAnsi="Helvetica"/>
                      <w:sz w:val="20"/>
                      <w:szCs w:val="20"/>
                    </w:rPr>
                  </w:rPrChange>
                </w:rPr>
                <w:t>R</w:t>
              </w:r>
            </w:ins>
          </w:p>
        </w:tc>
        <w:tc>
          <w:tcPr>
            <w:tcW w:w="1415" w:type="dxa"/>
            <w:gridSpan w:val="2"/>
            <w:vAlign w:val="center"/>
            <w:tcPrChange w:id="1991" w:author="Micah Freedman" w:date="2022-03-20T14:15:00Z">
              <w:tcPr>
                <w:tcW w:w="1478" w:type="dxa"/>
                <w:gridSpan w:val="2"/>
                <w:vAlign w:val="center"/>
              </w:tcPr>
            </w:tcPrChange>
          </w:tcPr>
          <w:p w14:paraId="0A2A5D2B" w14:textId="77777777" w:rsidR="00CB5C04" w:rsidRPr="00CB5C04" w:rsidRDefault="00CB5C04" w:rsidP="00CB5C04">
            <w:pPr>
              <w:jc w:val="center"/>
              <w:rPr>
                <w:ins w:id="1992" w:author="Micah Freedman" w:date="2022-03-11T15:01:00Z"/>
                <w:rFonts w:ascii="Arial" w:hAnsi="Arial" w:cs="Arial"/>
                <w:sz w:val="20"/>
                <w:szCs w:val="20"/>
                <w:rPrChange w:id="1993" w:author="Micah Freedman" w:date="2022-03-11T15:02:00Z">
                  <w:rPr>
                    <w:ins w:id="1994" w:author="Micah Freedman" w:date="2022-03-11T15:01:00Z"/>
                    <w:rFonts w:ascii="Helvetica" w:hAnsi="Helvetica"/>
                    <w:sz w:val="20"/>
                    <w:szCs w:val="20"/>
                  </w:rPr>
                </w:rPrChange>
              </w:rPr>
            </w:pPr>
            <w:proofErr w:type="spellStart"/>
            <w:ins w:id="1995" w:author="Micah Freedman" w:date="2022-03-11T15:01:00Z">
              <w:r w:rsidRPr="00CB5C04">
                <w:rPr>
                  <w:rFonts w:ascii="Arial" w:hAnsi="Arial" w:cs="Arial"/>
                  <w:sz w:val="20"/>
                  <w:szCs w:val="20"/>
                  <w:rPrChange w:id="1996" w:author="Micah Freedman" w:date="2022-03-11T15:02:00Z">
                    <w:rPr>
                      <w:rFonts w:ascii="Helvetica" w:hAnsi="Helvetica"/>
                      <w:sz w:val="20"/>
                      <w:szCs w:val="20"/>
                    </w:rPr>
                  </w:rPrChange>
                </w:rPr>
                <w:t>Songsong</w:t>
              </w:r>
              <w:proofErr w:type="spellEnd"/>
              <w:r w:rsidRPr="00CB5C04">
                <w:rPr>
                  <w:rFonts w:ascii="Arial" w:hAnsi="Arial" w:cs="Arial"/>
                  <w:sz w:val="20"/>
                  <w:szCs w:val="20"/>
                  <w:rPrChange w:id="1997" w:author="Micah Freedman" w:date="2022-03-11T15:02:00Z">
                    <w:rPr>
                      <w:rFonts w:ascii="Helvetica" w:hAnsi="Helvetica"/>
                      <w:sz w:val="20"/>
                      <w:szCs w:val="20"/>
                    </w:rPr>
                  </w:rPrChange>
                </w:rPr>
                <w:t>, Rota</w:t>
              </w:r>
            </w:ins>
          </w:p>
        </w:tc>
        <w:tc>
          <w:tcPr>
            <w:tcW w:w="890" w:type="dxa"/>
            <w:gridSpan w:val="2"/>
            <w:vAlign w:val="center"/>
            <w:tcPrChange w:id="1998" w:author="Micah Freedman" w:date="2022-03-20T14:15:00Z">
              <w:tcPr>
                <w:tcW w:w="942" w:type="dxa"/>
                <w:gridSpan w:val="2"/>
                <w:vAlign w:val="center"/>
              </w:tcPr>
            </w:tcPrChange>
          </w:tcPr>
          <w:p w14:paraId="1644EACE" w14:textId="77777777" w:rsidR="00CB5C04" w:rsidRPr="00CB5C04" w:rsidRDefault="00CB5C04" w:rsidP="00CB5C04">
            <w:pPr>
              <w:jc w:val="center"/>
              <w:rPr>
                <w:ins w:id="1999" w:author="Micah Freedman" w:date="2022-03-11T15:01:00Z"/>
                <w:rFonts w:ascii="Arial" w:hAnsi="Arial" w:cs="Arial"/>
                <w:sz w:val="20"/>
                <w:szCs w:val="20"/>
                <w:rPrChange w:id="2000" w:author="Micah Freedman" w:date="2022-03-11T15:02:00Z">
                  <w:rPr>
                    <w:ins w:id="2001" w:author="Micah Freedman" w:date="2022-03-11T15:01:00Z"/>
                    <w:rFonts w:ascii="Helvetica" w:hAnsi="Helvetica"/>
                    <w:sz w:val="20"/>
                    <w:szCs w:val="20"/>
                  </w:rPr>
                </w:rPrChange>
              </w:rPr>
            </w:pPr>
            <w:ins w:id="2002" w:author="Micah Freedman" w:date="2022-03-11T15:01:00Z">
              <w:r w:rsidRPr="00CB5C04">
                <w:rPr>
                  <w:rFonts w:ascii="Arial" w:hAnsi="Arial" w:cs="Arial"/>
                  <w:sz w:val="20"/>
                  <w:szCs w:val="20"/>
                  <w:rPrChange w:id="2003" w:author="Micah Freedman" w:date="2022-03-11T15:02:00Z">
                    <w:rPr>
                      <w:rFonts w:ascii="Helvetica" w:hAnsi="Helvetica"/>
                      <w:sz w:val="20"/>
                      <w:szCs w:val="20"/>
                    </w:rPr>
                  </w:rPrChange>
                </w:rPr>
                <w:t>2015</w:t>
              </w:r>
            </w:ins>
          </w:p>
        </w:tc>
        <w:tc>
          <w:tcPr>
            <w:tcW w:w="724" w:type="dxa"/>
            <w:gridSpan w:val="2"/>
            <w:vAlign w:val="center"/>
            <w:tcPrChange w:id="2004" w:author="Micah Freedman" w:date="2022-03-20T14:15:00Z">
              <w:tcPr>
                <w:tcW w:w="952" w:type="dxa"/>
                <w:gridSpan w:val="2"/>
                <w:vAlign w:val="center"/>
              </w:tcPr>
            </w:tcPrChange>
          </w:tcPr>
          <w:p w14:paraId="6CF08C71" w14:textId="77777777" w:rsidR="00CB5C04" w:rsidRPr="00CB5C04" w:rsidRDefault="00CB5C04" w:rsidP="00CB5C04">
            <w:pPr>
              <w:jc w:val="center"/>
              <w:rPr>
                <w:ins w:id="2005" w:author="Micah Freedman" w:date="2022-03-11T15:01:00Z"/>
                <w:rFonts w:ascii="Arial" w:hAnsi="Arial" w:cs="Arial"/>
                <w:sz w:val="20"/>
                <w:szCs w:val="20"/>
                <w:rPrChange w:id="2006" w:author="Micah Freedman" w:date="2022-03-11T15:02:00Z">
                  <w:rPr>
                    <w:ins w:id="2007" w:author="Micah Freedman" w:date="2022-03-11T15:01:00Z"/>
                    <w:rFonts w:ascii="Helvetica" w:hAnsi="Helvetica"/>
                    <w:sz w:val="20"/>
                    <w:szCs w:val="20"/>
                  </w:rPr>
                </w:rPrChange>
              </w:rPr>
            </w:pPr>
            <w:ins w:id="2008" w:author="Micah Freedman" w:date="2022-03-11T15:01:00Z">
              <w:r w:rsidRPr="00CB5C04">
                <w:rPr>
                  <w:rFonts w:ascii="Arial" w:hAnsi="Arial" w:cs="Arial"/>
                  <w:sz w:val="20"/>
                  <w:szCs w:val="20"/>
                  <w:rPrChange w:id="2009" w:author="Micah Freedman" w:date="2022-03-11T15:02:00Z">
                    <w:rPr>
                      <w:rFonts w:ascii="Helvetica" w:hAnsi="Helvetica"/>
                      <w:sz w:val="20"/>
                      <w:szCs w:val="20"/>
                    </w:rPr>
                  </w:rPrChange>
                </w:rPr>
                <w:t>8</w:t>
              </w:r>
            </w:ins>
          </w:p>
        </w:tc>
        <w:tc>
          <w:tcPr>
            <w:tcW w:w="1633" w:type="dxa"/>
            <w:gridSpan w:val="3"/>
            <w:vAlign w:val="center"/>
            <w:tcPrChange w:id="2010" w:author="Micah Freedman" w:date="2022-03-20T14:15:00Z">
              <w:tcPr>
                <w:tcW w:w="905" w:type="dxa"/>
                <w:gridSpan w:val="2"/>
                <w:vAlign w:val="center"/>
              </w:tcPr>
            </w:tcPrChange>
          </w:tcPr>
          <w:p w14:paraId="6348C050" w14:textId="77777777" w:rsidR="00CB5C04" w:rsidRPr="00CB5C04" w:rsidRDefault="00CB5C04" w:rsidP="00CB5C04">
            <w:pPr>
              <w:jc w:val="center"/>
              <w:rPr>
                <w:ins w:id="2011" w:author="Micah Freedman" w:date="2022-03-11T15:01:00Z"/>
                <w:rFonts w:ascii="Arial" w:hAnsi="Arial" w:cs="Arial"/>
                <w:sz w:val="20"/>
                <w:szCs w:val="20"/>
                <w:rPrChange w:id="2012" w:author="Micah Freedman" w:date="2022-03-11T15:02:00Z">
                  <w:rPr>
                    <w:ins w:id="2013" w:author="Micah Freedman" w:date="2022-03-11T15:01:00Z"/>
                    <w:rFonts w:ascii="Helvetica" w:hAnsi="Helvetica"/>
                    <w:sz w:val="20"/>
                    <w:szCs w:val="20"/>
                  </w:rPr>
                </w:rPrChange>
              </w:rPr>
            </w:pPr>
            <w:ins w:id="2014" w:author="Micah Freedman" w:date="2022-03-11T15:01:00Z">
              <w:r w:rsidRPr="00CB5C04">
                <w:rPr>
                  <w:rFonts w:ascii="Arial" w:hAnsi="Arial" w:cs="Arial"/>
                  <w:sz w:val="20"/>
                  <w:szCs w:val="20"/>
                  <w:rPrChange w:id="2015" w:author="Micah Freedman" w:date="2022-03-11T15:02:00Z">
                    <w:rPr>
                      <w:rFonts w:ascii="Helvetica" w:hAnsi="Helvetica"/>
                      <w:sz w:val="20"/>
                      <w:szCs w:val="20"/>
                    </w:rPr>
                  </w:rPrChange>
                </w:rPr>
                <w:t>9.42 ± 1.25</w:t>
              </w:r>
            </w:ins>
          </w:p>
        </w:tc>
        <w:tc>
          <w:tcPr>
            <w:tcW w:w="755" w:type="dxa"/>
            <w:vAlign w:val="center"/>
            <w:tcPrChange w:id="2016" w:author="Micah Freedman" w:date="2022-03-20T14:15:00Z">
              <w:tcPr>
                <w:tcW w:w="1455" w:type="dxa"/>
                <w:gridSpan w:val="3"/>
                <w:vAlign w:val="center"/>
              </w:tcPr>
            </w:tcPrChange>
          </w:tcPr>
          <w:p w14:paraId="7906A13D" w14:textId="77777777" w:rsidR="00CB5C04" w:rsidRPr="00CB5C04" w:rsidRDefault="00CB5C04" w:rsidP="00CB5C04">
            <w:pPr>
              <w:jc w:val="center"/>
              <w:rPr>
                <w:ins w:id="2017" w:author="Micah Freedman" w:date="2022-03-11T15:01:00Z"/>
                <w:rFonts w:ascii="Arial" w:hAnsi="Arial" w:cs="Arial"/>
                <w:sz w:val="20"/>
                <w:szCs w:val="20"/>
                <w:rPrChange w:id="2018" w:author="Micah Freedman" w:date="2022-03-11T15:02:00Z">
                  <w:rPr>
                    <w:ins w:id="2019" w:author="Micah Freedman" w:date="2022-03-11T15:01:00Z"/>
                    <w:rFonts w:ascii="Helvetica" w:hAnsi="Helvetica"/>
                    <w:sz w:val="20"/>
                    <w:szCs w:val="20"/>
                  </w:rPr>
                </w:rPrChange>
              </w:rPr>
            </w:pPr>
            <w:ins w:id="2020" w:author="Micah Freedman" w:date="2022-03-11T15:01:00Z">
              <w:r w:rsidRPr="00CB5C04">
                <w:rPr>
                  <w:rFonts w:ascii="Arial" w:hAnsi="Arial" w:cs="Arial"/>
                  <w:sz w:val="20"/>
                  <w:szCs w:val="20"/>
                  <w:rPrChange w:id="2021" w:author="Micah Freedman" w:date="2022-03-11T15:02:00Z">
                    <w:rPr>
                      <w:rFonts w:ascii="Helvetica" w:hAnsi="Helvetica"/>
                      <w:sz w:val="20"/>
                      <w:szCs w:val="20"/>
                    </w:rPr>
                  </w:rPrChange>
                </w:rPr>
                <w:t>19</w:t>
              </w:r>
            </w:ins>
          </w:p>
        </w:tc>
        <w:tc>
          <w:tcPr>
            <w:tcW w:w="1865" w:type="dxa"/>
            <w:gridSpan w:val="3"/>
            <w:vAlign w:val="center"/>
            <w:tcPrChange w:id="2022" w:author="Micah Freedman" w:date="2022-03-20T14:15:00Z">
              <w:tcPr>
                <w:tcW w:w="1654" w:type="dxa"/>
                <w:gridSpan w:val="2"/>
                <w:vAlign w:val="center"/>
              </w:tcPr>
            </w:tcPrChange>
          </w:tcPr>
          <w:p w14:paraId="0E649BBF" w14:textId="77777777" w:rsidR="00CB5C04" w:rsidRPr="00CB5C04" w:rsidRDefault="00CB5C04" w:rsidP="00CB5C04">
            <w:pPr>
              <w:jc w:val="center"/>
              <w:rPr>
                <w:ins w:id="2023" w:author="Micah Freedman" w:date="2022-03-11T15:01:00Z"/>
                <w:rFonts w:ascii="Arial" w:hAnsi="Arial" w:cs="Arial"/>
                <w:sz w:val="20"/>
                <w:szCs w:val="20"/>
                <w:rPrChange w:id="2024" w:author="Micah Freedman" w:date="2022-03-11T15:02:00Z">
                  <w:rPr>
                    <w:ins w:id="2025" w:author="Micah Freedman" w:date="2022-03-11T15:01:00Z"/>
                    <w:rFonts w:ascii="Helvetica" w:hAnsi="Helvetica"/>
                    <w:sz w:val="20"/>
                    <w:szCs w:val="20"/>
                  </w:rPr>
                </w:rPrChange>
              </w:rPr>
            </w:pPr>
            <w:ins w:id="2026" w:author="Micah Freedman" w:date="2022-03-11T15:01:00Z">
              <w:r w:rsidRPr="00CB5C04">
                <w:rPr>
                  <w:rFonts w:ascii="Arial" w:hAnsi="Arial" w:cs="Arial"/>
                  <w:sz w:val="20"/>
                  <w:szCs w:val="20"/>
                  <w:rPrChange w:id="2027" w:author="Micah Freedman" w:date="2022-03-11T15:02:00Z">
                    <w:rPr>
                      <w:rFonts w:ascii="Helvetica" w:hAnsi="Helvetica"/>
                      <w:sz w:val="20"/>
                      <w:szCs w:val="20"/>
                    </w:rPr>
                  </w:rPrChange>
                </w:rPr>
                <w:t>14.20 ± 1.42</w:t>
              </w:r>
            </w:ins>
          </w:p>
        </w:tc>
      </w:tr>
      <w:tr w:rsidR="00CA16A4" w:rsidRPr="00E163DA" w14:paraId="30F03519" w14:textId="77777777" w:rsidTr="00CA16A4">
        <w:trPr>
          <w:gridAfter w:val="1"/>
          <w:trHeight w:val="171"/>
          <w:ins w:id="2028" w:author="Micah Freedman" w:date="2022-03-11T15:01:00Z"/>
          <w:trPrChange w:id="2029" w:author="Micah Freedman" w:date="2022-03-20T14:15:00Z">
            <w:trPr>
              <w:gridAfter w:val="1"/>
              <w:trHeight w:val="171"/>
            </w:trPr>
          </w:trPrChange>
        </w:trPr>
        <w:tc>
          <w:tcPr>
            <w:tcW w:w="1718" w:type="dxa"/>
            <w:gridSpan w:val="2"/>
            <w:vMerge w:val="restart"/>
            <w:vAlign w:val="center"/>
            <w:tcPrChange w:id="2030" w:author="Micah Freedman" w:date="2022-03-20T14:15:00Z">
              <w:tcPr>
                <w:tcW w:w="1869" w:type="dxa"/>
                <w:gridSpan w:val="2"/>
                <w:vMerge w:val="restart"/>
                <w:vAlign w:val="center"/>
              </w:tcPr>
            </w:tcPrChange>
          </w:tcPr>
          <w:p w14:paraId="54BAE218" w14:textId="77777777" w:rsidR="00CB5C04" w:rsidRPr="00CB5C04" w:rsidRDefault="00CB5C04" w:rsidP="00CB5C04">
            <w:pPr>
              <w:jc w:val="center"/>
              <w:rPr>
                <w:ins w:id="2031" w:author="Micah Freedman" w:date="2022-03-11T15:01:00Z"/>
                <w:rFonts w:ascii="Arial" w:hAnsi="Arial" w:cs="Arial"/>
                <w:i/>
                <w:iCs/>
                <w:sz w:val="20"/>
                <w:szCs w:val="20"/>
                <w:rPrChange w:id="2032" w:author="Micah Freedman" w:date="2022-03-11T15:02:00Z">
                  <w:rPr>
                    <w:ins w:id="2033" w:author="Micah Freedman" w:date="2022-03-11T15:01:00Z"/>
                    <w:rFonts w:ascii="Helvetica" w:hAnsi="Helvetica"/>
                    <w:i/>
                    <w:iCs/>
                    <w:sz w:val="20"/>
                    <w:szCs w:val="20"/>
                  </w:rPr>
                </w:rPrChange>
              </w:rPr>
            </w:pPr>
            <w:ins w:id="2034" w:author="Micah Freedman" w:date="2022-03-11T15:01:00Z">
              <w:r w:rsidRPr="00CB5C04">
                <w:rPr>
                  <w:rFonts w:ascii="Arial" w:hAnsi="Arial" w:cs="Arial"/>
                  <w:i/>
                  <w:iCs/>
                  <w:sz w:val="20"/>
                  <w:szCs w:val="20"/>
                  <w:rPrChange w:id="2035" w:author="Micah Freedman" w:date="2022-03-11T15:02:00Z">
                    <w:rPr>
                      <w:rFonts w:ascii="Helvetica" w:hAnsi="Helvetica"/>
                      <w:i/>
                      <w:iCs/>
                      <w:sz w:val="20"/>
                      <w:szCs w:val="20"/>
                    </w:rPr>
                  </w:rPrChange>
                </w:rPr>
                <w:t>A. incarnata</w:t>
              </w:r>
            </w:ins>
          </w:p>
          <w:p w14:paraId="20808B36" w14:textId="77777777" w:rsidR="00CB5C04" w:rsidRPr="00CB5C04" w:rsidRDefault="00CB5C04" w:rsidP="00CB5C04">
            <w:pPr>
              <w:jc w:val="center"/>
              <w:rPr>
                <w:ins w:id="2036" w:author="Micah Freedman" w:date="2022-03-11T15:01:00Z"/>
                <w:rFonts w:ascii="Arial" w:hAnsi="Arial" w:cs="Arial"/>
                <w:sz w:val="20"/>
                <w:szCs w:val="20"/>
                <w:rPrChange w:id="2037" w:author="Micah Freedman" w:date="2022-03-11T15:02:00Z">
                  <w:rPr>
                    <w:ins w:id="2038" w:author="Micah Freedman" w:date="2022-03-11T15:01:00Z"/>
                    <w:rFonts w:ascii="Helvetica" w:hAnsi="Helvetica"/>
                    <w:sz w:val="20"/>
                    <w:szCs w:val="20"/>
                  </w:rPr>
                </w:rPrChange>
              </w:rPr>
            </w:pPr>
            <w:ins w:id="2039" w:author="Micah Freedman" w:date="2022-03-11T15:01:00Z">
              <w:r w:rsidRPr="00CB5C04">
                <w:rPr>
                  <w:rFonts w:ascii="Arial" w:hAnsi="Arial" w:cs="Arial"/>
                  <w:sz w:val="20"/>
                  <w:szCs w:val="20"/>
                  <w:rPrChange w:id="2040" w:author="Micah Freedman" w:date="2022-03-11T15:02:00Z">
                    <w:rPr>
                      <w:rFonts w:ascii="Helvetica" w:hAnsi="Helvetica"/>
                      <w:sz w:val="20"/>
                      <w:szCs w:val="20"/>
                    </w:rPr>
                  </w:rPrChange>
                </w:rPr>
                <w:t>(Eastern North America)</w:t>
              </w:r>
            </w:ins>
          </w:p>
        </w:tc>
        <w:tc>
          <w:tcPr>
            <w:tcW w:w="1235" w:type="dxa"/>
            <w:vAlign w:val="center"/>
            <w:tcPrChange w:id="2041" w:author="Micah Freedman" w:date="2022-03-20T14:15:00Z">
              <w:tcPr>
                <w:tcW w:w="1235" w:type="dxa"/>
                <w:vAlign w:val="center"/>
              </w:tcPr>
            </w:tcPrChange>
          </w:tcPr>
          <w:p w14:paraId="7E695DF2" w14:textId="77777777" w:rsidR="00CB5C04" w:rsidRPr="00CB5C04" w:rsidRDefault="00CB5C04" w:rsidP="00CB5C04">
            <w:pPr>
              <w:jc w:val="center"/>
              <w:rPr>
                <w:ins w:id="2042" w:author="Micah Freedman" w:date="2022-03-11T15:01:00Z"/>
                <w:rFonts w:ascii="Arial" w:hAnsi="Arial" w:cs="Arial"/>
                <w:sz w:val="20"/>
                <w:szCs w:val="20"/>
                <w:rPrChange w:id="2043" w:author="Micah Freedman" w:date="2022-03-11T15:02:00Z">
                  <w:rPr>
                    <w:ins w:id="2044" w:author="Micah Freedman" w:date="2022-03-11T15:01:00Z"/>
                    <w:rFonts w:ascii="Helvetica" w:hAnsi="Helvetica"/>
                    <w:sz w:val="20"/>
                    <w:szCs w:val="20"/>
                  </w:rPr>
                </w:rPrChange>
              </w:rPr>
            </w:pPr>
            <w:ins w:id="2045" w:author="Micah Freedman" w:date="2022-03-11T15:01:00Z">
              <w:r w:rsidRPr="00CB5C04">
                <w:rPr>
                  <w:rFonts w:ascii="Arial" w:hAnsi="Arial" w:cs="Arial"/>
                  <w:sz w:val="20"/>
                  <w:szCs w:val="20"/>
                  <w:rPrChange w:id="2046" w:author="Micah Freedman" w:date="2022-03-11T15:02:00Z">
                    <w:rPr>
                      <w:rFonts w:ascii="Helvetica" w:hAnsi="Helvetica"/>
                      <w:sz w:val="20"/>
                      <w:szCs w:val="20"/>
                    </w:rPr>
                  </w:rPrChange>
                </w:rPr>
                <w:t>1</w:t>
              </w:r>
            </w:ins>
          </w:p>
        </w:tc>
        <w:tc>
          <w:tcPr>
            <w:tcW w:w="1415" w:type="dxa"/>
            <w:gridSpan w:val="2"/>
            <w:vAlign w:val="center"/>
            <w:tcPrChange w:id="2047" w:author="Micah Freedman" w:date="2022-03-20T14:15:00Z">
              <w:tcPr>
                <w:tcW w:w="1478" w:type="dxa"/>
                <w:gridSpan w:val="2"/>
                <w:vAlign w:val="center"/>
              </w:tcPr>
            </w:tcPrChange>
          </w:tcPr>
          <w:p w14:paraId="2B460A1F" w14:textId="77777777" w:rsidR="00CB5C04" w:rsidRPr="00CB5C04" w:rsidRDefault="00CB5C04" w:rsidP="00CB5C04">
            <w:pPr>
              <w:jc w:val="center"/>
              <w:rPr>
                <w:ins w:id="2048" w:author="Micah Freedman" w:date="2022-03-11T15:01:00Z"/>
                <w:rFonts w:ascii="Arial" w:hAnsi="Arial" w:cs="Arial"/>
                <w:sz w:val="20"/>
                <w:szCs w:val="20"/>
                <w:rPrChange w:id="2049" w:author="Micah Freedman" w:date="2022-03-11T15:02:00Z">
                  <w:rPr>
                    <w:ins w:id="2050" w:author="Micah Freedman" w:date="2022-03-11T15:01:00Z"/>
                    <w:rFonts w:ascii="Helvetica" w:hAnsi="Helvetica"/>
                    <w:sz w:val="20"/>
                    <w:szCs w:val="20"/>
                  </w:rPr>
                </w:rPrChange>
              </w:rPr>
            </w:pPr>
            <w:ins w:id="2051" w:author="Micah Freedman" w:date="2022-03-11T15:01:00Z">
              <w:r w:rsidRPr="00CB5C04">
                <w:rPr>
                  <w:rFonts w:ascii="Arial" w:hAnsi="Arial" w:cs="Arial"/>
                  <w:sz w:val="20"/>
                  <w:szCs w:val="20"/>
                  <w:rPrChange w:id="2052" w:author="Micah Freedman" w:date="2022-03-11T15:02:00Z">
                    <w:rPr>
                      <w:rFonts w:ascii="Helvetica" w:hAnsi="Helvetica"/>
                      <w:sz w:val="20"/>
                      <w:szCs w:val="20"/>
                    </w:rPr>
                  </w:rPrChange>
                </w:rPr>
                <w:t>Washtenaw Co., MI</w:t>
              </w:r>
            </w:ins>
          </w:p>
        </w:tc>
        <w:tc>
          <w:tcPr>
            <w:tcW w:w="890" w:type="dxa"/>
            <w:gridSpan w:val="2"/>
            <w:vAlign w:val="center"/>
            <w:tcPrChange w:id="2053" w:author="Micah Freedman" w:date="2022-03-20T14:15:00Z">
              <w:tcPr>
                <w:tcW w:w="942" w:type="dxa"/>
                <w:gridSpan w:val="2"/>
                <w:vAlign w:val="center"/>
              </w:tcPr>
            </w:tcPrChange>
          </w:tcPr>
          <w:p w14:paraId="38FF0ED2" w14:textId="77777777" w:rsidR="00CB5C04" w:rsidRPr="00CB5C04" w:rsidRDefault="00CB5C04" w:rsidP="00CB5C04">
            <w:pPr>
              <w:jc w:val="center"/>
              <w:rPr>
                <w:ins w:id="2054" w:author="Micah Freedman" w:date="2022-03-11T15:01:00Z"/>
                <w:rFonts w:ascii="Arial" w:hAnsi="Arial" w:cs="Arial"/>
                <w:sz w:val="20"/>
                <w:szCs w:val="20"/>
                <w:rPrChange w:id="2055" w:author="Micah Freedman" w:date="2022-03-11T15:02:00Z">
                  <w:rPr>
                    <w:ins w:id="2056" w:author="Micah Freedman" w:date="2022-03-11T15:01:00Z"/>
                    <w:rFonts w:ascii="Helvetica" w:hAnsi="Helvetica"/>
                    <w:sz w:val="20"/>
                    <w:szCs w:val="20"/>
                  </w:rPr>
                </w:rPrChange>
              </w:rPr>
            </w:pPr>
            <w:ins w:id="2057" w:author="Micah Freedman" w:date="2022-03-11T15:01:00Z">
              <w:r w:rsidRPr="00CB5C04">
                <w:rPr>
                  <w:rFonts w:ascii="Arial" w:hAnsi="Arial" w:cs="Arial"/>
                  <w:sz w:val="20"/>
                  <w:szCs w:val="20"/>
                  <w:rPrChange w:id="2058" w:author="Micah Freedman" w:date="2022-03-11T15:02:00Z">
                    <w:rPr>
                      <w:rFonts w:ascii="Helvetica" w:hAnsi="Helvetica"/>
                      <w:sz w:val="20"/>
                      <w:szCs w:val="20"/>
                    </w:rPr>
                  </w:rPrChange>
                </w:rPr>
                <w:t>2016</w:t>
              </w:r>
            </w:ins>
          </w:p>
        </w:tc>
        <w:tc>
          <w:tcPr>
            <w:tcW w:w="724" w:type="dxa"/>
            <w:gridSpan w:val="2"/>
            <w:vAlign w:val="center"/>
            <w:tcPrChange w:id="2059" w:author="Micah Freedman" w:date="2022-03-20T14:15:00Z">
              <w:tcPr>
                <w:tcW w:w="952" w:type="dxa"/>
                <w:gridSpan w:val="2"/>
                <w:vAlign w:val="center"/>
              </w:tcPr>
            </w:tcPrChange>
          </w:tcPr>
          <w:p w14:paraId="2BE853AD" w14:textId="77777777" w:rsidR="00CB5C04" w:rsidRPr="00CB5C04" w:rsidRDefault="00CB5C04" w:rsidP="00CB5C04">
            <w:pPr>
              <w:jc w:val="center"/>
              <w:rPr>
                <w:ins w:id="2060" w:author="Micah Freedman" w:date="2022-03-11T15:01:00Z"/>
                <w:rFonts w:ascii="Arial" w:hAnsi="Arial" w:cs="Arial"/>
                <w:sz w:val="20"/>
                <w:szCs w:val="20"/>
                <w:rPrChange w:id="2061" w:author="Micah Freedman" w:date="2022-03-11T15:02:00Z">
                  <w:rPr>
                    <w:ins w:id="2062" w:author="Micah Freedman" w:date="2022-03-11T15:01:00Z"/>
                    <w:rFonts w:ascii="Helvetica" w:hAnsi="Helvetica"/>
                    <w:sz w:val="20"/>
                    <w:szCs w:val="20"/>
                  </w:rPr>
                </w:rPrChange>
              </w:rPr>
            </w:pPr>
            <w:ins w:id="2063" w:author="Micah Freedman" w:date="2022-03-11T15:01:00Z">
              <w:r w:rsidRPr="00CB5C04">
                <w:rPr>
                  <w:rFonts w:ascii="Arial" w:hAnsi="Arial" w:cs="Arial"/>
                  <w:sz w:val="20"/>
                  <w:szCs w:val="20"/>
                  <w:rPrChange w:id="2064" w:author="Micah Freedman" w:date="2022-03-11T15:02:00Z">
                    <w:rPr>
                      <w:rFonts w:ascii="Helvetica" w:hAnsi="Helvetica"/>
                      <w:sz w:val="20"/>
                      <w:szCs w:val="20"/>
                    </w:rPr>
                  </w:rPrChange>
                </w:rPr>
                <w:t>4</w:t>
              </w:r>
            </w:ins>
          </w:p>
        </w:tc>
        <w:tc>
          <w:tcPr>
            <w:tcW w:w="1633" w:type="dxa"/>
            <w:gridSpan w:val="3"/>
            <w:vAlign w:val="center"/>
            <w:tcPrChange w:id="2065" w:author="Micah Freedman" w:date="2022-03-20T14:15:00Z">
              <w:tcPr>
                <w:tcW w:w="905" w:type="dxa"/>
                <w:gridSpan w:val="2"/>
                <w:vAlign w:val="center"/>
              </w:tcPr>
            </w:tcPrChange>
          </w:tcPr>
          <w:p w14:paraId="0ADECEF8" w14:textId="77777777" w:rsidR="00CB5C04" w:rsidRPr="00CB5C04" w:rsidRDefault="00CB5C04" w:rsidP="00CB5C04">
            <w:pPr>
              <w:jc w:val="center"/>
              <w:rPr>
                <w:ins w:id="2066" w:author="Micah Freedman" w:date="2022-03-11T15:01:00Z"/>
                <w:rFonts w:ascii="Arial" w:hAnsi="Arial" w:cs="Arial"/>
                <w:sz w:val="20"/>
                <w:szCs w:val="20"/>
                <w:rPrChange w:id="2067" w:author="Micah Freedman" w:date="2022-03-11T15:02:00Z">
                  <w:rPr>
                    <w:ins w:id="2068" w:author="Micah Freedman" w:date="2022-03-11T15:01:00Z"/>
                    <w:rFonts w:ascii="Helvetica" w:hAnsi="Helvetica"/>
                    <w:sz w:val="20"/>
                    <w:szCs w:val="20"/>
                  </w:rPr>
                </w:rPrChange>
              </w:rPr>
            </w:pPr>
            <w:ins w:id="2069" w:author="Micah Freedman" w:date="2022-03-11T15:01:00Z">
              <w:r w:rsidRPr="00CB5C04">
                <w:rPr>
                  <w:rFonts w:ascii="Arial" w:hAnsi="Arial" w:cs="Arial"/>
                  <w:sz w:val="20"/>
                  <w:szCs w:val="20"/>
                  <w:rPrChange w:id="2070" w:author="Micah Freedman" w:date="2022-03-11T15:02:00Z">
                    <w:rPr>
                      <w:rFonts w:ascii="Helvetica" w:hAnsi="Helvetica"/>
                      <w:sz w:val="20"/>
                      <w:szCs w:val="20"/>
                    </w:rPr>
                  </w:rPrChange>
                </w:rPr>
                <w:t>0.06 ± 0.05</w:t>
              </w:r>
            </w:ins>
          </w:p>
        </w:tc>
        <w:tc>
          <w:tcPr>
            <w:tcW w:w="755" w:type="dxa"/>
            <w:vAlign w:val="center"/>
            <w:tcPrChange w:id="2071" w:author="Micah Freedman" w:date="2022-03-20T14:15:00Z">
              <w:tcPr>
                <w:tcW w:w="1455" w:type="dxa"/>
                <w:gridSpan w:val="3"/>
                <w:vAlign w:val="center"/>
              </w:tcPr>
            </w:tcPrChange>
          </w:tcPr>
          <w:p w14:paraId="20B6BFA3" w14:textId="77777777" w:rsidR="00CB5C04" w:rsidRPr="00CB5C04" w:rsidRDefault="00CB5C04" w:rsidP="00CB5C04">
            <w:pPr>
              <w:jc w:val="center"/>
              <w:rPr>
                <w:ins w:id="2072" w:author="Micah Freedman" w:date="2022-03-11T15:01:00Z"/>
                <w:rFonts w:ascii="Arial" w:hAnsi="Arial" w:cs="Arial"/>
                <w:sz w:val="20"/>
                <w:szCs w:val="20"/>
                <w:rPrChange w:id="2073" w:author="Micah Freedman" w:date="2022-03-11T15:02:00Z">
                  <w:rPr>
                    <w:ins w:id="2074" w:author="Micah Freedman" w:date="2022-03-11T15:01:00Z"/>
                    <w:rFonts w:ascii="Helvetica" w:hAnsi="Helvetica"/>
                    <w:sz w:val="20"/>
                    <w:szCs w:val="20"/>
                  </w:rPr>
                </w:rPrChange>
              </w:rPr>
            </w:pPr>
            <w:ins w:id="2075" w:author="Micah Freedman" w:date="2022-03-11T15:01:00Z">
              <w:r w:rsidRPr="00CB5C04">
                <w:rPr>
                  <w:rFonts w:ascii="Arial" w:hAnsi="Arial" w:cs="Arial"/>
                  <w:sz w:val="20"/>
                  <w:szCs w:val="20"/>
                  <w:rPrChange w:id="2076" w:author="Micah Freedman" w:date="2022-03-11T15:02:00Z">
                    <w:rPr>
                      <w:rFonts w:ascii="Helvetica" w:hAnsi="Helvetica"/>
                      <w:sz w:val="20"/>
                      <w:szCs w:val="20"/>
                    </w:rPr>
                  </w:rPrChange>
                </w:rPr>
                <w:t>12</w:t>
              </w:r>
            </w:ins>
          </w:p>
        </w:tc>
        <w:tc>
          <w:tcPr>
            <w:tcW w:w="1865" w:type="dxa"/>
            <w:gridSpan w:val="3"/>
            <w:vAlign w:val="center"/>
            <w:tcPrChange w:id="2077" w:author="Micah Freedman" w:date="2022-03-20T14:15:00Z">
              <w:tcPr>
                <w:tcW w:w="1654" w:type="dxa"/>
                <w:gridSpan w:val="2"/>
                <w:vAlign w:val="center"/>
              </w:tcPr>
            </w:tcPrChange>
          </w:tcPr>
          <w:p w14:paraId="1DE284E4" w14:textId="77777777" w:rsidR="00CB5C04" w:rsidRPr="00CB5C04" w:rsidRDefault="00CB5C04" w:rsidP="00CB5C04">
            <w:pPr>
              <w:jc w:val="center"/>
              <w:rPr>
                <w:ins w:id="2078" w:author="Micah Freedman" w:date="2022-03-11T15:01:00Z"/>
                <w:rFonts w:ascii="Arial" w:hAnsi="Arial" w:cs="Arial"/>
                <w:sz w:val="20"/>
                <w:szCs w:val="20"/>
                <w:rPrChange w:id="2079" w:author="Micah Freedman" w:date="2022-03-11T15:02:00Z">
                  <w:rPr>
                    <w:ins w:id="2080" w:author="Micah Freedman" w:date="2022-03-11T15:01:00Z"/>
                    <w:rFonts w:ascii="Helvetica" w:hAnsi="Helvetica"/>
                    <w:sz w:val="20"/>
                    <w:szCs w:val="20"/>
                  </w:rPr>
                </w:rPrChange>
              </w:rPr>
            </w:pPr>
            <w:ins w:id="2081" w:author="Micah Freedman" w:date="2022-03-11T15:01:00Z">
              <w:r w:rsidRPr="00CB5C04">
                <w:rPr>
                  <w:rFonts w:ascii="Arial" w:hAnsi="Arial" w:cs="Arial"/>
                  <w:sz w:val="20"/>
                  <w:szCs w:val="20"/>
                  <w:rPrChange w:id="2082" w:author="Micah Freedman" w:date="2022-03-11T15:02:00Z">
                    <w:rPr>
                      <w:rFonts w:ascii="Helvetica" w:hAnsi="Helvetica"/>
                      <w:sz w:val="20"/>
                      <w:szCs w:val="20"/>
                    </w:rPr>
                  </w:rPrChange>
                </w:rPr>
                <w:t>0.50 ± 0.11</w:t>
              </w:r>
            </w:ins>
          </w:p>
        </w:tc>
      </w:tr>
      <w:tr w:rsidR="00CA16A4" w:rsidRPr="00E163DA" w14:paraId="6755A172" w14:textId="77777777" w:rsidTr="00CA16A4">
        <w:trPr>
          <w:gridAfter w:val="1"/>
          <w:trHeight w:val="171"/>
          <w:ins w:id="2083" w:author="Micah Freedman" w:date="2022-03-11T15:01:00Z"/>
          <w:trPrChange w:id="2084" w:author="Micah Freedman" w:date="2022-03-20T14:15:00Z">
            <w:trPr>
              <w:gridAfter w:val="1"/>
              <w:trHeight w:val="171"/>
            </w:trPr>
          </w:trPrChange>
        </w:trPr>
        <w:tc>
          <w:tcPr>
            <w:tcW w:w="1718" w:type="dxa"/>
            <w:gridSpan w:val="2"/>
            <w:vMerge/>
            <w:vAlign w:val="center"/>
            <w:tcPrChange w:id="2085" w:author="Micah Freedman" w:date="2022-03-20T14:15:00Z">
              <w:tcPr>
                <w:tcW w:w="1869" w:type="dxa"/>
                <w:gridSpan w:val="2"/>
                <w:vMerge/>
                <w:vAlign w:val="center"/>
              </w:tcPr>
            </w:tcPrChange>
          </w:tcPr>
          <w:p w14:paraId="225D3E19" w14:textId="77777777" w:rsidR="00CB5C04" w:rsidRPr="00CB5C04" w:rsidRDefault="00CB5C04" w:rsidP="00CB5C04">
            <w:pPr>
              <w:jc w:val="center"/>
              <w:rPr>
                <w:ins w:id="2086" w:author="Micah Freedman" w:date="2022-03-11T15:01:00Z"/>
                <w:rFonts w:ascii="Arial" w:hAnsi="Arial" w:cs="Arial"/>
                <w:sz w:val="20"/>
                <w:szCs w:val="20"/>
                <w:rPrChange w:id="2087" w:author="Micah Freedman" w:date="2022-03-11T15:02:00Z">
                  <w:rPr>
                    <w:ins w:id="2088" w:author="Micah Freedman" w:date="2022-03-11T15:01:00Z"/>
                    <w:rFonts w:ascii="Helvetica" w:hAnsi="Helvetica"/>
                    <w:sz w:val="20"/>
                    <w:szCs w:val="20"/>
                  </w:rPr>
                </w:rPrChange>
              </w:rPr>
            </w:pPr>
          </w:p>
        </w:tc>
        <w:tc>
          <w:tcPr>
            <w:tcW w:w="1235" w:type="dxa"/>
            <w:vAlign w:val="center"/>
            <w:tcPrChange w:id="2089" w:author="Micah Freedman" w:date="2022-03-20T14:15:00Z">
              <w:tcPr>
                <w:tcW w:w="1235" w:type="dxa"/>
                <w:vAlign w:val="center"/>
              </w:tcPr>
            </w:tcPrChange>
          </w:tcPr>
          <w:p w14:paraId="6E24194D" w14:textId="77777777" w:rsidR="00CB5C04" w:rsidRPr="00CB5C04" w:rsidRDefault="00CB5C04" w:rsidP="00CB5C04">
            <w:pPr>
              <w:jc w:val="center"/>
              <w:rPr>
                <w:ins w:id="2090" w:author="Micah Freedman" w:date="2022-03-11T15:01:00Z"/>
                <w:rFonts w:ascii="Arial" w:hAnsi="Arial" w:cs="Arial"/>
                <w:sz w:val="20"/>
                <w:szCs w:val="20"/>
                <w:rPrChange w:id="2091" w:author="Micah Freedman" w:date="2022-03-11T15:02:00Z">
                  <w:rPr>
                    <w:ins w:id="2092" w:author="Micah Freedman" w:date="2022-03-11T15:01:00Z"/>
                    <w:rFonts w:ascii="Helvetica" w:hAnsi="Helvetica"/>
                    <w:sz w:val="20"/>
                    <w:szCs w:val="20"/>
                  </w:rPr>
                </w:rPrChange>
              </w:rPr>
            </w:pPr>
            <w:ins w:id="2093" w:author="Micah Freedman" w:date="2022-03-11T15:01:00Z">
              <w:r w:rsidRPr="00CB5C04">
                <w:rPr>
                  <w:rFonts w:ascii="Arial" w:hAnsi="Arial" w:cs="Arial"/>
                  <w:sz w:val="20"/>
                  <w:szCs w:val="20"/>
                  <w:rPrChange w:id="2094" w:author="Micah Freedman" w:date="2022-03-11T15:02:00Z">
                    <w:rPr>
                      <w:rFonts w:ascii="Helvetica" w:hAnsi="Helvetica"/>
                      <w:sz w:val="20"/>
                      <w:szCs w:val="20"/>
                    </w:rPr>
                  </w:rPrChange>
                </w:rPr>
                <w:t>2</w:t>
              </w:r>
            </w:ins>
          </w:p>
        </w:tc>
        <w:tc>
          <w:tcPr>
            <w:tcW w:w="1415" w:type="dxa"/>
            <w:gridSpan w:val="2"/>
            <w:vAlign w:val="center"/>
            <w:tcPrChange w:id="2095" w:author="Micah Freedman" w:date="2022-03-20T14:15:00Z">
              <w:tcPr>
                <w:tcW w:w="1478" w:type="dxa"/>
                <w:gridSpan w:val="2"/>
                <w:vAlign w:val="center"/>
              </w:tcPr>
            </w:tcPrChange>
          </w:tcPr>
          <w:p w14:paraId="79EB7F1A" w14:textId="77777777" w:rsidR="00CB5C04" w:rsidRPr="00CB5C04" w:rsidRDefault="00CB5C04" w:rsidP="00CB5C04">
            <w:pPr>
              <w:jc w:val="center"/>
              <w:rPr>
                <w:ins w:id="2096" w:author="Micah Freedman" w:date="2022-03-11T15:01:00Z"/>
                <w:rFonts w:ascii="Arial" w:hAnsi="Arial" w:cs="Arial"/>
                <w:sz w:val="20"/>
                <w:szCs w:val="20"/>
                <w:rPrChange w:id="2097" w:author="Micah Freedman" w:date="2022-03-11T15:02:00Z">
                  <w:rPr>
                    <w:ins w:id="2098" w:author="Micah Freedman" w:date="2022-03-11T15:01:00Z"/>
                    <w:rFonts w:ascii="Helvetica" w:hAnsi="Helvetica"/>
                    <w:sz w:val="20"/>
                    <w:szCs w:val="20"/>
                  </w:rPr>
                </w:rPrChange>
              </w:rPr>
            </w:pPr>
            <w:ins w:id="2099" w:author="Micah Freedman" w:date="2022-03-11T15:01:00Z">
              <w:r w:rsidRPr="00CB5C04">
                <w:rPr>
                  <w:rFonts w:ascii="Arial" w:hAnsi="Arial" w:cs="Arial"/>
                  <w:sz w:val="20"/>
                  <w:szCs w:val="20"/>
                  <w:rPrChange w:id="2100" w:author="Micah Freedman" w:date="2022-03-11T15:02:00Z">
                    <w:rPr>
                      <w:rFonts w:ascii="Helvetica" w:hAnsi="Helvetica"/>
                      <w:sz w:val="20"/>
                      <w:szCs w:val="20"/>
                    </w:rPr>
                  </w:rPrChange>
                </w:rPr>
                <w:t>Washtenaw Co., MI</w:t>
              </w:r>
            </w:ins>
          </w:p>
        </w:tc>
        <w:tc>
          <w:tcPr>
            <w:tcW w:w="890" w:type="dxa"/>
            <w:gridSpan w:val="2"/>
            <w:vAlign w:val="center"/>
            <w:tcPrChange w:id="2101" w:author="Micah Freedman" w:date="2022-03-20T14:15:00Z">
              <w:tcPr>
                <w:tcW w:w="942" w:type="dxa"/>
                <w:gridSpan w:val="2"/>
                <w:vAlign w:val="center"/>
              </w:tcPr>
            </w:tcPrChange>
          </w:tcPr>
          <w:p w14:paraId="5A780A72" w14:textId="77777777" w:rsidR="00CB5C04" w:rsidRPr="00CB5C04" w:rsidRDefault="00CB5C04" w:rsidP="00CB5C04">
            <w:pPr>
              <w:jc w:val="center"/>
              <w:rPr>
                <w:ins w:id="2102" w:author="Micah Freedman" w:date="2022-03-11T15:01:00Z"/>
                <w:rFonts w:ascii="Arial" w:hAnsi="Arial" w:cs="Arial"/>
                <w:sz w:val="20"/>
                <w:szCs w:val="20"/>
                <w:rPrChange w:id="2103" w:author="Micah Freedman" w:date="2022-03-11T15:02:00Z">
                  <w:rPr>
                    <w:ins w:id="2104" w:author="Micah Freedman" w:date="2022-03-11T15:01:00Z"/>
                    <w:rFonts w:ascii="Helvetica" w:hAnsi="Helvetica"/>
                    <w:sz w:val="20"/>
                    <w:szCs w:val="20"/>
                  </w:rPr>
                </w:rPrChange>
              </w:rPr>
            </w:pPr>
            <w:ins w:id="2105" w:author="Micah Freedman" w:date="2022-03-11T15:01:00Z">
              <w:r w:rsidRPr="00CB5C04">
                <w:rPr>
                  <w:rFonts w:ascii="Arial" w:hAnsi="Arial" w:cs="Arial"/>
                  <w:sz w:val="20"/>
                  <w:szCs w:val="20"/>
                  <w:rPrChange w:id="2106" w:author="Micah Freedman" w:date="2022-03-11T15:02:00Z">
                    <w:rPr>
                      <w:rFonts w:ascii="Helvetica" w:hAnsi="Helvetica"/>
                      <w:sz w:val="20"/>
                      <w:szCs w:val="20"/>
                    </w:rPr>
                  </w:rPrChange>
                </w:rPr>
                <w:t>2016</w:t>
              </w:r>
            </w:ins>
          </w:p>
        </w:tc>
        <w:tc>
          <w:tcPr>
            <w:tcW w:w="724" w:type="dxa"/>
            <w:gridSpan w:val="2"/>
            <w:vAlign w:val="center"/>
            <w:tcPrChange w:id="2107" w:author="Micah Freedman" w:date="2022-03-20T14:15:00Z">
              <w:tcPr>
                <w:tcW w:w="952" w:type="dxa"/>
                <w:gridSpan w:val="2"/>
                <w:vAlign w:val="center"/>
              </w:tcPr>
            </w:tcPrChange>
          </w:tcPr>
          <w:p w14:paraId="4A3596F3" w14:textId="77777777" w:rsidR="00CB5C04" w:rsidRPr="00CB5C04" w:rsidRDefault="00CB5C04" w:rsidP="00CB5C04">
            <w:pPr>
              <w:jc w:val="center"/>
              <w:rPr>
                <w:ins w:id="2108" w:author="Micah Freedman" w:date="2022-03-11T15:01:00Z"/>
                <w:rFonts w:ascii="Arial" w:hAnsi="Arial" w:cs="Arial"/>
                <w:sz w:val="20"/>
                <w:szCs w:val="20"/>
                <w:rPrChange w:id="2109" w:author="Micah Freedman" w:date="2022-03-11T15:02:00Z">
                  <w:rPr>
                    <w:ins w:id="2110" w:author="Micah Freedman" w:date="2022-03-11T15:01:00Z"/>
                    <w:rFonts w:ascii="Helvetica" w:hAnsi="Helvetica"/>
                    <w:sz w:val="20"/>
                    <w:szCs w:val="20"/>
                  </w:rPr>
                </w:rPrChange>
              </w:rPr>
            </w:pPr>
            <w:ins w:id="2111" w:author="Micah Freedman" w:date="2022-03-11T15:01:00Z">
              <w:r w:rsidRPr="00CB5C04">
                <w:rPr>
                  <w:rFonts w:ascii="Arial" w:hAnsi="Arial" w:cs="Arial"/>
                  <w:sz w:val="20"/>
                  <w:szCs w:val="20"/>
                  <w:rPrChange w:id="2112" w:author="Micah Freedman" w:date="2022-03-11T15:02:00Z">
                    <w:rPr>
                      <w:rFonts w:ascii="Helvetica" w:hAnsi="Helvetica"/>
                      <w:sz w:val="20"/>
                      <w:szCs w:val="20"/>
                    </w:rPr>
                  </w:rPrChange>
                </w:rPr>
                <w:t>1</w:t>
              </w:r>
            </w:ins>
          </w:p>
        </w:tc>
        <w:tc>
          <w:tcPr>
            <w:tcW w:w="1633" w:type="dxa"/>
            <w:gridSpan w:val="3"/>
            <w:vAlign w:val="center"/>
            <w:tcPrChange w:id="2113" w:author="Micah Freedman" w:date="2022-03-20T14:15:00Z">
              <w:tcPr>
                <w:tcW w:w="905" w:type="dxa"/>
                <w:gridSpan w:val="2"/>
                <w:vAlign w:val="center"/>
              </w:tcPr>
            </w:tcPrChange>
          </w:tcPr>
          <w:p w14:paraId="04ECB276" w14:textId="77777777" w:rsidR="00CB5C04" w:rsidRPr="00CB5C04" w:rsidRDefault="00CB5C04" w:rsidP="00CB5C04">
            <w:pPr>
              <w:jc w:val="center"/>
              <w:rPr>
                <w:ins w:id="2114" w:author="Micah Freedman" w:date="2022-03-11T15:01:00Z"/>
                <w:rFonts w:ascii="Arial" w:hAnsi="Arial" w:cs="Arial"/>
                <w:sz w:val="20"/>
                <w:szCs w:val="20"/>
                <w:rPrChange w:id="2115" w:author="Micah Freedman" w:date="2022-03-11T15:02:00Z">
                  <w:rPr>
                    <w:ins w:id="2116" w:author="Micah Freedman" w:date="2022-03-11T15:01:00Z"/>
                    <w:rFonts w:ascii="Helvetica" w:hAnsi="Helvetica"/>
                    <w:sz w:val="20"/>
                    <w:szCs w:val="20"/>
                  </w:rPr>
                </w:rPrChange>
              </w:rPr>
            </w:pPr>
            <w:ins w:id="2117" w:author="Micah Freedman" w:date="2022-03-11T15:01:00Z">
              <w:r w:rsidRPr="00CB5C04">
                <w:rPr>
                  <w:rFonts w:ascii="Arial" w:hAnsi="Arial" w:cs="Arial"/>
                  <w:sz w:val="20"/>
                  <w:szCs w:val="20"/>
                  <w:rPrChange w:id="2118" w:author="Micah Freedman" w:date="2022-03-11T15:02:00Z">
                    <w:rPr>
                      <w:rFonts w:ascii="Helvetica" w:hAnsi="Helvetica"/>
                      <w:sz w:val="20"/>
                      <w:szCs w:val="20"/>
                    </w:rPr>
                  </w:rPrChange>
                </w:rPr>
                <w:t>0.12</w:t>
              </w:r>
            </w:ins>
          </w:p>
        </w:tc>
        <w:tc>
          <w:tcPr>
            <w:tcW w:w="755" w:type="dxa"/>
            <w:vAlign w:val="center"/>
            <w:tcPrChange w:id="2119" w:author="Micah Freedman" w:date="2022-03-20T14:15:00Z">
              <w:tcPr>
                <w:tcW w:w="1455" w:type="dxa"/>
                <w:gridSpan w:val="3"/>
                <w:vAlign w:val="center"/>
              </w:tcPr>
            </w:tcPrChange>
          </w:tcPr>
          <w:p w14:paraId="0787059A" w14:textId="77777777" w:rsidR="00CB5C04" w:rsidRPr="00CB5C04" w:rsidRDefault="00CB5C04" w:rsidP="00CB5C04">
            <w:pPr>
              <w:jc w:val="center"/>
              <w:rPr>
                <w:ins w:id="2120" w:author="Micah Freedman" w:date="2022-03-11T15:01:00Z"/>
                <w:rFonts w:ascii="Arial" w:hAnsi="Arial" w:cs="Arial"/>
                <w:sz w:val="20"/>
                <w:szCs w:val="20"/>
                <w:rPrChange w:id="2121" w:author="Micah Freedman" w:date="2022-03-11T15:02:00Z">
                  <w:rPr>
                    <w:ins w:id="2122" w:author="Micah Freedman" w:date="2022-03-11T15:01:00Z"/>
                    <w:rFonts w:ascii="Helvetica" w:hAnsi="Helvetica"/>
                    <w:sz w:val="20"/>
                    <w:szCs w:val="20"/>
                  </w:rPr>
                </w:rPrChange>
              </w:rPr>
            </w:pPr>
            <w:ins w:id="2123" w:author="Micah Freedman" w:date="2022-03-11T15:01:00Z">
              <w:r w:rsidRPr="00CB5C04">
                <w:rPr>
                  <w:rFonts w:ascii="Arial" w:hAnsi="Arial" w:cs="Arial"/>
                  <w:sz w:val="20"/>
                  <w:szCs w:val="20"/>
                  <w:rPrChange w:id="2124" w:author="Micah Freedman" w:date="2022-03-11T15:02:00Z">
                    <w:rPr>
                      <w:rFonts w:ascii="Helvetica" w:hAnsi="Helvetica"/>
                      <w:sz w:val="20"/>
                      <w:szCs w:val="20"/>
                    </w:rPr>
                  </w:rPrChange>
                </w:rPr>
                <w:t>4</w:t>
              </w:r>
            </w:ins>
          </w:p>
        </w:tc>
        <w:tc>
          <w:tcPr>
            <w:tcW w:w="1865" w:type="dxa"/>
            <w:gridSpan w:val="3"/>
            <w:vAlign w:val="center"/>
            <w:tcPrChange w:id="2125" w:author="Micah Freedman" w:date="2022-03-20T14:15:00Z">
              <w:tcPr>
                <w:tcW w:w="1654" w:type="dxa"/>
                <w:gridSpan w:val="2"/>
                <w:vAlign w:val="center"/>
              </w:tcPr>
            </w:tcPrChange>
          </w:tcPr>
          <w:p w14:paraId="61EEA947" w14:textId="77777777" w:rsidR="00CB5C04" w:rsidRPr="00CB5C04" w:rsidRDefault="00CB5C04" w:rsidP="00CB5C04">
            <w:pPr>
              <w:jc w:val="center"/>
              <w:rPr>
                <w:ins w:id="2126" w:author="Micah Freedman" w:date="2022-03-11T15:01:00Z"/>
                <w:rFonts w:ascii="Arial" w:hAnsi="Arial" w:cs="Arial"/>
                <w:sz w:val="20"/>
                <w:szCs w:val="20"/>
                <w:rPrChange w:id="2127" w:author="Micah Freedman" w:date="2022-03-11T15:02:00Z">
                  <w:rPr>
                    <w:ins w:id="2128" w:author="Micah Freedman" w:date="2022-03-11T15:01:00Z"/>
                    <w:rFonts w:ascii="Helvetica" w:hAnsi="Helvetica"/>
                    <w:sz w:val="20"/>
                    <w:szCs w:val="20"/>
                  </w:rPr>
                </w:rPrChange>
              </w:rPr>
            </w:pPr>
            <w:ins w:id="2129" w:author="Micah Freedman" w:date="2022-03-11T15:01:00Z">
              <w:r w:rsidRPr="00CB5C04">
                <w:rPr>
                  <w:rFonts w:ascii="Arial" w:hAnsi="Arial" w:cs="Arial"/>
                  <w:sz w:val="20"/>
                  <w:szCs w:val="20"/>
                  <w:rPrChange w:id="2130" w:author="Micah Freedman" w:date="2022-03-11T15:02:00Z">
                    <w:rPr>
                      <w:rFonts w:ascii="Helvetica" w:hAnsi="Helvetica"/>
                      <w:sz w:val="20"/>
                      <w:szCs w:val="20"/>
                    </w:rPr>
                  </w:rPrChange>
                </w:rPr>
                <w:t>0.53 ± 0.14</w:t>
              </w:r>
            </w:ins>
          </w:p>
        </w:tc>
      </w:tr>
      <w:tr w:rsidR="00CA16A4" w:rsidRPr="00E163DA" w14:paraId="50207692" w14:textId="77777777" w:rsidTr="00CA16A4">
        <w:trPr>
          <w:gridAfter w:val="1"/>
          <w:trHeight w:val="171"/>
          <w:ins w:id="2131" w:author="Micah Freedman" w:date="2022-03-11T15:01:00Z"/>
          <w:trPrChange w:id="2132" w:author="Micah Freedman" w:date="2022-03-20T14:15:00Z">
            <w:trPr>
              <w:gridAfter w:val="1"/>
              <w:trHeight w:val="171"/>
            </w:trPr>
          </w:trPrChange>
        </w:trPr>
        <w:tc>
          <w:tcPr>
            <w:tcW w:w="1718" w:type="dxa"/>
            <w:gridSpan w:val="2"/>
            <w:vMerge/>
            <w:vAlign w:val="center"/>
            <w:tcPrChange w:id="2133" w:author="Micah Freedman" w:date="2022-03-20T14:15:00Z">
              <w:tcPr>
                <w:tcW w:w="1869" w:type="dxa"/>
                <w:gridSpan w:val="2"/>
                <w:vMerge/>
                <w:vAlign w:val="center"/>
              </w:tcPr>
            </w:tcPrChange>
          </w:tcPr>
          <w:p w14:paraId="21290712" w14:textId="77777777" w:rsidR="00CB5C04" w:rsidRPr="00CB5C04" w:rsidRDefault="00CB5C04" w:rsidP="00CB5C04">
            <w:pPr>
              <w:jc w:val="center"/>
              <w:rPr>
                <w:ins w:id="2134" w:author="Micah Freedman" w:date="2022-03-11T15:01:00Z"/>
                <w:rFonts w:ascii="Arial" w:hAnsi="Arial" w:cs="Arial"/>
                <w:sz w:val="20"/>
                <w:szCs w:val="20"/>
                <w:rPrChange w:id="2135" w:author="Micah Freedman" w:date="2022-03-11T15:02:00Z">
                  <w:rPr>
                    <w:ins w:id="2136" w:author="Micah Freedman" w:date="2022-03-11T15:01:00Z"/>
                    <w:rFonts w:ascii="Helvetica" w:hAnsi="Helvetica"/>
                    <w:sz w:val="20"/>
                    <w:szCs w:val="20"/>
                  </w:rPr>
                </w:rPrChange>
              </w:rPr>
            </w:pPr>
          </w:p>
        </w:tc>
        <w:tc>
          <w:tcPr>
            <w:tcW w:w="1235" w:type="dxa"/>
            <w:vAlign w:val="center"/>
            <w:tcPrChange w:id="2137" w:author="Micah Freedman" w:date="2022-03-20T14:15:00Z">
              <w:tcPr>
                <w:tcW w:w="1235" w:type="dxa"/>
                <w:vAlign w:val="center"/>
              </w:tcPr>
            </w:tcPrChange>
          </w:tcPr>
          <w:p w14:paraId="3E011355" w14:textId="77777777" w:rsidR="00CB5C04" w:rsidRPr="00CB5C04" w:rsidRDefault="00CB5C04" w:rsidP="00CB5C04">
            <w:pPr>
              <w:jc w:val="center"/>
              <w:rPr>
                <w:ins w:id="2138" w:author="Micah Freedman" w:date="2022-03-11T15:01:00Z"/>
                <w:rFonts w:ascii="Arial" w:hAnsi="Arial" w:cs="Arial"/>
                <w:sz w:val="20"/>
                <w:szCs w:val="20"/>
                <w:rPrChange w:id="2139" w:author="Micah Freedman" w:date="2022-03-11T15:02:00Z">
                  <w:rPr>
                    <w:ins w:id="2140" w:author="Micah Freedman" w:date="2022-03-11T15:01:00Z"/>
                    <w:rFonts w:ascii="Helvetica" w:hAnsi="Helvetica"/>
                    <w:sz w:val="20"/>
                    <w:szCs w:val="20"/>
                  </w:rPr>
                </w:rPrChange>
              </w:rPr>
            </w:pPr>
            <w:ins w:id="2141" w:author="Micah Freedman" w:date="2022-03-11T15:01:00Z">
              <w:r w:rsidRPr="00CB5C04">
                <w:rPr>
                  <w:rFonts w:ascii="Arial" w:hAnsi="Arial" w:cs="Arial"/>
                  <w:sz w:val="20"/>
                  <w:szCs w:val="20"/>
                  <w:rPrChange w:id="2142" w:author="Micah Freedman" w:date="2022-03-11T15:02:00Z">
                    <w:rPr>
                      <w:rFonts w:ascii="Helvetica" w:hAnsi="Helvetica"/>
                      <w:sz w:val="20"/>
                      <w:szCs w:val="20"/>
                    </w:rPr>
                  </w:rPrChange>
                </w:rPr>
                <w:t>3</w:t>
              </w:r>
            </w:ins>
          </w:p>
        </w:tc>
        <w:tc>
          <w:tcPr>
            <w:tcW w:w="1415" w:type="dxa"/>
            <w:gridSpan w:val="2"/>
            <w:vAlign w:val="center"/>
            <w:tcPrChange w:id="2143" w:author="Micah Freedman" w:date="2022-03-20T14:15:00Z">
              <w:tcPr>
                <w:tcW w:w="1478" w:type="dxa"/>
                <w:gridSpan w:val="2"/>
                <w:vAlign w:val="center"/>
              </w:tcPr>
            </w:tcPrChange>
          </w:tcPr>
          <w:p w14:paraId="4A4F7CE5" w14:textId="77777777" w:rsidR="00CB5C04" w:rsidRPr="00CB5C04" w:rsidRDefault="00CB5C04" w:rsidP="00CB5C04">
            <w:pPr>
              <w:jc w:val="center"/>
              <w:rPr>
                <w:ins w:id="2144" w:author="Micah Freedman" w:date="2022-03-11T15:01:00Z"/>
                <w:rFonts w:ascii="Arial" w:hAnsi="Arial" w:cs="Arial"/>
                <w:sz w:val="20"/>
                <w:szCs w:val="20"/>
                <w:rPrChange w:id="2145" w:author="Micah Freedman" w:date="2022-03-11T15:02:00Z">
                  <w:rPr>
                    <w:ins w:id="2146" w:author="Micah Freedman" w:date="2022-03-11T15:01:00Z"/>
                    <w:rFonts w:ascii="Helvetica" w:hAnsi="Helvetica"/>
                    <w:sz w:val="20"/>
                    <w:szCs w:val="20"/>
                  </w:rPr>
                </w:rPrChange>
              </w:rPr>
            </w:pPr>
            <w:ins w:id="2147" w:author="Micah Freedman" w:date="2022-03-11T15:01:00Z">
              <w:r w:rsidRPr="00CB5C04">
                <w:rPr>
                  <w:rFonts w:ascii="Arial" w:hAnsi="Arial" w:cs="Arial"/>
                  <w:sz w:val="20"/>
                  <w:szCs w:val="20"/>
                  <w:rPrChange w:id="2148" w:author="Micah Freedman" w:date="2022-03-11T15:02:00Z">
                    <w:rPr>
                      <w:rFonts w:ascii="Helvetica" w:hAnsi="Helvetica"/>
                      <w:sz w:val="20"/>
                      <w:szCs w:val="20"/>
                    </w:rPr>
                  </w:rPrChange>
                </w:rPr>
                <w:t>Washtenaw Co., MI</w:t>
              </w:r>
            </w:ins>
          </w:p>
        </w:tc>
        <w:tc>
          <w:tcPr>
            <w:tcW w:w="890" w:type="dxa"/>
            <w:gridSpan w:val="2"/>
            <w:vAlign w:val="center"/>
            <w:tcPrChange w:id="2149" w:author="Micah Freedman" w:date="2022-03-20T14:15:00Z">
              <w:tcPr>
                <w:tcW w:w="942" w:type="dxa"/>
                <w:gridSpan w:val="2"/>
                <w:vAlign w:val="center"/>
              </w:tcPr>
            </w:tcPrChange>
          </w:tcPr>
          <w:p w14:paraId="66772EF0" w14:textId="77777777" w:rsidR="00CB5C04" w:rsidRPr="00CB5C04" w:rsidRDefault="00CB5C04" w:rsidP="00CB5C04">
            <w:pPr>
              <w:jc w:val="center"/>
              <w:rPr>
                <w:ins w:id="2150" w:author="Micah Freedman" w:date="2022-03-11T15:01:00Z"/>
                <w:rFonts w:ascii="Arial" w:hAnsi="Arial" w:cs="Arial"/>
                <w:sz w:val="20"/>
                <w:szCs w:val="20"/>
                <w:rPrChange w:id="2151" w:author="Micah Freedman" w:date="2022-03-11T15:02:00Z">
                  <w:rPr>
                    <w:ins w:id="2152" w:author="Micah Freedman" w:date="2022-03-11T15:01:00Z"/>
                    <w:rFonts w:ascii="Helvetica" w:hAnsi="Helvetica"/>
                    <w:sz w:val="20"/>
                    <w:szCs w:val="20"/>
                  </w:rPr>
                </w:rPrChange>
              </w:rPr>
            </w:pPr>
            <w:ins w:id="2153" w:author="Micah Freedman" w:date="2022-03-11T15:01:00Z">
              <w:r w:rsidRPr="00CB5C04">
                <w:rPr>
                  <w:rFonts w:ascii="Arial" w:hAnsi="Arial" w:cs="Arial"/>
                  <w:sz w:val="20"/>
                  <w:szCs w:val="20"/>
                  <w:rPrChange w:id="2154" w:author="Micah Freedman" w:date="2022-03-11T15:02:00Z">
                    <w:rPr>
                      <w:rFonts w:ascii="Helvetica" w:hAnsi="Helvetica"/>
                      <w:sz w:val="20"/>
                      <w:szCs w:val="20"/>
                    </w:rPr>
                  </w:rPrChange>
                </w:rPr>
                <w:t>2016</w:t>
              </w:r>
            </w:ins>
          </w:p>
        </w:tc>
        <w:tc>
          <w:tcPr>
            <w:tcW w:w="724" w:type="dxa"/>
            <w:gridSpan w:val="2"/>
            <w:vAlign w:val="center"/>
            <w:tcPrChange w:id="2155" w:author="Micah Freedman" w:date="2022-03-20T14:15:00Z">
              <w:tcPr>
                <w:tcW w:w="952" w:type="dxa"/>
                <w:gridSpan w:val="2"/>
                <w:vAlign w:val="center"/>
              </w:tcPr>
            </w:tcPrChange>
          </w:tcPr>
          <w:p w14:paraId="05508D8D" w14:textId="77777777" w:rsidR="00CB5C04" w:rsidRPr="00CB5C04" w:rsidRDefault="00CB5C04" w:rsidP="00CB5C04">
            <w:pPr>
              <w:jc w:val="center"/>
              <w:rPr>
                <w:ins w:id="2156" w:author="Micah Freedman" w:date="2022-03-11T15:01:00Z"/>
                <w:rFonts w:ascii="Arial" w:hAnsi="Arial" w:cs="Arial"/>
                <w:sz w:val="20"/>
                <w:szCs w:val="20"/>
                <w:rPrChange w:id="2157" w:author="Micah Freedman" w:date="2022-03-11T15:02:00Z">
                  <w:rPr>
                    <w:ins w:id="2158" w:author="Micah Freedman" w:date="2022-03-11T15:01:00Z"/>
                    <w:rFonts w:ascii="Helvetica" w:hAnsi="Helvetica"/>
                    <w:sz w:val="20"/>
                    <w:szCs w:val="20"/>
                  </w:rPr>
                </w:rPrChange>
              </w:rPr>
            </w:pPr>
            <w:ins w:id="2159" w:author="Micah Freedman" w:date="2022-03-11T15:01:00Z">
              <w:r w:rsidRPr="00CB5C04">
                <w:rPr>
                  <w:rFonts w:ascii="Arial" w:hAnsi="Arial" w:cs="Arial"/>
                  <w:sz w:val="20"/>
                  <w:szCs w:val="20"/>
                  <w:rPrChange w:id="2160" w:author="Micah Freedman" w:date="2022-03-11T15:02:00Z">
                    <w:rPr>
                      <w:rFonts w:ascii="Helvetica" w:hAnsi="Helvetica"/>
                      <w:sz w:val="20"/>
                      <w:szCs w:val="20"/>
                    </w:rPr>
                  </w:rPrChange>
                </w:rPr>
                <w:t>7</w:t>
              </w:r>
            </w:ins>
          </w:p>
        </w:tc>
        <w:tc>
          <w:tcPr>
            <w:tcW w:w="1633" w:type="dxa"/>
            <w:gridSpan w:val="3"/>
            <w:vAlign w:val="center"/>
            <w:tcPrChange w:id="2161" w:author="Micah Freedman" w:date="2022-03-20T14:15:00Z">
              <w:tcPr>
                <w:tcW w:w="905" w:type="dxa"/>
                <w:gridSpan w:val="2"/>
                <w:vAlign w:val="center"/>
              </w:tcPr>
            </w:tcPrChange>
          </w:tcPr>
          <w:p w14:paraId="7E52FDF6" w14:textId="77777777" w:rsidR="00CB5C04" w:rsidRPr="00CB5C04" w:rsidRDefault="00CB5C04" w:rsidP="00CB5C04">
            <w:pPr>
              <w:jc w:val="center"/>
              <w:rPr>
                <w:ins w:id="2162" w:author="Micah Freedman" w:date="2022-03-11T15:01:00Z"/>
                <w:rFonts w:ascii="Arial" w:hAnsi="Arial" w:cs="Arial"/>
                <w:sz w:val="20"/>
                <w:szCs w:val="20"/>
                <w:rPrChange w:id="2163" w:author="Micah Freedman" w:date="2022-03-11T15:02:00Z">
                  <w:rPr>
                    <w:ins w:id="2164" w:author="Micah Freedman" w:date="2022-03-11T15:01:00Z"/>
                    <w:rFonts w:ascii="Helvetica" w:hAnsi="Helvetica"/>
                    <w:sz w:val="20"/>
                    <w:szCs w:val="20"/>
                  </w:rPr>
                </w:rPrChange>
              </w:rPr>
            </w:pPr>
            <w:ins w:id="2165" w:author="Micah Freedman" w:date="2022-03-11T15:01:00Z">
              <w:r w:rsidRPr="00CB5C04">
                <w:rPr>
                  <w:rFonts w:ascii="Arial" w:hAnsi="Arial" w:cs="Arial"/>
                  <w:sz w:val="20"/>
                  <w:szCs w:val="20"/>
                  <w:rPrChange w:id="2166" w:author="Micah Freedman" w:date="2022-03-11T15:02:00Z">
                    <w:rPr>
                      <w:rFonts w:ascii="Helvetica" w:hAnsi="Helvetica"/>
                      <w:sz w:val="20"/>
                      <w:szCs w:val="20"/>
                    </w:rPr>
                  </w:rPrChange>
                </w:rPr>
                <w:t>0.06 ± 0.03</w:t>
              </w:r>
            </w:ins>
          </w:p>
        </w:tc>
        <w:tc>
          <w:tcPr>
            <w:tcW w:w="755" w:type="dxa"/>
            <w:vAlign w:val="center"/>
            <w:tcPrChange w:id="2167" w:author="Micah Freedman" w:date="2022-03-20T14:15:00Z">
              <w:tcPr>
                <w:tcW w:w="1455" w:type="dxa"/>
                <w:gridSpan w:val="3"/>
                <w:vAlign w:val="center"/>
              </w:tcPr>
            </w:tcPrChange>
          </w:tcPr>
          <w:p w14:paraId="50E5B8DB" w14:textId="77777777" w:rsidR="00CB5C04" w:rsidRPr="00CB5C04" w:rsidRDefault="00CB5C04" w:rsidP="00CB5C04">
            <w:pPr>
              <w:jc w:val="center"/>
              <w:rPr>
                <w:ins w:id="2168" w:author="Micah Freedman" w:date="2022-03-11T15:01:00Z"/>
                <w:rFonts w:ascii="Arial" w:hAnsi="Arial" w:cs="Arial"/>
                <w:sz w:val="20"/>
                <w:szCs w:val="20"/>
                <w:rPrChange w:id="2169" w:author="Micah Freedman" w:date="2022-03-11T15:02:00Z">
                  <w:rPr>
                    <w:ins w:id="2170" w:author="Micah Freedman" w:date="2022-03-11T15:01:00Z"/>
                    <w:rFonts w:ascii="Helvetica" w:hAnsi="Helvetica"/>
                    <w:sz w:val="20"/>
                    <w:szCs w:val="20"/>
                  </w:rPr>
                </w:rPrChange>
              </w:rPr>
            </w:pPr>
            <w:ins w:id="2171" w:author="Micah Freedman" w:date="2022-03-11T15:01:00Z">
              <w:r w:rsidRPr="00CB5C04">
                <w:rPr>
                  <w:rFonts w:ascii="Arial" w:hAnsi="Arial" w:cs="Arial"/>
                  <w:sz w:val="20"/>
                  <w:szCs w:val="20"/>
                  <w:rPrChange w:id="2172" w:author="Micah Freedman" w:date="2022-03-11T15:02:00Z">
                    <w:rPr>
                      <w:rFonts w:ascii="Helvetica" w:hAnsi="Helvetica"/>
                      <w:sz w:val="20"/>
                      <w:szCs w:val="20"/>
                    </w:rPr>
                  </w:rPrChange>
                </w:rPr>
                <w:t>13</w:t>
              </w:r>
            </w:ins>
          </w:p>
        </w:tc>
        <w:tc>
          <w:tcPr>
            <w:tcW w:w="1865" w:type="dxa"/>
            <w:gridSpan w:val="3"/>
            <w:vAlign w:val="center"/>
            <w:tcPrChange w:id="2173" w:author="Micah Freedman" w:date="2022-03-20T14:15:00Z">
              <w:tcPr>
                <w:tcW w:w="1654" w:type="dxa"/>
                <w:gridSpan w:val="2"/>
                <w:vAlign w:val="center"/>
              </w:tcPr>
            </w:tcPrChange>
          </w:tcPr>
          <w:p w14:paraId="17F19861" w14:textId="77777777" w:rsidR="00CB5C04" w:rsidRPr="00CB5C04" w:rsidRDefault="00CB5C04" w:rsidP="00CB5C04">
            <w:pPr>
              <w:jc w:val="center"/>
              <w:rPr>
                <w:ins w:id="2174" w:author="Micah Freedman" w:date="2022-03-11T15:01:00Z"/>
                <w:rFonts w:ascii="Arial" w:hAnsi="Arial" w:cs="Arial"/>
                <w:sz w:val="20"/>
                <w:szCs w:val="20"/>
                <w:rPrChange w:id="2175" w:author="Micah Freedman" w:date="2022-03-11T15:02:00Z">
                  <w:rPr>
                    <w:ins w:id="2176" w:author="Micah Freedman" w:date="2022-03-11T15:01:00Z"/>
                    <w:rFonts w:ascii="Helvetica" w:hAnsi="Helvetica"/>
                    <w:sz w:val="20"/>
                    <w:szCs w:val="20"/>
                  </w:rPr>
                </w:rPrChange>
              </w:rPr>
            </w:pPr>
            <w:ins w:id="2177" w:author="Micah Freedman" w:date="2022-03-11T15:01:00Z">
              <w:r w:rsidRPr="00CB5C04">
                <w:rPr>
                  <w:rFonts w:ascii="Arial" w:hAnsi="Arial" w:cs="Arial"/>
                  <w:sz w:val="20"/>
                  <w:szCs w:val="20"/>
                  <w:rPrChange w:id="2178" w:author="Micah Freedman" w:date="2022-03-11T15:02:00Z">
                    <w:rPr>
                      <w:rFonts w:ascii="Helvetica" w:hAnsi="Helvetica"/>
                      <w:sz w:val="20"/>
                      <w:szCs w:val="20"/>
                    </w:rPr>
                  </w:rPrChange>
                </w:rPr>
                <w:t>0.43 ± 0.10</w:t>
              </w:r>
            </w:ins>
          </w:p>
        </w:tc>
      </w:tr>
      <w:tr w:rsidR="00CA16A4" w:rsidRPr="00E163DA" w14:paraId="754765AF" w14:textId="77777777" w:rsidTr="00CA16A4">
        <w:trPr>
          <w:gridAfter w:val="1"/>
          <w:trHeight w:val="171"/>
          <w:ins w:id="2179" w:author="Micah Freedman" w:date="2022-03-11T15:01:00Z"/>
          <w:trPrChange w:id="2180" w:author="Micah Freedman" w:date="2022-03-20T14:15:00Z">
            <w:trPr>
              <w:gridAfter w:val="1"/>
              <w:trHeight w:val="171"/>
            </w:trPr>
          </w:trPrChange>
        </w:trPr>
        <w:tc>
          <w:tcPr>
            <w:tcW w:w="1718" w:type="dxa"/>
            <w:gridSpan w:val="2"/>
            <w:vMerge/>
            <w:vAlign w:val="center"/>
            <w:tcPrChange w:id="2181" w:author="Micah Freedman" w:date="2022-03-20T14:15:00Z">
              <w:tcPr>
                <w:tcW w:w="1869" w:type="dxa"/>
                <w:gridSpan w:val="2"/>
                <w:vMerge/>
                <w:vAlign w:val="center"/>
              </w:tcPr>
            </w:tcPrChange>
          </w:tcPr>
          <w:p w14:paraId="1494D759" w14:textId="77777777" w:rsidR="00CB5C04" w:rsidRPr="00CB5C04" w:rsidRDefault="00CB5C04" w:rsidP="00CB5C04">
            <w:pPr>
              <w:jc w:val="center"/>
              <w:rPr>
                <w:ins w:id="2182" w:author="Micah Freedman" w:date="2022-03-11T15:01:00Z"/>
                <w:rFonts w:ascii="Arial" w:hAnsi="Arial" w:cs="Arial"/>
                <w:sz w:val="20"/>
                <w:szCs w:val="20"/>
                <w:rPrChange w:id="2183" w:author="Micah Freedman" w:date="2022-03-11T15:02:00Z">
                  <w:rPr>
                    <w:ins w:id="2184" w:author="Micah Freedman" w:date="2022-03-11T15:01:00Z"/>
                    <w:rFonts w:ascii="Helvetica" w:hAnsi="Helvetica"/>
                    <w:sz w:val="20"/>
                    <w:szCs w:val="20"/>
                  </w:rPr>
                </w:rPrChange>
              </w:rPr>
            </w:pPr>
          </w:p>
        </w:tc>
        <w:tc>
          <w:tcPr>
            <w:tcW w:w="1235" w:type="dxa"/>
            <w:vAlign w:val="center"/>
            <w:tcPrChange w:id="2185" w:author="Micah Freedman" w:date="2022-03-20T14:15:00Z">
              <w:tcPr>
                <w:tcW w:w="1235" w:type="dxa"/>
                <w:vAlign w:val="center"/>
              </w:tcPr>
            </w:tcPrChange>
          </w:tcPr>
          <w:p w14:paraId="2D16355E" w14:textId="77777777" w:rsidR="00CB5C04" w:rsidRPr="00CB5C04" w:rsidRDefault="00CB5C04" w:rsidP="00CB5C04">
            <w:pPr>
              <w:jc w:val="center"/>
              <w:rPr>
                <w:ins w:id="2186" w:author="Micah Freedman" w:date="2022-03-11T15:01:00Z"/>
                <w:rFonts w:ascii="Arial" w:hAnsi="Arial" w:cs="Arial"/>
                <w:sz w:val="20"/>
                <w:szCs w:val="20"/>
                <w:rPrChange w:id="2187" w:author="Micah Freedman" w:date="2022-03-11T15:02:00Z">
                  <w:rPr>
                    <w:ins w:id="2188" w:author="Micah Freedman" w:date="2022-03-11T15:01:00Z"/>
                    <w:rFonts w:ascii="Helvetica" w:hAnsi="Helvetica"/>
                    <w:sz w:val="20"/>
                    <w:szCs w:val="20"/>
                  </w:rPr>
                </w:rPrChange>
              </w:rPr>
            </w:pPr>
            <w:ins w:id="2189" w:author="Micah Freedman" w:date="2022-03-11T15:01:00Z">
              <w:r w:rsidRPr="00CB5C04">
                <w:rPr>
                  <w:rFonts w:ascii="Arial" w:hAnsi="Arial" w:cs="Arial"/>
                  <w:sz w:val="20"/>
                  <w:szCs w:val="20"/>
                  <w:rPrChange w:id="2190" w:author="Micah Freedman" w:date="2022-03-11T15:02:00Z">
                    <w:rPr>
                      <w:rFonts w:ascii="Helvetica" w:hAnsi="Helvetica"/>
                      <w:sz w:val="20"/>
                      <w:szCs w:val="20"/>
                    </w:rPr>
                  </w:rPrChange>
                </w:rPr>
                <w:t>4</w:t>
              </w:r>
            </w:ins>
          </w:p>
        </w:tc>
        <w:tc>
          <w:tcPr>
            <w:tcW w:w="1415" w:type="dxa"/>
            <w:gridSpan w:val="2"/>
            <w:vAlign w:val="center"/>
            <w:tcPrChange w:id="2191" w:author="Micah Freedman" w:date="2022-03-20T14:15:00Z">
              <w:tcPr>
                <w:tcW w:w="1478" w:type="dxa"/>
                <w:gridSpan w:val="2"/>
                <w:vAlign w:val="center"/>
              </w:tcPr>
            </w:tcPrChange>
          </w:tcPr>
          <w:p w14:paraId="480A2E4A" w14:textId="77777777" w:rsidR="00CB5C04" w:rsidRPr="00CB5C04" w:rsidRDefault="00CB5C04" w:rsidP="00CB5C04">
            <w:pPr>
              <w:jc w:val="center"/>
              <w:rPr>
                <w:ins w:id="2192" w:author="Micah Freedman" w:date="2022-03-11T15:01:00Z"/>
                <w:rFonts w:ascii="Arial" w:hAnsi="Arial" w:cs="Arial"/>
                <w:sz w:val="20"/>
                <w:szCs w:val="20"/>
                <w:rPrChange w:id="2193" w:author="Micah Freedman" w:date="2022-03-11T15:02:00Z">
                  <w:rPr>
                    <w:ins w:id="2194" w:author="Micah Freedman" w:date="2022-03-11T15:01:00Z"/>
                    <w:rFonts w:ascii="Helvetica" w:hAnsi="Helvetica"/>
                    <w:sz w:val="20"/>
                    <w:szCs w:val="20"/>
                  </w:rPr>
                </w:rPrChange>
              </w:rPr>
            </w:pPr>
            <w:ins w:id="2195" w:author="Micah Freedman" w:date="2022-03-11T15:01:00Z">
              <w:r w:rsidRPr="00CB5C04">
                <w:rPr>
                  <w:rFonts w:ascii="Arial" w:hAnsi="Arial" w:cs="Arial"/>
                  <w:sz w:val="20"/>
                  <w:szCs w:val="20"/>
                  <w:rPrChange w:id="2196" w:author="Micah Freedman" w:date="2022-03-11T15:02:00Z">
                    <w:rPr>
                      <w:rFonts w:ascii="Helvetica" w:hAnsi="Helvetica"/>
                      <w:sz w:val="20"/>
                      <w:szCs w:val="20"/>
                    </w:rPr>
                  </w:rPrChange>
                </w:rPr>
                <w:t>Washtenaw Co., MI</w:t>
              </w:r>
            </w:ins>
          </w:p>
        </w:tc>
        <w:tc>
          <w:tcPr>
            <w:tcW w:w="890" w:type="dxa"/>
            <w:gridSpan w:val="2"/>
            <w:vAlign w:val="center"/>
            <w:tcPrChange w:id="2197" w:author="Micah Freedman" w:date="2022-03-20T14:15:00Z">
              <w:tcPr>
                <w:tcW w:w="942" w:type="dxa"/>
                <w:gridSpan w:val="2"/>
                <w:vAlign w:val="center"/>
              </w:tcPr>
            </w:tcPrChange>
          </w:tcPr>
          <w:p w14:paraId="499EB03D" w14:textId="77777777" w:rsidR="00CB5C04" w:rsidRPr="00CB5C04" w:rsidRDefault="00CB5C04" w:rsidP="00CB5C04">
            <w:pPr>
              <w:jc w:val="center"/>
              <w:rPr>
                <w:ins w:id="2198" w:author="Micah Freedman" w:date="2022-03-11T15:01:00Z"/>
                <w:rFonts w:ascii="Arial" w:hAnsi="Arial" w:cs="Arial"/>
                <w:sz w:val="20"/>
                <w:szCs w:val="20"/>
                <w:rPrChange w:id="2199" w:author="Micah Freedman" w:date="2022-03-11T15:02:00Z">
                  <w:rPr>
                    <w:ins w:id="2200" w:author="Micah Freedman" w:date="2022-03-11T15:01:00Z"/>
                    <w:rFonts w:ascii="Helvetica" w:hAnsi="Helvetica"/>
                    <w:sz w:val="20"/>
                    <w:szCs w:val="20"/>
                  </w:rPr>
                </w:rPrChange>
              </w:rPr>
            </w:pPr>
            <w:ins w:id="2201" w:author="Micah Freedman" w:date="2022-03-11T15:01:00Z">
              <w:r w:rsidRPr="00CB5C04">
                <w:rPr>
                  <w:rFonts w:ascii="Arial" w:hAnsi="Arial" w:cs="Arial"/>
                  <w:sz w:val="20"/>
                  <w:szCs w:val="20"/>
                  <w:rPrChange w:id="2202" w:author="Micah Freedman" w:date="2022-03-11T15:02:00Z">
                    <w:rPr>
                      <w:rFonts w:ascii="Helvetica" w:hAnsi="Helvetica"/>
                      <w:sz w:val="20"/>
                      <w:szCs w:val="20"/>
                    </w:rPr>
                  </w:rPrChange>
                </w:rPr>
                <w:t>2016</w:t>
              </w:r>
            </w:ins>
          </w:p>
        </w:tc>
        <w:tc>
          <w:tcPr>
            <w:tcW w:w="724" w:type="dxa"/>
            <w:gridSpan w:val="2"/>
            <w:vAlign w:val="center"/>
            <w:tcPrChange w:id="2203" w:author="Micah Freedman" w:date="2022-03-20T14:15:00Z">
              <w:tcPr>
                <w:tcW w:w="952" w:type="dxa"/>
                <w:gridSpan w:val="2"/>
                <w:vAlign w:val="center"/>
              </w:tcPr>
            </w:tcPrChange>
          </w:tcPr>
          <w:p w14:paraId="67DBE874" w14:textId="77777777" w:rsidR="00CB5C04" w:rsidRPr="00CB5C04" w:rsidRDefault="00CB5C04" w:rsidP="00CB5C04">
            <w:pPr>
              <w:jc w:val="center"/>
              <w:rPr>
                <w:ins w:id="2204" w:author="Micah Freedman" w:date="2022-03-11T15:01:00Z"/>
                <w:rFonts w:ascii="Arial" w:hAnsi="Arial" w:cs="Arial"/>
                <w:sz w:val="20"/>
                <w:szCs w:val="20"/>
                <w:rPrChange w:id="2205" w:author="Micah Freedman" w:date="2022-03-11T15:02:00Z">
                  <w:rPr>
                    <w:ins w:id="2206" w:author="Micah Freedman" w:date="2022-03-11T15:01:00Z"/>
                    <w:rFonts w:ascii="Helvetica" w:hAnsi="Helvetica"/>
                    <w:sz w:val="20"/>
                    <w:szCs w:val="20"/>
                  </w:rPr>
                </w:rPrChange>
              </w:rPr>
            </w:pPr>
            <w:ins w:id="2207" w:author="Micah Freedman" w:date="2022-03-11T15:01:00Z">
              <w:r w:rsidRPr="00CB5C04">
                <w:rPr>
                  <w:rFonts w:ascii="Arial" w:hAnsi="Arial" w:cs="Arial"/>
                  <w:sz w:val="20"/>
                  <w:szCs w:val="20"/>
                  <w:rPrChange w:id="2208" w:author="Micah Freedman" w:date="2022-03-11T15:02:00Z">
                    <w:rPr>
                      <w:rFonts w:ascii="Helvetica" w:hAnsi="Helvetica"/>
                      <w:sz w:val="20"/>
                      <w:szCs w:val="20"/>
                    </w:rPr>
                  </w:rPrChange>
                </w:rPr>
                <w:t>2</w:t>
              </w:r>
            </w:ins>
          </w:p>
        </w:tc>
        <w:tc>
          <w:tcPr>
            <w:tcW w:w="1633" w:type="dxa"/>
            <w:gridSpan w:val="3"/>
            <w:vAlign w:val="center"/>
            <w:tcPrChange w:id="2209" w:author="Micah Freedman" w:date="2022-03-20T14:15:00Z">
              <w:tcPr>
                <w:tcW w:w="905" w:type="dxa"/>
                <w:gridSpan w:val="2"/>
                <w:vAlign w:val="center"/>
              </w:tcPr>
            </w:tcPrChange>
          </w:tcPr>
          <w:p w14:paraId="7A71913D" w14:textId="77777777" w:rsidR="00CB5C04" w:rsidRPr="00CB5C04" w:rsidRDefault="00CB5C04" w:rsidP="00CB5C04">
            <w:pPr>
              <w:jc w:val="center"/>
              <w:rPr>
                <w:ins w:id="2210" w:author="Micah Freedman" w:date="2022-03-11T15:01:00Z"/>
                <w:rFonts w:ascii="Arial" w:hAnsi="Arial" w:cs="Arial"/>
                <w:sz w:val="20"/>
                <w:szCs w:val="20"/>
                <w:rPrChange w:id="2211" w:author="Micah Freedman" w:date="2022-03-11T15:02:00Z">
                  <w:rPr>
                    <w:ins w:id="2212" w:author="Micah Freedman" w:date="2022-03-11T15:01:00Z"/>
                    <w:rFonts w:ascii="Helvetica" w:hAnsi="Helvetica"/>
                    <w:sz w:val="20"/>
                    <w:szCs w:val="20"/>
                  </w:rPr>
                </w:rPrChange>
              </w:rPr>
            </w:pPr>
            <w:ins w:id="2213" w:author="Micah Freedman" w:date="2022-03-11T15:01:00Z">
              <w:r w:rsidRPr="00CB5C04">
                <w:rPr>
                  <w:rFonts w:ascii="Arial" w:hAnsi="Arial" w:cs="Arial"/>
                  <w:sz w:val="20"/>
                  <w:szCs w:val="20"/>
                  <w:rPrChange w:id="2214" w:author="Micah Freedman" w:date="2022-03-11T15:02:00Z">
                    <w:rPr>
                      <w:rFonts w:ascii="Helvetica" w:hAnsi="Helvetica"/>
                      <w:sz w:val="20"/>
                      <w:szCs w:val="20"/>
                    </w:rPr>
                  </w:rPrChange>
                </w:rPr>
                <w:t>0.22 ± 0.21</w:t>
              </w:r>
            </w:ins>
          </w:p>
        </w:tc>
        <w:tc>
          <w:tcPr>
            <w:tcW w:w="755" w:type="dxa"/>
            <w:vAlign w:val="center"/>
            <w:tcPrChange w:id="2215" w:author="Micah Freedman" w:date="2022-03-20T14:15:00Z">
              <w:tcPr>
                <w:tcW w:w="1455" w:type="dxa"/>
                <w:gridSpan w:val="3"/>
                <w:vAlign w:val="center"/>
              </w:tcPr>
            </w:tcPrChange>
          </w:tcPr>
          <w:p w14:paraId="71DDCEF6" w14:textId="77777777" w:rsidR="00CB5C04" w:rsidRPr="00CB5C04" w:rsidRDefault="00CB5C04" w:rsidP="00CB5C04">
            <w:pPr>
              <w:jc w:val="center"/>
              <w:rPr>
                <w:ins w:id="2216" w:author="Micah Freedman" w:date="2022-03-11T15:01:00Z"/>
                <w:rFonts w:ascii="Arial" w:hAnsi="Arial" w:cs="Arial"/>
                <w:sz w:val="20"/>
                <w:szCs w:val="20"/>
                <w:rPrChange w:id="2217" w:author="Micah Freedman" w:date="2022-03-11T15:02:00Z">
                  <w:rPr>
                    <w:ins w:id="2218" w:author="Micah Freedman" w:date="2022-03-11T15:01:00Z"/>
                    <w:rFonts w:ascii="Helvetica" w:hAnsi="Helvetica"/>
                    <w:sz w:val="20"/>
                    <w:szCs w:val="20"/>
                  </w:rPr>
                </w:rPrChange>
              </w:rPr>
            </w:pPr>
            <w:ins w:id="2219" w:author="Micah Freedman" w:date="2022-03-11T15:01:00Z">
              <w:r w:rsidRPr="00CB5C04">
                <w:rPr>
                  <w:rFonts w:ascii="Arial" w:hAnsi="Arial" w:cs="Arial"/>
                  <w:sz w:val="20"/>
                  <w:szCs w:val="20"/>
                  <w:rPrChange w:id="2220" w:author="Micah Freedman" w:date="2022-03-11T15:02:00Z">
                    <w:rPr>
                      <w:rFonts w:ascii="Helvetica" w:hAnsi="Helvetica"/>
                      <w:sz w:val="20"/>
                      <w:szCs w:val="20"/>
                    </w:rPr>
                  </w:rPrChange>
                </w:rPr>
                <w:t>8</w:t>
              </w:r>
            </w:ins>
          </w:p>
        </w:tc>
        <w:tc>
          <w:tcPr>
            <w:tcW w:w="1865" w:type="dxa"/>
            <w:gridSpan w:val="3"/>
            <w:vAlign w:val="center"/>
            <w:tcPrChange w:id="2221" w:author="Micah Freedman" w:date="2022-03-20T14:15:00Z">
              <w:tcPr>
                <w:tcW w:w="1654" w:type="dxa"/>
                <w:gridSpan w:val="2"/>
                <w:vAlign w:val="center"/>
              </w:tcPr>
            </w:tcPrChange>
          </w:tcPr>
          <w:p w14:paraId="6559B2AB" w14:textId="77777777" w:rsidR="00CB5C04" w:rsidRPr="00CB5C04" w:rsidRDefault="00CB5C04" w:rsidP="00CB5C04">
            <w:pPr>
              <w:jc w:val="center"/>
              <w:rPr>
                <w:ins w:id="2222" w:author="Micah Freedman" w:date="2022-03-11T15:01:00Z"/>
                <w:rFonts w:ascii="Arial" w:hAnsi="Arial" w:cs="Arial"/>
                <w:sz w:val="20"/>
                <w:szCs w:val="20"/>
                <w:rPrChange w:id="2223" w:author="Micah Freedman" w:date="2022-03-11T15:02:00Z">
                  <w:rPr>
                    <w:ins w:id="2224" w:author="Micah Freedman" w:date="2022-03-11T15:01:00Z"/>
                    <w:rFonts w:ascii="Helvetica" w:hAnsi="Helvetica"/>
                    <w:sz w:val="20"/>
                    <w:szCs w:val="20"/>
                  </w:rPr>
                </w:rPrChange>
              </w:rPr>
            </w:pPr>
            <w:ins w:id="2225" w:author="Micah Freedman" w:date="2022-03-11T15:01:00Z">
              <w:r w:rsidRPr="00CB5C04">
                <w:rPr>
                  <w:rFonts w:ascii="Arial" w:hAnsi="Arial" w:cs="Arial"/>
                  <w:sz w:val="20"/>
                  <w:szCs w:val="20"/>
                  <w:rPrChange w:id="2226" w:author="Micah Freedman" w:date="2022-03-11T15:02:00Z">
                    <w:rPr>
                      <w:rFonts w:ascii="Helvetica" w:hAnsi="Helvetica"/>
                      <w:sz w:val="20"/>
                      <w:szCs w:val="20"/>
                    </w:rPr>
                  </w:rPrChange>
                </w:rPr>
                <w:t>0.34 ± 0.14</w:t>
              </w:r>
            </w:ins>
          </w:p>
        </w:tc>
      </w:tr>
      <w:tr w:rsidR="00CA16A4" w:rsidRPr="00E163DA" w14:paraId="3FF0DDF6" w14:textId="77777777" w:rsidTr="00CA16A4">
        <w:trPr>
          <w:gridAfter w:val="1"/>
          <w:trHeight w:val="171"/>
          <w:ins w:id="2227" w:author="Micah Freedman" w:date="2022-03-11T15:01:00Z"/>
          <w:trPrChange w:id="2228" w:author="Micah Freedman" w:date="2022-03-20T14:15:00Z">
            <w:trPr>
              <w:gridAfter w:val="1"/>
              <w:trHeight w:val="171"/>
            </w:trPr>
          </w:trPrChange>
        </w:trPr>
        <w:tc>
          <w:tcPr>
            <w:tcW w:w="1718" w:type="dxa"/>
            <w:gridSpan w:val="2"/>
            <w:vMerge/>
            <w:vAlign w:val="center"/>
            <w:tcPrChange w:id="2229" w:author="Micah Freedman" w:date="2022-03-20T14:15:00Z">
              <w:tcPr>
                <w:tcW w:w="1869" w:type="dxa"/>
                <w:gridSpan w:val="2"/>
                <w:vMerge/>
                <w:vAlign w:val="center"/>
              </w:tcPr>
            </w:tcPrChange>
          </w:tcPr>
          <w:p w14:paraId="4B793DB0" w14:textId="77777777" w:rsidR="00CB5C04" w:rsidRPr="00CB5C04" w:rsidRDefault="00CB5C04" w:rsidP="00CB5C04">
            <w:pPr>
              <w:jc w:val="center"/>
              <w:rPr>
                <w:ins w:id="2230" w:author="Micah Freedman" w:date="2022-03-11T15:01:00Z"/>
                <w:rFonts w:ascii="Arial" w:hAnsi="Arial" w:cs="Arial"/>
                <w:sz w:val="20"/>
                <w:szCs w:val="20"/>
                <w:rPrChange w:id="2231" w:author="Micah Freedman" w:date="2022-03-11T15:02:00Z">
                  <w:rPr>
                    <w:ins w:id="2232" w:author="Micah Freedman" w:date="2022-03-11T15:01:00Z"/>
                    <w:rFonts w:ascii="Helvetica" w:hAnsi="Helvetica"/>
                    <w:sz w:val="20"/>
                    <w:szCs w:val="20"/>
                  </w:rPr>
                </w:rPrChange>
              </w:rPr>
            </w:pPr>
          </w:p>
        </w:tc>
        <w:tc>
          <w:tcPr>
            <w:tcW w:w="1235" w:type="dxa"/>
            <w:vAlign w:val="center"/>
            <w:tcPrChange w:id="2233" w:author="Micah Freedman" w:date="2022-03-20T14:15:00Z">
              <w:tcPr>
                <w:tcW w:w="1235" w:type="dxa"/>
                <w:vAlign w:val="center"/>
              </w:tcPr>
            </w:tcPrChange>
          </w:tcPr>
          <w:p w14:paraId="054074EA" w14:textId="77777777" w:rsidR="00CB5C04" w:rsidRPr="00CB5C04" w:rsidRDefault="00CB5C04" w:rsidP="00CB5C04">
            <w:pPr>
              <w:jc w:val="center"/>
              <w:rPr>
                <w:ins w:id="2234" w:author="Micah Freedman" w:date="2022-03-11T15:01:00Z"/>
                <w:rFonts w:ascii="Arial" w:hAnsi="Arial" w:cs="Arial"/>
                <w:sz w:val="20"/>
                <w:szCs w:val="20"/>
                <w:rPrChange w:id="2235" w:author="Micah Freedman" w:date="2022-03-11T15:02:00Z">
                  <w:rPr>
                    <w:ins w:id="2236" w:author="Micah Freedman" w:date="2022-03-11T15:01:00Z"/>
                    <w:rFonts w:ascii="Helvetica" w:hAnsi="Helvetica"/>
                    <w:sz w:val="20"/>
                    <w:szCs w:val="20"/>
                  </w:rPr>
                </w:rPrChange>
              </w:rPr>
            </w:pPr>
            <w:ins w:id="2237" w:author="Micah Freedman" w:date="2022-03-11T15:01:00Z">
              <w:r w:rsidRPr="00CB5C04">
                <w:rPr>
                  <w:rFonts w:ascii="Arial" w:hAnsi="Arial" w:cs="Arial"/>
                  <w:sz w:val="20"/>
                  <w:szCs w:val="20"/>
                  <w:rPrChange w:id="2238" w:author="Micah Freedman" w:date="2022-03-11T15:02:00Z">
                    <w:rPr>
                      <w:rFonts w:ascii="Helvetica" w:hAnsi="Helvetica"/>
                      <w:sz w:val="20"/>
                      <w:szCs w:val="20"/>
                    </w:rPr>
                  </w:rPrChange>
                </w:rPr>
                <w:t>5</w:t>
              </w:r>
            </w:ins>
          </w:p>
        </w:tc>
        <w:tc>
          <w:tcPr>
            <w:tcW w:w="1415" w:type="dxa"/>
            <w:gridSpan w:val="2"/>
            <w:vAlign w:val="center"/>
            <w:tcPrChange w:id="2239" w:author="Micah Freedman" w:date="2022-03-20T14:15:00Z">
              <w:tcPr>
                <w:tcW w:w="1478" w:type="dxa"/>
                <w:gridSpan w:val="2"/>
                <w:vAlign w:val="center"/>
              </w:tcPr>
            </w:tcPrChange>
          </w:tcPr>
          <w:p w14:paraId="14D1DEAC" w14:textId="77777777" w:rsidR="00CB5C04" w:rsidRPr="00CB5C04" w:rsidRDefault="00CB5C04" w:rsidP="00CB5C04">
            <w:pPr>
              <w:jc w:val="center"/>
              <w:rPr>
                <w:ins w:id="2240" w:author="Micah Freedman" w:date="2022-03-11T15:01:00Z"/>
                <w:rFonts w:ascii="Arial" w:hAnsi="Arial" w:cs="Arial"/>
                <w:sz w:val="20"/>
                <w:szCs w:val="20"/>
                <w:rPrChange w:id="2241" w:author="Micah Freedman" w:date="2022-03-11T15:02:00Z">
                  <w:rPr>
                    <w:ins w:id="2242" w:author="Micah Freedman" w:date="2022-03-11T15:01:00Z"/>
                    <w:rFonts w:ascii="Helvetica" w:hAnsi="Helvetica"/>
                    <w:sz w:val="20"/>
                    <w:szCs w:val="20"/>
                  </w:rPr>
                </w:rPrChange>
              </w:rPr>
            </w:pPr>
            <w:ins w:id="2243" w:author="Micah Freedman" w:date="2022-03-11T15:01:00Z">
              <w:r w:rsidRPr="00CB5C04">
                <w:rPr>
                  <w:rFonts w:ascii="Arial" w:hAnsi="Arial" w:cs="Arial"/>
                  <w:sz w:val="20"/>
                  <w:szCs w:val="20"/>
                  <w:rPrChange w:id="2244" w:author="Micah Freedman" w:date="2022-03-11T15:02:00Z">
                    <w:rPr>
                      <w:rFonts w:ascii="Helvetica" w:hAnsi="Helvetica"/>
                      <w:sz w:val="20"/>
                      <w:szCs w:val="20"/>
                    </w:rPr>
                  </w:rPrChange>
                </w:rPr>
                <w:t>Washtenaw Co., MI</w:t>
              </w:r>
            </w:ins>
          </w:p>
        </w:tc>
        <w:tc>
          <w:tcPr>
            <w:tcW w:w="890" w:type="dxa"/>
            <w:gridSpan w:val="2"/>
            <w:vAlign w:val="center"/>
            <w:tcPrChange w:id="2245" w:author="Micah Freedman" w:date="2022-03-20T14:15:00Z">
              <w:tcPr>
                <w:tcW w:w="942" w:type="dxa"/>
                <w:gridSpan w:val="2"/>
                <w:vAlign w:val="center"/>
              </w:tcPr>
            </w:tcPrChange>
          </w:tcPr>
          <w:p w14:paraId="52581FA9" w14:textId="77777777" w:rsidR="00CB5C04" w:rsidRPr="00CB5C04" w:rsidRDefault="00CB5C04" w:rsidP="00CB5C04">
            <w:pPr>
              <w:jc w:val="center"/>
              <w:rPr>
                <w:ins w:id="2246" w:author="Micah Freedman" w:date="2022-03-11T15:01:00Z"/>
                <w:rFonts w:ascii="Arial" w:hAnsi="Arial" w:cs="Arial"/>
                <w:sz w:val="20"/>
                <w:szCs w:val="20"/>
                <w:rPrChange w:id="2247" w:author="Micah Freedman" w:date="2022-03-11T15:02:00Z">
                  <w:rPr>
                    <w:ins w:id="2248" w:author="Micah Freedman" w:date="2022-03-11T15:01:00Z"/>
                    <w:rFonts w:ascii="Helvetica" w:hAnsi="Helvetica"/>
                    <w:sz w:val="20"/>
                    <w:szCs w:val="20"/>
                  </w:rPr>
                </w:rPrChange>
              </w:rPr>
            </w:pPr>
            <w:ins w:id="2249" w:author="Micah Freedman" w:date="2022-03-11T15:01:00Z">
              <w:r w:rsidRPr="00CB5C04">
                <w:rPr>
                  <w:rFonts w:ascii="Arial" w:hAnsi="Arial" w:cs="Arial"/>
                  <w:sz w:val="20"/>
                  <w:szCs w:val="20"/>
                  <w:rPrChange w:id="2250" w:author="Micah Freedman" w:date="2022-03-11T15:02:00Z">
                    <w:rPr>
                      <w:rFonts w:ascii="Helvetica" w:hAnsi="Helvetica"/>
                      <w:sz w:val="20"/>
                      <w:szCs w:val="20"/>
                    </w:rPr>
                  </w:rPrChange>
                </w:rPr>
                <w:t>2016</w:t>
              </w:r>
            </w:ins>
          </w:p>
        </w:tc>
        <w:tc>
          <w:tcPr>
            <w:tcW w:w="724" w:type="dxa"/>
            <w:gridSpan w:val="2"/>
            <w:vAlign w:val="center"/>
            <w:tcPrChange w:id="2251" w:author="Micah Freedman" w:date="2022-03-20T14:15:00Z">
              <w:tcPr>
                <w:tcW w:w="952" w:type="dxa"/>
                <w:gridSpan w:val="2"/>
                <w:vAlign w:val="center"/>
              </w:tcPr>
            </w:tcPrChange>
          </w:tcPr>
          <w:p w14:paraId="19C3728F" w14:textId="77777777" w:rsidR="00CB5C04" w:rsidRPr="00CB5C04" w:rsidRDefault="00CB5C04" w:rsidP="00CB5C04">
            <w:pPr>
              <w:jc w:val="center"/>
              <w:rPr>
                <w:ins w:id="2252" w:author="Micah Freedman" w:date="2022-03-11T15:01:00Z"/>
                <w:rFonts w:ascii="Arial" w:hAnsi="Arial" w:cs="Arial"/>
                <w:sz w:val="20"/>
                <w:szCs w:val="20"/>
                <w:rPrChange w:id="2253" w:author="Micah Freedman" w:date="2022-03-11T15:02:00Z">
                  <w:rPr>
                    <w:ins w:id="2254" w:author="Micah Freedman" w:date="2022-03-11T15:01:00Z"/>
                    <w:rFonts w:ascii="Helvetica" w:hAnsi="Helvetica"/>
                    <w:sz w:val="20"/>
                    <w:szCs w:val="20"/>
                  </w:rPr>
                </w:rPrChange>
              </w:rPr>
            </w:pPr>
            <w:ins w:id="2255" w:author="Micah Freedman" w:date="2022-03-11T15:01:00Z">
              <w:r w:rsidRPr="00CB5C04">
                <w:rPr>
                  <w:rFonts w:ascii="Arial" w:hAnsi="Arial" w:cs="Arial"/>
                  <w:sz w:val="20"/>
                  <w:szCs w:val="20"/>
                  <w:rPrChange w:id="2256" w:author="Micah Freedman" w:date="2022-03-11T15:02:00Z">
                    <w:rPr>
                      <w:rFonts w:ascii="Helvetica" w:hAnsi="Helvetica"/>
                      <w:sz w:val="20"/>
                      <w:szCs w:val="20"/>
                    </w:rPr>
                  </w:rPrChange>
                </w:rPr>
                <w:t>6</w:t>
              </w:r>
            </w:ins>
          </w:p>
        </w:tc>
        <w:tc>
          <w:tcPr>
            <w:tcW w:w="1633" w:type="dxa"/>
            <w:gridSpan w:val="3"/>
            <w:vAlign w:val="center"/>
            <w:tcPrChange w:id="2257" w:author="Micah Freedman" w:date="2022-03-20T14:15:00Z">
              <w:tcPr>
                <w:tcW w:w="905" w:type="dxa"/>
                <w:gridSpan w:val="2"/>
                <w:vAlign w:val="center"/>
              </w:tcPr>
            </w:tcPrChange>
          </w:tcPr>
          <w:p w14:paraId="7A0E9B75" w14:textId="77777777" w:rsidR="00CB5C04" w:rsidRPr="00CB5C04" w:rsidRDefault="00CB5C04" w:rsidP="00CB5C04">
            <w:pPr>
              <w:jc w:val="center"/>
              <w:rPr>
                <w:ins w:id="2258" w:author="Micah Freedman" w:date="2022-03-11T15:01:00Z"/>
                <w:rFonts w:ascii="Arial" w:hAnsi="Arial" w:cs="Arial"/>
                <w:sz w:val="20"/>
                <w:szCs w:val="20"/>
                <w:rPrChange w:id="2259" w:author="Micah Freedman" w:date="2022-03-11T15:02:00Z">
                  <w:rPr>
                    <w:ins w:id="2260" w:author="Micah Freedman" w:date="2022-03-11T15:01:00Z"/>
                    <w:rFonts w:ascii="Helvetica" w:hAnsi="Helvetica"/>
                    <w:sz w:val="20"/>
                    <w:szCs w:val="20"/>
                  </w:rPr>
                </w:rPrChange>
              </w:rPr>
            </w:pPr>
            <w:ins w:id="2261" w:author="Micah Freedman" w:date="2022-03-11T15:01:00Z">
              <w:r w:rsidRPr="00CB5C04">
                <w:rPr>
                  <w:rFonts w:ascii="Arial" w:hAnsi="Arial" w:cs="Arial"/>
                  <w:sz w:val="20"/>
                  <w:szCs w:val="20"/>
                  <w:rPrChange w:id="2262" w:author="Micah Freedman" w:date="2022-03-11T15:02:00Z">
                    <w:rPr>
                      <w:rFonts w:ascii="Helvetica" w:hAnsi="Helvetica"/>
                      <w:sz w:val="20"/>
                      <w:szCs w:val="20"/>
                    </w:rPr>
                  </w:rPrChange>
                </w:rPr>
                <w:t>0.19 ± 0.09</w:t>
              </w:r>
            </w:ins>
          </w:p>
        </w:tc>
        <w:tc>
          <w:tcPr>
            <w:tcW w:w="755" w:type="dxa"/>
            <w:vAlign w:val="center"/>
            <w:tcPrChange w:id="2263" w:author="Micah Freedman" w:date="2022-03-20T14:15:00Z">
              <w:tcPr>
                <w:tcW w:w="1455" w:type="dxa"/>
                <w:gridSpan w:val="3"/>
                <w:vAlign w:val="center"/>
              </w:tcPr>
            </w:tcPrChange>
          </w:tcPr>
          <w:p w14:paraId="1D6ECA99" w14:textId="77777777" w:rsidR="00CB5C04" w:rsidRPr="00CB5C04" w:rsidRDefault="00CB5C04" w:rsidP="00CB5C04">
            <w:pPr>
              <w:jc w:val="center"/>
              <w:rPr>
                <w:ins w:id="2264" w:author="Micah Freedman" w:date="2022-03-11T15:01:00Z"/>
                <w:rFonts w:ascii="Arial" w:hAnsi="Arial" w:cs="Arial"/>
                <w:sz w:val="20"/>
                <w:szCs w:val="20"/>
                <w:rPrChange w:id="2265" w:author="Micah Freedman" w:date="2022-03-11T15:02:00Z">
                  <w:rPr>
                    <w:ins w:id="2266" w:author="Micah Freedman" w:date="2022-03-11T15:01:00Z"/>
                    <w:rFonts w:ascii="Helvetica" w:hAnsi="Helvetica"/>
                    <w:sz w:val="20"/>
                    <w:szCs w:val="20"/>
                  </w:rPr>
                </w:rPrChange>
              </w:rPr>
            </w:pPr>
            <w:ins w:id="2267" w:author="Micah Freedman" w:date="2022-03-11T15:01:00Z">
              <w:r w:rsidRPr="00CB5C04">
                <w:rPr>
                  <w:rFonts w:ascii="Arial" w:hAnsi="Arial" w:cs="Arial"/>
                  <w:sz w:val="20"/>
                  <w:szCs w:val="20"/>
                  <w:rPrChange w:id="2268" w:author="Micah Freedman" w:date="2022-03-11T15:02:00Z">
                    <w:rPr>
                      <w:rFonts w:ascii="Helvetica" w:hAnsi="Helvetica"/>
                      <w:sz w:val="20"/>
                      <w:szCs w:val="20"/>
                    </w:rPr>
                  </w:rPrChange>
                </w:rPr>
                <w:t>17</w:t>
              </w:r>
            </w:ins>
          </w:p>
        </w:tc>
        <w:tc>
          <w:tcPr>
            <w:tcW w:w="1865" w:type="dxa"/>
            <w:gridSpan w:val="3"/>
            <w:vAlign w:val="center"/>
            <w:tcPrChange w:id="2269" w:author="Micah Freedman" w:date="2022-03-20T14:15:00Z">
              <w:tcPr>
                <w:tcW w:w="1654" w:type="dxa"/>
                <w:gridSpan w:val="2"/>
                <w:vAlign w:val="center"/>
              </w:tcPr>
            </w:tcPrChange>
          </w:tcPr>
          <w:p w14:paraId="3E5F030F" w14:textId="77777777" w:rsidR="00CB5C04" w:rsidRPr="00CB5C04" w:rsidRDefault="00CB5C04" w:rsidP="00CB5C04">
            <w:pPr>
              <w:jc w:val="center"/>
              <w:rPr>
                <w:ins w:id="2270" w:author="Micah Freedman" w:date="2022-03-11T15:01:00Z"/>
                <w:rFonts w:ascii="Arial" w:hAnsi="Arial" w:cs="Arial"/>
                <w:sz w:val="20"/>
                <w:szCs w:val="20"/>
                <w:rPrChange w:id="2271" w:author="Micah Freedman" w:date="2022-03-11T15:02:00Z">
                  <w:rPr>
                    <w:ins w:id="2272" w:author="Micah Freedman" w:date="2022-03-11T15:01:00Z"/>
                    <w:rFonts w:ascii="Helvetica" w:hAnsi="Helvetica"/>
                    <w:sz w:val="20"/>
                    <w:szCs w:val="20"/>
                  </w:rPr>
                </w:rPrChange>
              </w:rPr>
            </w:pPr>
            <w:ins w:id="2273" w:author="Micah Freedman" w:date="2022-03-11T15:01:00Z">
              <w:r w:rsidRPr="00CB5C04">
                <w:rPr>
                  <w:rFonts w:ascii="Arial" w:hAnsi="Arial" w:cs="Arial"/>
                  <w:sz w:val="20"/>
                  <w:szCs w:val="20"/>
                  <w:rPrChange w:id="2274" w:author="Micah Freedman" w:date="2022-03-11T15:02:00Z">
                    <w:rPr>
                      <w:rFonts w:ascii="Helvetica" w:hAnsi="Helvetica"/>
                      <w:sz w:val="20"/>
                      <w:szCs w:val="20"/>
                    </w:rPr>
                  </w:rPrChange>
                </w:rPr>
                <w:t>0.34 ± 0.07</w:t>
              </w:r>
            </w:ins>
          </w:p>
        </w:tc>
      </w:tr>
      <w:tr w:rsidR="00CA16A4" w:rsidRPr="00E163DA" w14:paraId="7BF66FB0" w14:textId="77777777" w:rsidTr="00CA16A4">
        <w:trPr>
          <w:gridAfter w:val="1"/>
          <w:trHeight w:val="171"/>
          <w:ins w:id="2275" w:author="Micah Freedman" w:date="2022-03-11T15:01:00Z"/>
          <w:trPrChange w:id="2276" w:author="Micah Freedman" w:date="2022-03-20T14:15:00Z">
            <w:trPr>
              <w:gridAfter w:val="1"/>
              <w:trHeight w:val="171"/>
            </w:trPr>
          </w:trPrChange>
        </w:trPr>
        <w:tc>
          <w:tcPr>
            <w:tcW w:w="1718" w:type="dxa"/>
            <w:gridSpan w:val="2"/>
            <w:vMerge w:val="restart"/>
            <w:vAlign w:val="center"/>
            <w:tcPrChange w:id="2277" w:author="Micah Freedman" w:date="2022-03-20T14:15:00Z">
              <w:tcPr>
                <w:tcW w:w="1869" w:type="dxa"/>
                <w:gridSpan w:val="2"/>
                <w:vMerge w:val="restart"/>
                <w:vAlign w:val="center"/>
              </w:tcPr>
            </w:tcPrChange>
          </w:tcPr>
          <w:p w14:paraId="06E106A8" w14:textId="77777777" w:rsidR="00CB5C04" w:rsidRPr="00CB5C04" w:rsidRDefault="00CB5C04" w:rsidP="00CB5C04">
            <w:pPr>
              <w:jc w:val="center"/>
              <w:rPr>
                <w:ins w:id="2278" w:author="Micah Freedman" w:date="2022-03-11T15:01:00Z"/>
                <w:rFonts w:ascii="Arial" w:hAnsi="Arial" w:cs="Arial"/>
                <w:i/>
                <w:iCs/>
                <w:sz w:val="20"/>
                <w:szCs w:val="20"/>
                <w:rPrChange w:id="2279" w:author="Micah Freedman" w:date="2022-03-11T15:02:00Z">
                  <w:rPr>
                    <w:ins w:id="2280" w:author="Micah Freedman" w:date="2022-03-11T15:01:00Z"/>
                    <w:rFonts w:ascii="Helvetica" w:hAnsi="Helvetica"/>
                    <w:i/>
                    <w:iCs/>
                    <w:sz w:val="20"/>
                    <w:szCs w:val="20"/>
                  </w:rPr>
                </w:rPrChange>
              </w:rPr>
            </w:pPr>
            <w:ins w:id="2281" w:author="Micah Freedman" w:date="2022-03-11T15:01:00Z">
              <w:r w:rsidRPr="00CB5C04">
                <w:rPr>
                  <w:rFonts w:ascii="Arial" w:hAnsi="Arial" w:cs="Arial"/>
                  <w:i/>
                  <w:iCs/>
                  <w:sz w:val="20"/>
                  <w:szCs w:val="20"/>
                  <w:rPrChange w:id="2282" w:author="Micah Freedman" w:date="2022-03-11T15:02:00Z">
                    <w:rPr>
                      <w:rFonts w:ascii="Helvetica" w:hAnsi="Helvetica"/>
                      <w:i/>
                      <w:iCs/>
                      <w:sz w:val="20"/>
                      <w:szCs w:val="20"/>
                    </w:rPr>
                  </w:rPrChange>
                </w:rPr>
                <w:t>A. syriaca</w:t>
              </w:r>
            </w:ins>
          </w:p>
          <w:p w14:paraId="01C902E6" w14:textId="77777777" w:rsidR="00CB5C04" w:rsidRPr="00CB5C04" w:rsidRDefault="00CB5C04" w:rsidP="00CB5C04">
            <w:pPr>
              <w:jc w:val="center"/>
              <w:rPr>
                <w:ins w:id="2283" w:author="Micah Freedman" w:date="2022-03-11T15:01:00Z"/>
                <w:rFonts w:ascii="Arial" w:hAnsi="Arial" w:cs="Arial"/>
                <w:sz w:val="20"/>
                <w:szCs w:val="20"/>
                <w:rPrChange w:id="2284" w:author="Micah Freedman" w:date="2022-03-11T15:02:00Z">
                  <w:rPr>
                    <w:ins w:id="2285" w:author="Micah Freedman" w:date="2022-03-11T15:01:00Z"/>
                    <w:rFonts w:ascii="Helvetica" w:hAnsi="Helvetica"/>
                    <w:sz w:val="20"/>
                    <w:szCs w:val="20"/>
                  </w:rPr>
                </w:rPrChange>
              </w:rPr>
            </w:pPr>
            <w:ins w:id="2286" w:author="Micah Freedman" w:date="2022-03-11T15:01:00Z">
              <w:r w:rsidRPr="00CB5C04">
                <w:rPr>
                  <w:rFonts w:ascii="Arial" w:hAnsi="Arial" w:cs="Arial"/>
                  <w:sz w:val="20"/>
                  <w:szCs w:val="20"/>
                  <w:rPrChange w:id="2287" w:author="Micah Freedman" w:date="2022-03-11T15:02:00Z">
                    <w:rPr>
                      <w:rFonts w:ascii="Helvetica" w:hAnsi="Helvetica"/>
                      <w:sz w:val="20"/>
                      <w:szCs w:val="20"/>
                    </w:rPr>
                  </w:rPrChange>
                </w:rPr>
                <w:t>(Eastern North America)</w:t>
              </w:r>
            </w:ins>
          </w:p>
        </w:tc>
        <w:tc>
          <w:tcPr>
            <w:tcW w:w="1235" w:type="dxa"/>
            <w:vAlign w:val="center"/>
            <w:tcPrChange w:id="2288" w:author="Micah Freedman" w:date="2022-03-20T14:15:00Z">
              <w:tcPr>
                <w:tcW w:w="1235" w:type="dxa"/>
                <w:vAlign w:val="center"/>
              </w:tcPr>
            </w:tcPrChange>
          </w:tcPr>
          <w:p w14:paraId="1780D6F2" w14:textId="77777777" w:rsidR="00CB5C04" w:rsidRPr="00CB5C04" w:rsidRDefault="00CB5C04" w:rsidP="00CB5C04">
            <w:pPr>
              <w:jc w:val="center"/>
              <w:rPr>
                <w:ins w:id="2289" w:author="Micah Freedman" w:date="2022-03-11T15:01:00Z"/>
                <w:rFonts w:ascii="Arial" w:hAnsi="Arial" w:cs="Arial"/>
                <w:sz w:val="20"/>
                <w:szCs w:val="20"/>
                <w:rPrChange w:id="2290" w:author="Micah Freedman" w:date="2022-03-11T15:02:00Z">
                  <w:rPr>
                    <w:ins w:id="2291" w:author="Micah Freedman" w:date="2022-03-11T15:01:00Z"/>
                    <w:rFonts w:ascii="Helvetica" w:hAnsi="Helvetica"/>
                    <w:sz w:val="20"/>
                    <w:szCs w:val="20"/>
                  </w:rPr>
                </w:rPrChange>
              </w:rPr>
            </w:pPr>
            <w:ins w:id="2292" w:author="Micah Freedman" w:date="2022-03-11T15:01:00Z">
              <w:r w:rsidRPr="00CB5C04">
                <w:rPr>
                  <w:rFonts w:ascii="Arial" w:hAnsi="Arial" w:cs="Arial"/>
                  <w:sz w:val="20"/>
                  <w:szCs w:val="20"/>
                  <w:rPrChange w:id="2293" w:author="Micah Freedman" w:date="2022-03-11T15:02:00Z">
                    <w:rPr>
                      <w:rFonts w:ascii="Helvetica" w:hAnsi="Helvetica"/>
                      <w:sz w:val="20"/>
                      <w:szCs w:val="20"/>
                    </w:rPr>
                  </w:rPrChange>
                </w:rPr>
                <w:t>C1</w:t>
              </w:r>
            </w:ins>
          </w:p>
        </w:tc>
        <w:tc>
          <w:tcPr>
            <w:tcW w:w="1415" w:type="dxa"/>
            <w:gridSpan w:val="2"/>
            <w:vAlign w:val="center"/>
            <w:tcPrChange w:id="2294" w:author="Micah Freedman" w:date="2022-03-20T14:15:00Z">
              <w:tcPr>
                <w:tcW w:w="1478" w:type="dxa"/>
                <w:gridSpan w:val="2"/>
                <w:vAlign w:val="center"/>
              </w:tcPr>
            </w:tcPrChange>
          </w:tcPr>
          <w:p w14:paraId="44C2CDE5" w14:textId="77777777" w:rsidR="00CB5C04" w:rsidRPr="00CB5C04" w:rsidRDefault="00CB5C04" w:rsidP="00CB5C04">
            <w:pPr>
              <w:jc w:val="center"/>
              <w:rPr>
                <w:ins w:id="2295" w:author="Micah Freedman" w:date="2022-03-11T15:01:00Z"/>
                <w:rFonts w:ascii="Arial" w:hAnsi="Arial" w:cs="Arial"/>
                <w:sz w:val="20"/>
                <w:szCs w:val="20"/>
                <w:rPrChange w:id="2296" w:author="Micah Freedman" w:date="2022-03-11T15:02:00Z">
                  <w:rPr>
                    <w:ins w:id="2297" w:author="Micah Freedman" w:date="2022-03-11T15:01:00Z"/>
                    <w:rFonts w:ascii="Helvetica" w:hAnsi="Helvetica"/>
                    <w:sz w:val="20"/>
                    <w:szCs w:val="20"/>
                  </w:rPr>
                </w:rPrChange>
              </w:rPr>
            </w:pPr>
            <w:ins w:id="2298" w:author="Micah Freedman" w:date="2022-03-11T15:01:00Z">
              <w:r w:rsidRPr="00CB5C04">
                <w:rPr>
                  <w:rFonts w:ascii="Arial" w:hAnsi="Arial" w:cs="Arial"/>
                  <w:sz w:val="20"/>
                  <w:szCs w:val="20"/>
                  <w:rPrChange w:id="2299" w:author="Micah Freedman" w:date="2022-03-11T15:02:00Z">
                    <w:rPr>
                      <w:rFonts w:ascii="Helvetica" w:hAnsi="Helvetica"/>
                      <w:sz w:val="20"/>
                      <w:szCs w:val="20"/>
                    </w:rPr>
                  </w:rPrChange>
                </w:rPr>
                <w:t>Washtenaw Co., MI</w:t>
              </w:r>
            </w:ins>
          </w:p>
        </w:tc>
        <w:tc>
          <w:tcPr>
            <w:tcW w:w="890" w:type="dxa"/>
            <w:gridSpan w:val="2"/>
            <w:vAlign w:val="center"/>
            <w:tcPrChange w:id="2300" w:author="Micah Freedman" w:date="2022-03-20T14:15:00Z">
              <w:tcPr>
                <w:tcW w:w="942" w:type="dxa"/>
                <w:gridSpan w:val="2"/>
                <w:vAlign w:val="center"/>
              </w:tcPr>
            </w:tcPrChange>
          </w:tcPr>
          <w:p w14:paraId="00619BB8" w14:textId="77777777" w:rsidR="00CB5C04" w:rsidRPr="00CB5C04" w:rsidRDefault="00CB5C04" w:rsidP="00CB5C04">
            <w:pPr>
              <w:jc w:val="center"/>
              <w:rPr>
                <w:ins w:id="2301" w:author="Micah Freedman" w:date="2022-03-11T15:01:00Z"/>
                <w:rFonts w:ascii="Arial" w:hAnsi="Arial" w:cs="Arial"/>
                <w:sz w:val="20"/>
                <w:szCs w:val="20"/>
                <w:rPrChange w:id="2302" w:author="Micah Freedman" w:date="2022-03-11T15:02:00Z">
                  <w:rPr>
                    <w:ins w:id="2303" w:author="Micah Freedman" w:date="2022-03-11T15:01:00Z"/>
                    <w:rFonts w:ascii="Helvetica" w:hAnsi="Helvetica"/>
                    <w:sz w:val="20"/>
                    <w:szCs w:val="20"/>
                  </w:rPr>
                </w:rPrChange>
              </w:rPr>
            </w:pPr>
            <w:ins w:id="2304" w:author="Micah Freedman" w:date="2022-03-11T15:01:00Z">
              <w:r w:rsidRPr="00CB5C04">
                <w:rPr>
                  <w:rFonts w:ascii="Arial" w:hAnsi="Arial" w:cs="Arial"/>
                  <w:sz w:val="20"/>
                  <w:szCs w:val="20"/>
                  <w:rPrChange w:id="2305" w:author="Micah Freedman" w:date="2022-03-11T15:02:00Z">
                    <w:rPr>
                      <w:rFonts w:ascii="Helvetica" w:hAnsi="Helvetica"/>
                      <w:sz w:val="20"/>
                      <w:szCs w:val="20"/>
                    </w:rPr>
                  </w:rPrChange>
                </w:rPr>
                <w:t>2016</w:t>
              </w:r>
            </w:ins>
          </w:p>
        </w:tc>
        <w:tc>
          <w:tcPr>
            <w:tcW w:w="724" w:type="dxa"/>
            <w:gridSpan w:val="2"/>
            <w:vAlign w:val="center"/>
            <w:tcPrChange w:id="2306" w:author="Micah Freedman" w:date="2022-03-20T14:15:00Z">
              <w:tcPr>
                <w:tcW w:w="952" w:type="dxa"/>
                <w:gridSpan w:val="2"/>
                <w:vAlign w:val="center"/>
              </w:tcPr>
            </w:tcPrChange>
          </w:tcPr>
          <w:p w14:paraId="3B9F86EF" w14:textId="77777777" w:rsidR="00CB5C04" w:rsidRPr="00CB5C04" w:rsidRDefault="00CB5C04" w:rsidP="00CB5C04">
            <w:pPr>
              <w:jc w:val="center"/>
              <w:rPr>
                <w:ins w:id="2307" w:author="Micah Freedman" w:date="2022-03-11T15:01:00Z"/>
                <w:rFonts w:ascii="Arial" w:hAnsi="Arial" w:cs="Arial"/>
                <w:sz w:val="20"/>
                <w:szCs w:val="20"/>
                <w:rPrChange w:id="2308" w:author="Micah Freedman" w:date="2022-03-11T15:02:00Z">
                  <w:rPr>
                    <w:ins w:id="2309" w:author="Micah Freedman" w:date="2022-03-11T15:01:00Z"/>
                    <w:rFonts w:ascii="Helvetica" w:hAnsi="Helvetica"/>
                    <w:sz w:val="20"/>
                    <w:szCs w:val="20"/>
                  </w:rPr>
                </w:rPrChange>
              </w:rPr>
            </w:pPr>
            <w:ins w:id="2310" w:author="Micah Freedman" w:date="2022-03-11T15:01:00Z">
              <w:r w:rsidRPr="00CB5C04">
                <w:rPr>
                  <w:rFonts w:ascii="Arial" w:hAnsi="Arial" w:cs="Arial"/>
                  <w:sz w:val="20"/>
                  <w:szCs w:val="20"/>
                  <w:rPrChange w:id="2311" w:author="Micah Freedman" w:date="2022-03-11T15:02:00Z">
                    <w:rPr>
                      <w:rFonts w:ascii="Helvetica" w:hAnsi="Helvetica"/>
                      <w:sz w:val="20"/>
                      <w:szCs w:val="20"/>
                    </w:rPr>
                  </w:rPrChange>
                </w:rPr>
                <w:t>3</w:t>
              </w:r>
            </w:ins>
          </w:p>
        </w:tc>
        <w:tc>
          <w:tcPr>
            <w:tcW w:w="1633" w:type="dxa"/>
            <w:gridSpan w:val="3"/>
            <w:vAlign w:val="center"/>
            <w:tcPrChange w:id="2312" w:author="Micah Freedman" w:date="2022-03-20T14:15:00Z">
              <w:tcPr>
                <w:tcW w:w="905" w:type="dxa"/>
                <w:gridSpan w:val="2"/>
                <w:vAlign w:val="center"/>
              </w:tcPr>
            </w:tcPrChange>
          </w:tcPr>
          <w:p w14:paraId="7208554A" w14:textId="77777777" w:rsidR="00CB5C04" w:rsidRPr="00CB5C04" w:rsidRDefault="00CB5C04" w:rsidP="00CB5C04">
            <w:pPr>
              <w:jc w:val="center"/>
              <w:rPr>
                <w:ins w:id="2313" w:author="Micah Freedman" w:date="2022-03-11T15:01:00Z"/>
                <w:rFonts w:ascii="Arial" w:hAnsi="Arial" w:cs="Arial"/>
                <w:sz w:val="20"/>
                <w:szCs w:val="20"/>
                <w:rPrChange w:id="2314" w:author="Micah Freedman" w:date="2022-03-11T15:02:00Z">
                  <w:rPr>
                    <w:ins w:id="2315" w:author="Micah Freedman" w:date="2022-03-11T15:01:00Z"/>
                    <w:rFonts w:ascii="Helvetica" w:hAnsi="Helvetica"/>
                    <w:sz w:val="20"/>
                    <w:szCs w:val="20"/>
                  </w:rPr>
                </w:rPrChange>
              </w:rPr>
            </w:pPr>
            <w:ins w:id="2316" w:author="Micah Freedman" w:date="2022-03-11T15:01:00Z">
              <w:r w:rsidRPr="00CB5C04">
                <w:rPr>
                  <w:rFonts w:ascii="Arial" w:hAnsi="Arial" w:cs="Arial"/>
                  <w:sz w:val="20"/>
                  <w:szCs w:val="20"/>
                  <w:rPrChange w:id="2317" w:author="Micah Freedman" w:date="2022-03-11T15:02:00Z">
                    <w:rPr>
                      <w:rFonts w:ascii="Helvetica" w:hAnsi="Helvetica"/>
                      <w:sz w:val="20"/>
                      <w:szCs w:val="20"/>
                    </w:rPr>
                  </w:rPrChange>
                </w:rPr>
                <w:t>0.55 ± 0.12</w:t>
              </w:r>
            </w:ins>
          </w:p>
        </w:tc>
        <w:tc>
          <w:tcPr>
            <w:tcW w:w="755" w:type="dxa"/>
            <w:vAlign w:val="center"/>
            <w:tcPrChange w:id="2318" w:author="Micah Freedman" w:date="2022-03-20T14:15:00Z">
              <w:tcPr>
                <w:tcW w:w="1455" w:type="dxa"/>
                <w:gridSpan w:val="3"/>
                <w:vAlign w:val="center"/>
              </w:tcPr>
            </w:tcPrChange>
          </w:tcPr>
          <w:p w14:paraId="44BCF7A3" w14:textId="77777777" w:rsidR="00CB5C04" w:rsidRPr="00CB5C04" w:rsidRDefault="00CB5C04" w:rsidP="00CB5C04">
            <w:pPr>
              <w:jc w:val="center"/>
              <w:rPr>
                <w:ins w:id="2319" w:author="Micah Freedman" w:date="2022-03-11T15:01:00Z"/>
                <w:rFonts w:ascii="Arial" w:hAnsi="Arial" w:cs="Arial"/>
                <w:sz w:val="20"/>
                <w:szCs w:val="20"/>
                <w:rPrChange w:id="2320" w:author="Micah Freedman" w:date="2022-03-11T15:02:00Z">
                  <w:rPr>
                    <w:ins w:id="2321" w:author="Micah Freedman" w:date="2022-03-11T15:01:00Z"/>
                    <w:rFonts w:ascii="Helvetica" w:hAnsi="Helvetica"/>
                    <w:sz w:val="20"/>
                    <w:szCs w:val="20"/>
                  </w:rPr>
                </w:rPrChange>
              </w:rPr>
            </w:pPr>
            <w:ins w:id="2322" w:author="Micah Freedman" w:date="2022-03-11T15:01:00Z">
              <w:r w:rsidRPr="00CB5C04">
                <w:rPr>
                  <w:rFonts w:ascii="Arial" w:hAnsi="Arial" w:cs="Arial"/>
                  <w:sz w:val="20"/>
                  <w:szCs w:val="20"/>
                  <w:rPrChange w:id="2323" w:author="Micah Freedman" w:date="2022-03-11T15:02:00Z">
                    <w:rPr>
                      <w:rFonts w:ascii="Helvetica" w:hAnsi="Helvetica"/>
                      <w:sz w:val="20"/>
                      <w:szCs w:val="20"/>
                    </w:rPr>
                  </w:rPrChange>
                </w:rPr>
                <w:t>5</w:t>
              </w:r>
            </w:ins>
          </w:p>
        </w:tc>
        <w:tc>
          <w:tcPr>
            <w:tcW w:w="1865" w:type="dxa"/>
            <w:gridSpan w:val="3"/>
            <w:vAlign w:val="center"/>
            <w:tcPrChange w:id="2324" w:author="Micah Freedman" w:date="2022-03-20T14:15:00Z">
              <w:tcPr>
                <w:tcW w:w="1654" w:type="dxa"/>
                <w:gridSpan w:val="2"/>
                <w:vAlign w:val="center"/>
              </w:tcPr>
            </w:tcPrChange>
          </w:tcPr>
          <w:p w14:paraId="2074F684" w14:textId="77777777" w:rsidR="00CB5C04" w:rsidRPr="00CB5C04" w:rsidRDefault="00CB5C04" w:rsidP="00CB5C04">
            <w:pPr>
              <w:jc w:val="center"/>
              <w:rPr>
                <w:ins w:id="2325" w:author="Micah Freedman" w:date="2022-03-11T15:01:00Z"/>
                <w:rFonts w:ascii="Arial" w:hAnsi="Arial" w:cs="Arial"/>
                <w:sz w:val="20"/>
                <w:szCs w:val="20"/>
                <w:rPrChange w:id="2326" w:author="Micah Freedman" w:date="2022-03-11T15:02:00Z">
                  <w:rPr>
                    <w:ins w:id="2327" w:author="Micah Freedman" w:date="2022-03-11T15:01:00Z"/>
                    <w:rFonts w:ascii="Helvetica" w:hAnsi="Helvetica"/>
                    <w:sz w:val="20"/>
                    <w:szCs w:val="20"/>
                  </w:rPr>
                </w:rPrChange>
              </w:rPr>
            </w:pPr>
            <w:ins w:id="2328" w:author="Micah Freedman" w:date="2022-03-11T15:01:00Z">
              <w:r w:rsidRPr="00CB5C04">
                <w:rPr>
                  <w:rFonts w:ascii="Arial" w:hAnsi="Arial" w:cs="Arial"/>
                  <w:sz w:val="20"/>
                  <w:szCs w:val="20"/>
                  <w:rPrChange w:id="2329" w:author="Micah Freedman" w:date="2022-03-11T15:02:00Z">
                    <w:rPr>
                      <w:rFonts w:ascii="Helvetica" w:hAnsi="Helvetica"/>
                      <w:sz w:val="20"/>
                      <w:szCs w:val="20"/>
                    </w:rPr>
                  </w:rPrChange>
                </w:rPr>
                <w:t>2.10 ± 0.78</w:t>
              </w:r>
            </w:ins>
          </w:p>
        </w:tc>
      </w:tr>
      <w:tr w:rsidR="00CA16A4" w:rsidRPr="00E163DA" w14:paraId="2B85CC07" w14:textId="77777777" w:rsidTr="00CA16A4">
        <w:trPr>
          <w:gridAfter w:val="1"/>
          <w:trHeight w:val="171"/>
          <w:ins w:id="2330" w:author="Micah Freedman" w:date="2022-03-11T15:01:00Z"/>
          <w:trPrChange w:id="2331" w:author="Micah Freedman" w:date="2022-03-20T14:15:00Z">
            <w:trPr>
              <w:gridAfter w:val="1"/>
              <w:trHeight w:val="171"/>
            </w:trPr>
          </w:trPrChange>
        </w:trPr>
        <w:tc>
          <w:tcPr>
            <w:tcW w:w="1718" w:type="dxa"/>
            <w:gridSpan w:val="2"/>
            <w:vMerge/>
            <w:vAlign w:val="center"/>
            <w:tcPrChange w:id="2332" w:author="Micah Freedman" w:date="2022-03-20T14:15:00Z">
              <w:tcPr>
                <w:tcW w:w="1869" w:type="dxa"/>
                <w:gridSpan w:val="2"/>
                <w:vMerge/>
                <w:vAlign w:val="center"/>
              </w:tcPr>
            </w:tcPrChange>
          </w:tcPr>
          <w:p w14:paraId="2C4DCCB5" w14:textId="77777777" w:rsidR="00CB5C04" w:rsidRPr="00CB5C04" w:rsidRDefault="00CB5C04" w:rsidP="00CB5C04">
            <w:pPr>
              <w:jc w:val="center"/>
              <w:rPr>
                <w:ins w:id="2333" w:author="Micah Freedman" w:date="2022-03-11T15:01:00Z"/>
                <w:rFonts w:ascii="Arial" w:hAnsi="Arial" w:cs="Arial"/>
                <w:sz w:val="20"/>
                <w:szCs w:val="20"/>
                <w:rPrChange w:id="2334" w:author="Micah Freedman" w:date="2022-03-11T15:02:00Z">
                  <w:rPr>
                    <w:ins w:id="2335" w:author="Micah Freedman" w:date="2022-03-11T15:01:00Z"/>
                    <w:rFonts w:ascii="Helvetica" w:hAnsi="Helvetica"/>
                    <w:sz w:val="20"/>
                    <w:szCs w:val="20"/>
                  </w:rPr>
                </w:rPrChange>
              </w:rPr>
            </w:pPr>
          </w:p>
        </w:tc>
        <w:tc>
          <w:tcPr>
            <w:tcW w:w="1235" w:type="dxa"/>
            <w:vAlign w:val="center"/>
            <w:tcPrChange w:id="2336" w:author="Micah Freedman" w:date="2022-03-20T14:15:00Z">
              <w:tcPr>
                <w:tcW w:w="1235" w:type="dxa"/>
                <w:vAlign w:val="center"/>
              </w:tcPr>
            </w:tcPrChange>
          </w:tcPr>
          <w:p w14:paraId="3FB2F6A6" w14:textId="77777777" w:rsidR="00CB5C04" w:rsidRPr="00CB5C04" w:rsidRDefault="00CB5C04" w:rsidP="00CB5C04">
            <w:pPr>
              <w:jc w:val="center"/>
              <w:rPr>
                <w:ins w:id="2337" w:author="Micah Freedman" w:date="2022-03-11T15:01:00Z"/>
                <w:rFonts w:ascii="Arial" w:hAnsi="Arial" w:cs="Arial"/>
                <w:sz w:val="20"/>
                <w:szCs w:val="20"/>
                <w:rPrChange w:id="2338" w:author="Micah Freedman" w:date="2022-03-11T15:02:00Z">
                  <w:rPr>
                    <w:ins w:id="2339" w:author="Micah Freedman" w:date="2022-03-11T15:01:00Z"/>
                    <w:rFonts w:ascii="Helvetica" w:hAnsi="Helvetica"/>
                    <w:sz w:val="20"/>
                    <w:szCs w:val="20"/>
                  </w:rPr>
                </w:rPrChange>
              </w:rPr>
            </w:pPr>
            <w:ins w:id="2340" w:author="Micah Freedman" w:date="2022-03-11T15:01:00Z">
              <w:r w:rsidRPr="00CB5C04">
                <w:rPr>
                  <w:rFonts w:ascii="Arial" w:hAnsi="Arial" w:cs="Arial"/>
                  <w:sz w:val="20"/>
                  <w:szCs w:val="20"/>
                  <w:rPrChange w:id="2341" w:author="Micah Freedman" w:date="2022-03-11T15:02:00Z">
                    <w:rPr>
                      <w:rFonts w:ascii="Helvetica" w:hAnsi="Helvetica"/>
                      <w:sz w:val="20"/>
                      <w:szCs w:val="20"/>
                    </w:rPr>
                  </w:rPrChange>
                </w:rPr>
                <w:t>C13</w:t>
              </w:r>
            </w:ins>
          </w:p>
        </w:tc>
        <w:tc>
          <w:tcPr>
            <w:tcW w:w="1415" w:type="dxa"/>
            <w:gridSpan w:val="2"/>
            <w:vAlign w:val="center"/>
            <w:tcPrChange w:id="2342" w:author="Micah Freedman" w:date="2022-03-20T14:15:00Z">
              <w:tcPr>
                <w:tcW w:w="1478" w:type="dxa"/>
                <w:gridSpan w:val="2"/>
                <w:vAlign w:val="center"/>
              </w:tcPr>
            </w:tcPrChange>
          </w:tcPr>
          <w:p w14:paraId="4FAD0F4D" w14:textId="77777777" w:rsidR="00CB5C04" w:rsidRPr="00CB5C04" w:rsidRDefault="00CB5C04" w:rsidP="00CB5C04">
            <w:pPr>
              <w:jc w:val="center"/>
              <w:rPr>
                <w:ins w:id="2343" w:author="Micah Freedman" w:date="2022-03-11T15:01:00Z"/>
                <w:rFonts w:ascii="Arial" w:hAnsi="Arial" w:cs="Arial"/>
                <w:sz w:val="20"/>
                <w:szCs w:val="20"/>
                <w:rPrChange w:id="2344" w:author="Micah Freedman" w:date="2022-03-11T15:02:00Z">
                  <w:rPr>
                    <w:ins w:id="2345" w:author="Micah Freedman" w:date="2022-03-11T15:01:00Z"/>
                    <w:rFonts w:ascii="Helvetica" w:hAnsi="Helvetica"/>
                    <w:sz w:val="20"/>
                    <w:szCs w:val="20"/>
                  </w:rPr>
                </w:rPrChange>
              </w:rPr>
            </w:pPr>
            <w:ins w:id="2346" w:author="Micah Freedman" w:date="2022-03-11T15:01:00Z">
              <w:r w:rsidRPr="00CB5C04">
                <w:rPr>
                  <w:rFonts w:ascii="Arial" w:hAnsi="Arial" w:cs="Arial"/>
                  <w:sz w:val="20"/>
                  <w:szCs w:val="20"/>
                  <w:rPrChange w:id="2347" w:author="Micah Freedman" w:date="2022-03-11T15:02:00Z">
                    <w:rPr>
                      <w:rFonts w:ascii="Helvetica" w:hAnsi="Helvetica"/>
                      <w:sz w:val="20"/>
                      <w:szCs w:val="20"/>
                    </w:rPr>
                  </w:rPrChange>
                </w:rPr>
                <w:t>Washtenaw Co., MI</w:t>
              </w:r>
            </w:ins>
          </w:p>
        </w:tc>
        <w:tc>
          <w:tcPr>
            <w:tcW w:w="890" w:type="dxa"/>
            <w:gridSpan w:val="2"/>
            <w:vAlign w:val="center"/>
            <w:tcPrChange w:id="2348" w:author="Micah Freedman" w:date="2022-03-20T14:15:00Z">
              <w:tcPr>
                <w:tcW w:w="942" w:type="dxa"/>
                <w:gridSpan w:val="2"/>
                <w:vAlign w:val="center"/>
              </w:tcPr>
            </w:tcPrChange>
          </w:tcPr>
          <w:p w14:paraId="3D30E460" w14:textId="77777777" w:rsidR="00CB5C04" w:rsidRPr="00CB5C04" w:rsidRDefault="00CB5C04" w:rsidP="00CB5C04">
            <w:pPr>
              <w:jc w:val="center"/>
              <w:rPr>
                <w:ins w:id="2349" w:author="Micah Freedman" w:date="2022-03-11T15:01:00Z"/>
                <w:rFonts w:ascii="Arial" w:hAnsi="Arial" w:cs="Arial"/>
                <w:sz w:val="20"/>
                <w:szCs w:val="20"/>
                <w:rPrChange w:id="2350" w:author="Micah Freedman" w:date="2022-03-11T15:02:00Z">
                  <w:rPr>
                    <w:ins w:id="2351" w:author="Micah Freedman" w:date="2022-03-11T15:01:00Z"/>
                    <w:rFonts w:ascii="Helvetica" w:hAnsi="Helvetica"/>
                    <w:sz w:val="20"/>
                    <w:szCs w:val="20"/>
                  </w:rPr>
                </w:rPrChange>
              </w:rPr>
            </w:pPr>
            <w:ins w:id="2352" w:author="Micah Freedman" w:date="2022-03-11T15:01:00Z">
              <w:r w:rsidRPr="00CB5C04">
                <w:rPr>
                  <w:rFonts w:ascii="Arial" w:hAnsi="Arial" w:cs="Arial"/>
                  <w:sz w:val="20"/>
                  <w:szCs w:val="20"/>
                  <w:rPrChange w:id="2353" w:author="Micah Freedman" w:date="2022-03-11T15:02:00Z">
                    <w:rPr>
                      <w:rFonts w:ascii="Helvetica" w:hAnsi="Helvetica"/>
                      <w:sz w:val="20"/>
                      <w:szCs w:val="20"/>
                    </w:rPr>
                  </w:rPrChange>
                </w:rPr>
                <w:t>2016</w:t>
              </w:r>
            </w:ins>
          </w:p>
        </w:tc>
        <w:tc>
          <w:tcPr>
            <w:tcW w:w="724" w:type="dxa"/>
            <w:gridSpan w:val="2"/>
            <w:vAlign w:val="center"/>
            <w:tcPrChange w:id="2354" w:author="Micah Freedman" w:date="2022-03-20T14:15:00Z">
              <w:tcPr>
                <w:tcW w:w="952" w:type="dxa"/>
                <w:gridSpan w:val="2"/>
                <w:vAlign w:val="center"/>
              </w:tcPr>
            </w:tcPrChange>
          </w:tcPr>
          <w:p w14:paraId="17B603D4" w14:textId="77777777" w:rsidR="00CB5C04" w:rsidRPr="00CB5C04" w:rsidRDefault="00CB5C04" w:rsidP="00CB5C04">
            <w:pPr>
              <w:jc w:val="center"/>
              <w:rPr>
                <w:ins w:id="2355" w:author="Micah Freedman" w:date="2022-03-11T15:01:00Z"/>
                <w:rFonts w:ascii="Arial" w:hAnsi="Arial" w:cs="Arial"/>
                <w:sz w:val="20"/>
                <w:szCs w:val="20"/>
                <w:rPrChange w:id="2356" w:author="Micah Freedman" w:date="2022-03-11T15:02:00Z">
                  <w:rPr>
                    <w:ins w:id="2357" w:author="Micah Freedman" w:date="2022-03-11T15:01:00Z"/>
                    <w:rFonts w:ascii="Helvetica" w:hAnsi="Helvetica"/>
                    <w:sz w:val="20"/>
                    <w:szCs w:val="20"/>
                  </w:rPr>
                </w:rPrChange>
              </w:rPr>
            </w:pPr>
            <w:ins w:id="2358" w:author="Micah Freedman" w:date="2022-03-11T15:01:00Z">
              <w:r w:rsidRPr="00CB5C04">
                <w:rPr>
                  <w:rFonts w:ascii="Arial" w:hAnsi="Arial" w:cs="Arial"/>
                  <w:sz w:val="20"/>
                  <w:szCs w:val="20"/>
                  <w:rPrChange w:id="2359" w:author="Micah Freedman" w:date="2022-03-11T15:02:00Z">
                    <w:rPr>
                      <w:rFonts w:ascii="Helvetica" w:hAnsi="Helvetica"/>
                      <w:sz w:val="20"/>
                      <w:szCs w:val="20"/>
                    </w:rPr>
                  </w:rPrChange>
                </w:rPr>
                <w:t>3</w:t>
              </w:r>
            </w:ins>
          </w:p>
        </w:tc>
        <w:tc>
          <w:tcPr>
            <w:tcW w:w="1633" w:type="dxa"/>
            <w:gridSpan w:val="3"/>
            <w:vAlign w:val="center"/>
            <w:tcPrChange w:id="2360" w:author="Micah Freedman" w:date="2022-03-20T14:15:00Z">
              <w:tcPr>
                <w:tcW w:w="905" w:type="dxa"/>
                <w:gridSpan w:val="2"/>
                <w:vAlign w:val="center"/>
              </w:tcPr>
            </w:tcPrChange>
          </w:tcPr>
          <w:p w14:paraId="3CBDA466" w14:textId="77777777" w:rsidR="00CB5C04" w:rsidRPr="00CB5C04" w:rsidRDefault="00CB5C04" w:rsidP="00CB5C04">
            <w:pPr>
              <w:jc w:val="center"/>
              <w:rPr>
                <w:ins w:id="2361" w:author="Micah Freedman" w:date="2022-03-11T15:01:00Z"/>
                <w:rFonts w:ascii="Arial" w:hAnsi="Arial" w:cs="Arial"/>
                <w:sz w:val="20"/>
                <w:szCs w:val="20"/>
                <w:rPrChange w:id="2362" w:author="Micah Freedman" w:date="2022-03-11T15:02:00Z">
                  <w:rPr>
                    <w:ins w:id="2363" w:author="Micah Freedman" w:date="2022-03-11T15:01:00Z"/>
                    <w:rFonts w:ascii="Helvetica" w:hAnsi="Helvetica"/>
                    <w:sz w:val="20"/>
                    <w:szCs w:val="20"/>
                  </w:rPr>
                </w:rPrChange>
              </w:rPr>
            </w:pPr>
            <w:ins w:id="2364" w:author="Micah Freedman" w:date="2022-03-11T15:01:00Z">
              <w:r w:rsidRPr="00CB5C04">
                <w:rPr>
                  <w:rFonts w:ascii="Arial" w:hAnsi="Arial" w:cs="Arial"/>
                  <w:sz w:val="20"/>
                  <w:szCs w:val="20"/>
                  <w:rPrChange w:id="2365" w:author="Micah Freedman" w:date="2022-03-11T15:02:00Z">
                    <w:rPr>
                      <w:rFonts w:ascii="Helvetica" w:hAnsi="Helvetica"/>
                      <w:sz w:val="20"/>
                      <w:szCs w:val="20"/>
                    </w:rPr>
                  </w:rPrChange>
                </w:rPr>
                <w:t>0.18 ± 0.09</w:t>
              </w:r>
            </w:ins>
          </w:p>
        </w:tc>
        <w:tc>
          <w:tcPr>
            <w:tcW w:w="755" w:type="dxa"/>
            <w:vAlign w:val="center"/>
            <w:tcPrChange w:id="2366" w:author="Micah Freedman" w:date="2022-03-20T14:15:00Z">
              <w:tcPr>
                <w:tcW w:w="1455" w:type="dxa"/>
                <w:gridSpan w:val="3"/>
                <w:vAlign w:val="center"/>
              </w:tcPr>
            </w:tcPrChange>
          </w:tcPr>
          <w:p w14:paraId="5258A25D" w14:textId="77777777" w:rsidR="00CB5C04" w:rsidRPr="00CB5C04" w:rsidRDefault="00CB5C04" w:rsidP="00CB5C04">
            <w:pPr>
              <w:jc w:val="center"/>
              <w:rPr>
                <w:ins w:id="2367" w:author="Micah Freedman" w:date="2022-03-11T15:01:00Z"/>
                <w:rFonts w:ascii="Arial" w:hAnsi="Arial" w:cs="Arial"/>
                <w:sz w:val="20"/>
                <w:szCs w:val="20"/>
                <w:rPrChange w:id="2368" w:author="Micah Freedman" w:date="2022-03-11T15:02:00Z">
                  <w:rPr>
                    <w:ins w:id="2369" w:author="Micah Freedman" w:date="2022-03-11T15:01:00Z"/>
                    <w:rFonts w:ascii="Helvetica" w:hAnsi="Helvetica"/>
                    <w:sz w:val="20"/>
                    <w:szCs w:val="20"/>
                  </w:rPr>
                </w:rPrChange>
              </w:rPr>
            </w:pPr>
            <w:ins w:id="2370" w:author="Micah Freedman" w:date="2022-03-11T15:01:00Z">
              <w:r w:rsidRPr="00CB5C04">
                <w:rPr>
                  <w:rFonts w:ascii="Arial" w:hAnsi="Arial" w:cs="Arial"/>
                  <w:sz w:val="20"/>
                  <w:szCs w:val="20"/>
                  <w:rPrChange w:id="2371" w:author="Micah Freedman" w:date="2022-03-11T15:02:00Z">
                    <w:rPr>
                      <w:rFonts w:ascii="Helvetica" w:hAnsi="Helvetica"/>
                      <w:sz w:val="20"/>
                      <w:szCs w:val="20"/>
                    </w:rPr>
                  </w:rPrChange>
                </w:rPr>
                <w:t>7</w:t>
              </w:r>
            </w:ins>
          </w:p>
        </w:tc>
        <w:tc>
          <w:tcPr>
            <w:tcW w:w="1865" w:type="dxa"/>
            <w:gridSpan w:val="3"/>
            <w:vAlign w:val="center"/>
            <w:tcPrChange w:id="2372" w:author="Micah Freedman" w:date="2022-03-20T14:15:00Z">
              <w:tcPr>
                <w:tcW w:w="1654" w:type="dxa"/>
                <w:gridSpan w:val="2"/>
                <w:vAlign w:val="center"/>
              </w:tcPr>
            </w:tcPrChange>
          </w:tcPr>
          <w:p w14:paraId="2D59A44D" w14:textId="77777777" w:rsidR="00CB5C04" w:rsidRPr="00CB5C04" w:rsidRDefault="00CB5C04" w:rsidP="00CB5C04">
            <w:pPr>
              <w:jc w:val="center"/>
              <w:rPr>
                <w:ins w:id="2373" w:author="Micah Freedman" w:date="2022-03-11T15:01:00Z"/>
                <w:rFonts w:ascii="Arial" w:hAnsi="Arial" w:cs="Arial"/>
                <w:sz w:val="20"/>
                <w:szCs w:val="20"/>
                <w:rPrChange w:id="2374" w:author="Micah Freedman" w:date="2022-03-11T15:02:00Z">
                  <w:rPr>
                    <w:ins w:id="2375" w:author="Micah Freedman" w:date="2022-03-11T15:01:00Z"/>
                    <w:rFonts w:ascii="Helvetica" w:hAnsi="Helvetica"/>
                    <w:sz w:val="20"/>
                    <w:szCs w:val="20"/>
                  </w:rPr>
                </w:rPrChange>
              </w:rPr>
            </w:pPr>
            <w:ins w:id="2376" w:author="Micah Freedman" w:date="2022-03-11T15:01:00Z">
              <w:r w:rsidRPr="00CB5C04">
                <w:rPr>
                  <w:rFonts w:ascii="Arial" w:hAnsi="Arial" w:cs="Arial"/>
                  <w:sz w:val="20"/>
                  <w:szCs w:val="20"/>
                  <w:rPrChange w:id="2377" w:author="Micah Freedman" w:date="2022-03-11T15:02:00Z">
                    <w:rPr>
                      <w:rFonts w:ascii="Helvetica" w:hAnsi="Helvetica"/>
                      <w:sz w:val="20"/>
                      <w:szCs w:val="20"/>
                    </w:rPr>
                  </w:rPrChange>
                </w:rPr>
                <w:t>5.37 ± 1.30</w:t>
              </w:r>
            </w:ins>
          </w:p>
        </w:tc>
      </w:tr>
      <w:tr w:rsidR="00CA16A4" w:rsidRPr="00E163DA" w14:paraId="4910ED10" w14:textId="77777777" w:rsidTr="00CA16A4">
        <w:trPr>
          <w:gridAfter w:val="1"/>
          <w:trHeight w:val="171"/>
          <w:ins w:id="2378" w:author="Micah Freedman" w:date="2022-03-11T15:01:00Z"/>
          <w:trPrChange w:id="2379" w:author="Micah Freedman" w:date="2022-03-20T14:15:00Z">
            <w:trPr>
              <w:gridAfter w:val="1"/>
              <w:trHeight w:val="171"/>
            </w:trPr>
          </w:trPrChange>
        </w:trPr>
        <w:tc>
          <w:tcPr>
            <w:tcW w:w="1718" w:type="dxa"/>
            <w:gridSpan w:val="2"/>
            <w:vMerge/>
            <w:vAlign w:val="center"/>
            <w:tcPrChange w:id="2380" w:author="Micah Freedman" w:date="2022-03-20T14:15:00Z">
              <w:tcPr>
                <w:tcW w:w="1869" w:type="dxa"/>
                <w:gridSpan w:val="2"/>
                <w:vMerge/>
                <w:vAlign w:val="center"/>
              </w:tcPr>
            </w:tcPrChange>
          </w:tcPr>
          <w:p w14:paraId="33DCDE84" w14:textId="77777777" w:rsidR="00CB5C04" w:rsidRPr="00CB5C04" w:rsidRDefault="00CB5C04" w:rsidP="00CB5C04">
            <w:pPr>
              <w:jc w:val="center"/>
              <w:rPr>
                <w:ins w:id="2381" w:author="Micah Freedman" w:date="2022-03-11T15:01:00Z"/>
                <w:rFonts w:ascii="Arial" w:hAnsi="Arial" w:cs="Arial"/>
                <w:sz w:val="20"/>
                <w:szCs w:val="20"/>
                <w:rPrChange w:id="2382" w:author="Micah Freedman" w:date="2022-03-11T15:02:00Z">
                  <w:rPr>
                    <w:ins w:id="2383" w:author="Micah Freedman" w:date="2022-03-11T15:01:00Z"/>
                    <w:rFonts w:ascii="Helvetica" w:hAnsi="Helvetica"/>
                    <w:sz w:val="20"/>
                    <w:szCs w:val="20"/>
                  </w:rPr>
                </w:rPrChange>
              </w:rPr>
            </w:pPr>
          </w:p>
        </w:tc>
        <w:tc>
          <w:tcPr>
            <w:tcW w:w="1235" w:type="dxa"/>
            <w:vAlign w:val="center"/>
            <w:tcPrChange w:id="2384" w:author="Micah Freedman" w:date="2022-03-20T14:15:00Z">
              <w:tcPr>
                <w:tcW w:w="1235" w:type="dxa"/>
                <w:vAlign w:val="center"/>
              </w:tcPr>
            </w:tcPrChange>
          </w:tcPr>
          <w:p w14:paraId="3B513F8D" w14:textId="77777777" w:rsidR="00CB5C04" w:rsidRPr="00CB5C04" w:rsidRDefault="00CB5C04" w:rsidP="00CB5C04">
            <w:pPr>
              <w:jc w:val="center"/>
              <w:rPr>
                <w:ins w:id="2385" w:author="Micah Freedman" w:date="2022-03-11T15:01:00Z"/>
                <w:rFonts w:ascii="Arial" w:hAnsi="Arial" w:cs="Arial"/>
                <w:sz w:val="20"/>
                <w:szCs w:val="20"/>
                <w:rPrChange w:id="2386" w:author="Micah Freedman" w:date="2022-03-11T15:02:00Z">
                  <w:rPr>
                    <w:ins w:id="2387" w:author="Micah Freedman" w:date="2022-03-11T15:01:00Z"/>
                    <w:rFonts w:ascii="Helvetica" w:hAnsi="Helvetica"/>
                    <w:sz w:val="20"/>
                    <w:szCs w:val="20"/>
                  </w:rPr>
                </w:rPrChange>
              </w:rPr>
            </w:pPr>
            <w:ins w:id="2388" w:author="Micah Freedman" w:date="2022-03-11T15:01:00Z">
              <w:r w:rsidRPr="00CB5C04">
                <w:rPr>
                  <w:rFonts w:ascii="Arial" w:hAnsi="Arial" w:cs="Arial"/>
                  <w:sz w:val="20"/>
                  <w:szCs w:val="20"/>
                  <w:rPrChange w:id="2389" w:author="Micah Freedman" w:date="2022-03-11T15:02:00Z">
                    <w:rPr>
                      <w:rFonts w:ascii="Helvetica" w:hAnsi="Helvetica"/>
                      <w:sz w:val="20"/>
                      <w:szCs w:val="20"/>
                    </w:rPr>
                  </w:rPrChange>
                </w:rPr>
                <w:t>C15</w:t>
              </w:r>
            </w:ins>
          </w:p>
        </w:tc>
        <w:tc>
          <w:tcPr>
            <w:tcW w:w="1415" w:type="dxa"/>
            <w:gridSpan w:val="2"/>
            <w:vAlign w:val="center"/>
            <w:tcPrChange w:id="2390" w:author="Micah Freedman" w:date="2022-03-20T14:15:00Z">
              <w:tcPr>
                <w:tcW w:w="1478" w:type="dxa"/>
                <w:gridSpan w:val="2"/>
                <w:vAlign w:val="center"/>
              </w:tcPr>
            </w:tcPrChange>
          </w:tcPr>
          <w:p w14:paraId="36FFD6A5" w14:textId="77777777" w:rsidR="00CB5C04" w:rsidRPr="00CB5C04" w:rsidRDefault="00CB5C04" w:rsidP="00CB5C04">
            <w:pPr>
              <w:jc w:val="center"/>
              <w:rPr>
                <w:ins w:id="2391" w:author="Micah Freedman" w:date="2022-03-11T15:01:00Z"/>
                <w:rFonts w:ascii="Arial" w:hAnsi="Arial" w:cs="Arial"/>
                <w:sz w:val="20"/>
                <w:szCs w:val="20"/>
                <w:rPrChange w:id="2392" w:author="Micah Freedman" w:date="2022-03-11T15:02:00Z">
                  <w:rPr>
                    <w:ins w:id="2393" w:author="Micah Freedman" w:date="2022-03-11T15:01:00Z"/>
                    <w:rFonts w:ascii="Helvetica" w:hAnsi="Helvetica"/>
                    <w:sz w:val="20"/>
                    <w:szCs w:val="20"/>
                  </w:rPr>
                </w:rPrChange>
              </w:rPr>
            </w:pPr>
            <w:ins w:id="2394" w:author="Micah Freedman" w:date="2022-03-11T15:01:00Z">
              <w:r w:rsidRPr="00CB5C04">
                <w:rPr>
                  <w:rFonts w:ascii="Arial" w:hAnsi="Arial" w:cs="Arial"/>
                  <w:sz w:val="20"/>
                  <w:szCs w:val="20"/>
                  <w:rPrChange w:id="2395" w:author="Micah Freedman" w:date="2022-03-11T15:02:00Z">
                    <w:rPr>
                      <w:rFonts w:ascii="Helvetica" w:hAnsi="Helvetica"/>
                      <w:sz w:val="20"/>
                      <w:szCs w:val="20"/>
                    </w:rPr>
                  </w:rPrChange>
                </w:rPr>
                <w:t>Washtenaw Co., MI</w:t>
              </w:r>
            </w:ins>
          </w:p>
        </w:tc>
        <w:tc>
          <w:tcPr>
            <w:tcW w:w="890" w:type="dxa"/>
            <w:gridSpan w:val="2"/>
            <w:vAlign w:val="center"/>
            <w:tcPrChange w:id="2396" w:author="Micah Freedman" w:date="2022-03-20T14:15:00Z">
              <w:tcPr>
                <w:tcW w:w="942" w:type="dxa"/>
                <w:gridSpan w:val="2"/>
                <w:vAlign w:val="center"/>
              </w:tcPr>
            </w:tcPrChange>
          </w:tcPr>
          <w:p w14:paraId="0FDA4A4A" w14:textId="77777777" w:rsidR="00CB5C04" w:rsidRPr="00CB5C04" w:rsidRDefault="00CB5C04" w:rsidP="00CB5C04">
            <w:pPr>
              <w:jc w:val="center"/>
              <w:rPr>
                <w:ins w:id="2397" w:author="Micah Freedman" w:date="2022-03-11T15:01:00Z"/>
                <w:rFonts w:ascii="Arial" w:hAnsi="Arial" w:cs="Arial"/>
                <w:sz w:val="20"/>
                <w:szCs w:val="20"/>
                <w:rPrChange w:id="2398" w:author="Micah Freedman" w:date="2022-03-11T15:02:00Z">
                  <w:rPr>
                    <w:ins w:id="2399" w:author="Micah Freedman" w:date="2022-03-11T15:01:00Z"/>
                    <w:rFonts w:ascii="Helvetica" w:hAnsi="Helvetica"/>
                    <w:sz w:val="20"/>
                    <w:szCs w:val="20"/>
                  </w:rPr>
                </w:rPrChange>
              </w:rPr>
            </w:pPr>
            <w:ins w:id="2400" w:author="Micah Freedman" w:date="2022-03-11T15:01:00Z">
              <w:r w:rsidRPr="00CB5C04">
                <w:rPr>
                  <w:rFonts w:ascii="Arial" w:hAnsi="Arial" w:cs="Arial"/>
                  <w:sz w:val="20"/>
                  <w:szCs w:val="20"/>
                  <w:rPrChange w:id="2401" w:author="Micah Freedman" w:date="2022-03-11T15:02:00Z">
                    <w:rPr>
                      <w:rFonts w:ascii="Helvetica" w:hAnsi="Helvetica"/>
                      <w:sz w:val="20"/>
                      <w:szCs w:val="20"/>
                    </w:rPr>
                  </w:rPrChange>
                </w:rPr>
                <w:t>2016</w:t>
              </w:r>
            </w:ins>
          </w:p>
        </w:tc>
        <w:tc>
          <w:tcPr>
            <w:tcW w:w="724" w:type="dxa"/>
            <w:gridSpan w:val="2"/>
            <w:vAlign w:val="center"/>
            <w:tcPrChange w:id="2402" w:author="Micah Freedman" w:date="2022-03-20T14:15:00Z">
              <w:tcPr>
                <w:tcW w:w="952" w:type="dxa"/>
                <w:gridSpan w:val="2"/>
                <w:vAlign w:val="center"/>
              </w:tcPr>
            </w:tcPrChange>
          </w:tcPr>
          <w:p w14:paraId="4460C443" w14:textId="77777777" w:rsidR="00CB5C04" w:rsidRPr="00CB5C04" w:rsidRDefault="00CB5C04" w:rsidP="00CB5C04">
            <w:pPr>
              <w:jc w:val="center"/>
              <w:rPr>
                <w:ins w:id="2403" w:author="Micah Freedman" w:date="2022-03-11T15:01:00Z"/>
                <w:rFonts w:ascii="Arial" w:hAnsi="Arial" w:cs="Arial"/>
                <w:sz w:val="20"/>
                <w:szCs w:val="20"/>
                <w:rPrChange w:id="2404" w:author="Micah Freedman" w:date="2022-03-11T15:02:00Z">
                  <w:rPr>
                    <w:ins w:id="2405" w:author="Micah Freedman" w:date="2022-03-11T15:01:00Z"/>
                    <w:rFonts w:ascii="Helvetica" w:hAnsi="Helvetica"/>
                    <w:sz w:val="20"/>
                    <w:szCs w:val="20"/>
                  </w:rPr>
                </w:rPrChange>
              </w:rPr>
            </w:pPr>
            <w:ins w:id="2406" w:author="Micah Freedman" w:date="2022-03-11T15:01:00Z">
              <w:r w:rsidRPr="00CB5C04">
                <w:rPr>
                  <w:rFonts w:ascii="Arial" w:hAnsi="Arial" w:cs="Arial"/>
                  <w:sz w:val="20"/>
                  <w:szCs w:val="20"/>
                  <w:rPrChange w:id="2407" w:author="Micah Freedman" w:date="2022-03-11T15:02:00Z">
                    <w:rPr>
                      <w:rFonts w:ascii="Helvetica" w:hAnsi="Helvetica"/>
                      <w:sz w:val="20"/>
                      <w:szCs w:val="20"/>
                    </w:rPr>
                  </w:rPrChange>
                </w:rPr>
                <w:t>3</w:t>
              </w:r>
            </w:ins>
          </w:p>
        </w:tc>
        <w:tc>
          <w:tcPr>
            <w:tcW w:w="1633" w:type="dxa"/>
            <w:gridSpan w:val="3"/>
            <w:vAlign w:val="center"/>
            <w:tcPrChange w:id="2408" w:author="Micah Freedman" w:date="2022-03-20T14:15:00Z">
              <w:tcPr>
                <w:tcW w:w="905" w:type="dxa"/>
                <w:gridSpan w:val="2"/>
                <w:vAlign w:val="center"/>
              </w:tcPr>
            </w:tcPrChange>
          </w:tcPr>
          <w:p w14:paraId="4F560DD7" w14:textId="77777777" w:rsidR="00CB5C04" w:rsidRPr="00CB5C04" w:rsidRDefault="00CB5C04" w:rsidP="00CB5C04">
            <w:pPr>
              <w:jc w:val="center"/>
              <w:rPr>
                <w:ins w:id="2409" w:author="Micah Freedman" w:date="2022-03-11T15:01:00Z"/>
                <w:rFonts w:ascii="Arial" w:hAnsi="Arial" w:cs="Arial"/>
                <w:sz w:val="20"/>
                <w:szCs w:val="20"/>
                <w:rPrChange w:id="2410" w:author="Micah Freedman" w:date="2022-03-11T15:02:00Z">
                  <w:rPr>
                    <w:ins w:id="2411" w:author="Micah Freedman" w:date="2022-03-11T15:01:00Z"/>
                    <w:rFonts w:ascii="Helvetica" w:hAnsi="Helvetica"/>
                    <w:sz w:val="20"/>
                    <w:szCs w:val="20"/>
                  </w:rPr>
                </w:rPrChange>
              </w:rPr>
            </w:pPr>
            <w:ins w:id="2412" w:author="Micah Freedman" w:date="2022-03-11T15:01:00Z">
              <w:r w:rsidRPr="00CB5C04">
                <w:rPr>
                  <w:rFonts w:ascii="Arial" w:hAnsi="Arial" w:cs="Arial"/>
                  <w:sz w:val="20"/>
                  <w:szCs w:val="20"/>
                  <w:rPrChange w:id="2413" w:author="Micah Freedman" w:date="2022-03-11T15:02:00Z">
                    <w:rPr>
                      <w:rFonts w:ascii="Helvetica" w:hAnsi="Helvetica"/>
                      <w:sz w:val="20"/>
                      <w:szCs w:val="20"/>
                    </w:rPr>
                  </w:rPrChange>
                </w:rPr>
                <w:t>0.31 ± 0.05</w:t>
              </w:r>
            </w:ins>
          </w:p>
        </w:tc>
        <w:tc>
          <w:tcPr>
            <w:tcW w:w="755" w:type="dxa"/>
            <w:vAlign w:val="center"/>
            <w:tcPrChange w:id="2414" w:author="Micah Freedman" w:date="2022-03-20T14:15:00Z">
              <w:tcPr>
                <w:tcW w:w="1455" w:type="dxa"/>
                <w:gridSpan w:val="3"/>
                <w:vAlign w:val="center"/>
              </w:tcPr>
            </w:tcPrChange>
          </w:tcPr>
          <w:p w14:paraId="335DC03B" w14:textId="77777777" w:rsidR="00CB5C04" w:rsidRPr="00CB5C04" w:rsidRDefault="00CB5C04" w:rsidP="00CB5C04">
            <w:pPr>
              <w:jc w:val="center"/>
              <w:rPr>
                <w:ins w:id="2415" w:author="Micah Freedman" w:date="2022-03-11T15:01:00Z"/>
                <w:rFonts w:ascii="Arial" w:hAnsi="Arial" w:cs="Arial"/>
                <w:sz w:val="20"/>
                <w:szCs w:val="20"/>
                <w:rPrChange w:id="2416" w:author="Micah Freedman" w:date="2022-03-11T15:02:00Z">
                  <w:rPr>
                    <w:ins w:id="2417" w:author="Micah Freedman" w:date="2022-03-11T15:01:00Z"/>
                    <w:rFonts w:ascii="Helvetica" w:hAnsi="Helvetica"/>
                    <w:sz w:val="20"/>
                    <w:szCs w:val="20"/>
                  </w:rPr>
                </w:rPrChange>
              </w:rPr>
            </w:pPr>
            <w:ins w:id="2418" w:author="Micah Freedman" w:date="2022-03-11T15:01:00Z">
              <w:r w:rsidRPr="00CB5C04">
                <w:rPr>
                  <w:rFonts w:ascii="Arial" w:hAnsi="Arial" w:cs="Arial"/>
                  <w:sz w:val="20"/>
                  <w:szCs w:val="20"/>
                  <w:rPrChange w:id="2419" w:author="Micah Freedman" w:date="2022-03-11T15:02:00Z">
                    <w:rPr>
                      <w:rFonts w:ascii="Helvetica" w:hAnsi="Helvetica"/>
                      <w:sz w:val="20"/>
                      <w:szCs w:val="20"/>
                    </w:rPr>
                  </w:rPrChange>
                </w:rPr>
                <w:t>7</w:t>
              </w:r>
            </w:ins>
          </w:p>
        </w:tc>
        <w:tc>
          <w:tcPr>
            <w:tcW w:w="1865" w:type="dxa"/>
            <w:gridSpan w:val="3"/>
            <w:vAlign w:val="center"/>
            <w:tcPrChange w:id="2420" w:author="Micah Freedman" w:date="2022-03-20T14:15:00Z">
              <w:tcPr>
                <w:tcW w:w="1654" w:type="dxa"/>
                <w:gridSpan w:val="2"/>
                <w:vAlign w:val="center"/>
              </w:tcPr>
            </w:tcPrChange>
          </w:tcPr>
          <w:p w14:paraId="2EA46A15" w14:textId="77777777" w:rsidR="00CB5C04" w:rsidRPr="00CB5C04" w:rsidRDefault="00CB5C04" w:rsidP="00CB5C04">
            <w:pPr>
              <w:jc w:val="center"/>
              <w:rPr>
                <w:ins w:id="2421" w:author="Micah Freedman" w:date="2022-03-11T15:01:00Z"/>
                <w:rFonts w:ascii="Arial" w:hAnsi="Arial" w:cs="Arial"/>
                <w:sz w:val="20"/>
                <w:szCs w:val="20"/>
                <w:rPrChange w:id="2422" w:author="Micah Freedman" w:date="2022-03-11T15:02:00Z">
                  <w:rPr>
                    <w:ins w:id="2423" w:author="Micah Freedman" w:date="2022-03-11T15:01:00Z"/>
                    <w:rFonts w:ascii="Helvetica" w:hAnsi="Helvetica"/>
                    <w:sz w:val="20"/>
                    <w:szCs w:val="20"/>
                  </w:rPr>
                </w:rPrChange>
              </w:rPr>
            </w:pPr>
            <w:ins w:id="2424" w:author="Micah Freedman" w:date="2022-03-11T15:01:00Z">
              <w:r w:rsidRPr="00CB5C04">
                <w:rPr>
                  <w:rFonts w:ascii="Arial" w:hAnsi="Arial" w:cs="Arial"/>
                  <w:sz w:val="20"/>
                  <w:szCs w:val="20"/>
                  <w:rPrChange w:id="2425" w:author="Micah Freedman" w:date="2022-03-11T15:02:00Z">
                    <w:rPr>
                      <w:rFonts w:ascii="Helvetica" w:hAnsi="Helvetica"/>
                      <w:sz w:val="20"/>
                      <w:szCs w:val="20"/>
                    </w:rPr>
                  </w:rPrChange>
                </w:rPr>
                <w:t>3.37 ± 0.96</w:t>
              </w:r>
            </w:ins>
          </w:p>
        </w:tc>
      </w:tr>
      <w:tr w:rsidR="00CA16A4" w:rsidRPr="00E163DA" w14:paraId="17331510" w14:textId="77777777" w:rsidTr="00CA16A4">
        <w:trPr>
          <w:gridAfter w:val="1"/>
          <w:trHeight w:val="171"/>
          <w:ins w:id="2426" w:author="Micah Freedman" w:date="2022-03-11T15:01:00Z"/>
          <w:trPrChange w:id="2427" w:author="Micah Freedman" w:date="2022-03-20T14:15:00Z">
            <w:trPr>
              <w:gridAfter w:val="1"/>
              <w:trHeight w:val="171"/>
            </w:trPr>
          </w:trPrChange>
        </w:trPr>
        <w:tc>
          <w:tcPr>
            <w:tcW w:w="1718" w:type="dxa"/>
            <w:gridSpan w:val="2"/>
            <w:vMerge/>
            <w:vAlign w:val="center"/>
            <w:tcPrChange w:id="2428" w:author="Micah Freedman" w:date="2022-03-20T14:15:00Z">
              <w:tcPr>
                <w:tcW w:w="1869" w:type="dxa"/>
                <w:gridSpan w:val="2"/>
                <w:vMerge/>
                <w:vAlign w:val="center"/>
              </w:tcPr>
            </w:tcPrChange>
          </w:tcPr>
          <w:p w14:paraId="63647554" w14:textId="77777777" w:rsidR="00CB5C04" w:rsidRPr="00CB5C04" w:rsidRDefault="00CB5C04" w:rsidP="00CB5C04">
            <w:pPr>
              <w:jc w:val="center"/>
              <w:rPr>
                <w:ins w:id="2429" w:author="Micah Freedman" w:date="2022-03-11T15:01:00Z"/>
                <w:rFonts w:ascii="Arial" w:hAnsi="Arial" w:cs="Arial"/>
                <w:sz w:val="20"/>
                <w:szCs w:val="20"/>
                <w:rPrChange w:id="2430" w:author="Micah Freedman" w:date="2022-03-11T15:02:00Z">
                  <w:rPr>
                    <w:ins w:id="2431" w:author="Micah Freedman" w:date="2022-03-11T15:01:00Z"/>
                    <w:rFonts w:ascii="Helvetica" w:hAnsi="Helvetica"/>
                    <w:sz w:val="20"/>
                    <w:szCs w:val="20"/>
                  </w:rPr>
                </w:rPrChange>
              </w:rPr>
            </w:pPr>
          </w:p>
        </w:tc>
        <w:tc>
          <w:tcPr>
            <w:tcW w:w="1235" w:type="dxa"/>
            <w:vAlign w:val="center"/>
            <w:tcPrChange w:id="2432" w:author="Micah Freedman" w:date="2022-03-20T14:15:00Z">
              <w:tcPr>
                <w:tcW w:w="1235" w:type="dxa"/>
                <w:vAlign w:val="center"/>
              </w:tcPr>
            </w:tcPrChange>
          </w:tcPr>
          <w:p w14:paraId="1FF60E94" w14:textId="77777777" w:rsidR="00CB5C04" w:rsidRPr="00CB5C04" w:rsidRDefault="00CB5C04" w:rsidP="00CB5C04">
            <w:pPr>
              <w:jc w:val="center"/>
              <w:rPr>
                <w:ins w:id="2433" w:author="Micah Freedman" w:date="2022-03-11T15:01:00Z"/>
                <w:rFonts w:ascii="Arial" w:hAnsi="Arial" w:cs="Arial"/>
                <w:sz w:val="20"/>
                <w:szCs w:val="20"/>
                <w:rPrChange w:id="2434" w:author="Micah Freedman" w:date="2022-03-11T15:02:00Z">
                  <w:rPr>
                    <w:ins w:id="2435" w:author="Micah Freedman" w:date="2022-03-11T15:01:00Z"/>
                    <w:rFonts w:ascii="Helvetica" w:hAnsi="Helvetica"/>
                    <w:sz w:val="20"/>
                    <w:szCs w:val="20"/>
                  </w:rPr>
                </w:rPrChange>
              </w:rPr>
            </w:pPr>
            <w:ins w:id="2436" w:author="Micah Freedman" w:date="2022-03-11T15:01:00Z">
              <w:r w:rsidRPr="00CB5C04">
                <w:rPr>
                  <w:rFonts w:ascii="Arial" w:hAnsi="Arial" w:cs="Arial"/>
                  <w:sz w:val="20"/>
                  <w:szCs w:val="20"/>
                  <w:rPrChange w:id="2437" w:author="Micah Freedman" w:date="2022-03-11T15:02:00Z">
                    <w:rPr>
                      <w:rFonts w:ascii="Helvetica" w:hAnsi="Helvetica"/>
                      <w:sz w:val="20"/>
                      <w:szCs w:val="20"/>
                    </w:rPr>
                  </w:rPrChange>
                </w:rPr>
                <w:t>C21</w:t>
              </w:r>
            </w:ins>
          </w:p>
        </w:tc>
        <w:tc>
          <w:tcPr>
            <w:tcW w:w="1415" w:type="dxa"/>
            <w:gridSpan w:val="2"/>
            <w:vAlign w:val="center"/>
            <w:tcPrChange w:id="2438" w:author="Micah Freedman" w:date="2022-03-20T14:15:00Z">
              <w:tcPr>
                <w:tcW w:w="1478" w:type="dxa"/>
                <w:gridSpan w:val="2"/>
                <w:vAlign w:val="center"/>
              </w:tcPr>
            </w:tcPrChange>
          </w:tcPr>
          <w:p w14:paraId="3D9A0F4B" w14:textId="77777777" w:rsidR="00CB5C04" w:rsidRPr="00CB5C04" w:rsidRDefault="00CB5C04" w:rsidP="00CB5C04">
            <w:pPr>
              <w:jc w:val="center"/>
              <w:rPr>
                <w:ins w:id="2439" w:author="Micah Freedman" w:date="2022-03-11T15:01:00Z"/>
                <w:rFonts w:ascii="Arial" w:hAnsi="Arial" w:cs="Arial"/>
                <w:sz w:val="20"/>
                <w:szCs w:val="20"/>
                <w:rPrChange w:id="2440" w:author="Micah Freedman" w:date="2022-03-11T15:02:00Z">
                  <w:rPr>
                    <w:ins w:id="2441" w:author="Micah Freedman" w:date="2022-03-11T15:01:00Z"/>
                    <w:rFonts w:ascii="Helvetica" w:hAnsi="Helvetica"/>
                    <w:sz w:val="20"/>
                    <w:szCs w:val="20"/>
                  </w:rPr>
                </w:rPrChange>
              </w:rPr>
            </w:pPr>
            <w:ins w:id="2442" w:author="Micah Freedman" w:date="2022-03-11T15:01:00Z">
              <w:r w:rsidRPr="00CB5C04">
                <w:rPr>
                  <w:rFonts w:ascii="Arial" w:hAnsi="Arial" w:cs="Arial"/>
                  <w:sz w:val="20"/>
                  <w:szCs w:val="20"/>
                  <w:rPrChange w:id="2443" w:author="Micah Freedman" w:date="2022-03-11T15:02:00Z">
                    <w:rPr>
                      <w:rFonts w:ascii="Helvetica" w:hAnsi="Helvetica"/>
                      <w:sz w:val="20"/>
                      <w:szCs w:val="20"/>
                    </w:rPr>
                  </w:rPrChange>
                </w:rPr>
                <w:t>Washtenaw Co., MI</w:t>
              </w:r>
            </w:ins>
          </w:p>
        </w:tc>
        <w:tc>
          <w:tcPr>
            <w:tcW w:w="890" w:type="dxa"/>
            <w:gridSpan w:val="2"/>
            <w:vAlign w:val="center"/>
            <w:tcPrChange w:id="2444" w:author="Micah Freedman" w:date="2022-03-20T14:15:00Z">
              <w:tcPr>
                <w:tcW w:w="942" w:type="dxa"/>
                <w:gridSpan w:val="2"/>
                <w:vAlign w:val="center"/>
              </w:tcPr>
            </w:tcPrChange>
          </w:tcPr>
          <w:p w14:paraId="5A498DAE" w14:textId="77777777" w:rsidR="00CB5C04" w:rsidRPr="00CB5C04" w:rsidRDefault="00CB5C04" w:rsidP="00CB5C04">
            <w:pPr>
              <w:jc w:val="center"/>
              <w:rPr>
                <w:ins w:id="2445" w:author="Micah Freedman" w:date="2022-03-11T15:01:00Z"/>
                <w:rFonts w:ascii="Arial" w:hAnsi="Arial" w:cs="Arial"/>
                <w:sz w:val="20"/>
                <w:szCs w:val="20"/>
                <w:rPrChange w:id="2446" w:author="Micah Freedman" w:date="2022-03-11T15:02:00Z">
                  <w:rPr>
                    <w:ins w:id="2447" w:author="Micah Freedman" w:date="2022-03-11T15:01:00Z"/>
                    <w:rFonts w:ascii="Helvetica" w:hAnsi="Helvetica"/>
                    <w:sz w:val="20"/>
                    <w:szCs w:val="20"/>
                  </w:rPr>
                </w:rPrChange>
              </w:rPr>
            </w:pPr>
            <w:ins w:id="2448" w:author="Micah Freedman" w:date="2022-03-11T15:01:00Z">
              <w:r w:rsidRPr="00CB5C04">
                <w:rPr>
                  <w:rFonts w:ascii="Arial" w:hAnsi="Arial" w:cs="Arial"/>
                  <w:sz w:val="20"/>
                  <w:szCs w:val="20"/>
                  <w:rPrChange w:id="2449" w:author="Micah Freedman" w:date="2022-03-11T15:02:00Z">
                    <w:rPr>
                      <w:rFonts w:ascii="Helvetica" w:hAnsi="Helvetica"/>
                      <w:sz w:val="20"/>
                      <w:szCs w:val="20"/>
                    </w:rPr>
                  </w:rPrChange>
                </w:rPr>
                <w:t>2016</w:t>
              </w:r>
            </w:ins>
          </w:p>
        </w:tc>
        <w:tc>
          <w:tcPr>
            <w:tcW w:w="724" w:type="dxa"/>
            <w:gridSpan w:val="2"/>
            <w:vAlign w:val="center"/>
            <w:tcPrChange w:id="2450" w:author="Micah Freedman" w:date="2022-03-20T14:15:00Z">
              <w:tcPr>
                <w:tcW w:w="952" w:type="dxa"/>
                <w:gridSpan w:val="2"/>
                <w:vAlign w:val="center"/>
              </w:tcPr>
            </w:tcPrChange>
          </w:tcPr>
          <w:p w14:paraId="52CD3975" w14:textId="77777777" w:rsidR="00CB5C04" w:rsidRPr="00CB5C04" w:rsidRDefault="00CB5C04" w:rsidP="00CB5C04">
            <w:pPr>
              <w:jc w:val="center"/>
              <w:rPr>
                <w:ins w:id="2451" w:author="Micah Freedman" w:date="2022-03-11T15:01:00Z"/>
                <w:rFonts w:ascii="Arial" w:hAnsi="Arial" w:cs="Arial"/>
                <w:sz w:val="20"/>
                <w:szCs w:val="20"/>
                <w:rPrChange w:id="2452" w:author="Micah Freedman" w:date="2022-03-11T15:02:00Z">
                  <w:rPr>
                    <w:ins w:id="2453" w:author="Micah Freedman" w:date="2022-03-11T15:01:00Z"/>
                    <w:rFonts w:ascii="Helvetica" w:hAnsi="Helvetica"/>
                    <w:sz w:val="20"/>
                    <w:szCs w:val="20"/>
                  </w:rPr>
                </w:rPrChange>
              </w:rPr>
            </w:pPr>
            <w:ins w:id="2454" w:author="Micah Freedman" w:date="2022-03-11T15:01:00Z">
              <w:r w:rsidRPr="00CB5C04">
                <w:rPr>
                  <w:rFonts w:ascii="Arial" w:hAnsi="Arial" w:cs="Arial"/>
                  <w:sz w:val="20"/>
                  <w:szCs w:val="20"/>
                  <w:rPrChange w:id="2455" w:author="Micah Freedman" w:date="2022-03-11T15:02:00Z">
                    <w:rPr>
                      <w:rFonts w:ascii="Helvetica" w:hAnsi="Helvetica"/>
                      <w:sz w:val="20"/>
                      <w:szCs w:val="20"/>
                    </w:rPr>
                  </w:rPrChange>
                </w:rPr>
                <w:t>3</w:t>
              </w:r>
            </w:ins>
          </w:p>
        </w:tc>
        <w:tc>
          <w:tcPr>
            <w:tcW w:w="1633" w:type="dxa"/>
            <w:gridSpan w:val="3"/>
            <w:vAlign w:val="center"/>
            <w:tcPrChange w:id="2456" w:author="Micah Freedman" w:date="2022-03-20T14:15:00Z">
              <w:tcPr>
                <w:tcW w:w="905" w:type="dxa"/>
                <w:gridSpan w:val="2"/>
                <w:vAlign w:val="center"/>
              </w:tcPr>
            </w:tcPrChange>
          </w:tcPr>
          <w:p w14:paraId="262210E7" w14:textId="77777777" w:rsidR="00CB5C04" w:rsidRPr="00CB5C04" w:rsidRDefault="00CB5C04" w:rsidP="00CB5C04">
            <w:pPr>
              <w:jc w:val="center"/>
              <w:rPr>
                <w:ins w:id="2457" w:author="Micah Freedman" w:date="2022-03-11T15:01:00Z"/>
                <w:rFonts w:ascii="Arial" w:hAnsi="Arial" w:cs="Arial"/>
                <w:sz w:val="20"/>
                <w:szCs w:val="20"/>
                <w:rPrChange w:id="2458" w:author="Micah Freedman" w:date="2022-03-11T15:02:00Z">
                  <w:rPr>
                    <w:ins w:id="2459" w:author="Micah Freedman" w:date="2022-03-11T15:01:00Z"/>
                    <w:rFonts w:ascii="Helvetica" w:hAnsi="Helvetica"/>
                    <w:sz w:val="20"/>
                    <w:szCs w:val="20"/>
                  </w:rPr>
                </w:rPrChange>
              </w:rPr>
            </w:pPr>
            <w:ins w:id="2460" w:author="Micah Freedman" w:date="2022-03-11T15:01:00Z">
              <w:r w:rsidRPr="00CB5C04">
                <w:rPr>
                  <w:rFonts w:ascii="Arial" w:hAnsi="Arial" w:cs="Arial"/>
                  <w:sz w:val="20"/>
                  <w:szCs w:val="20"/>
                  <w:rPrChange w:id="2461" w:author="Micah Freedman" w:date="2022-03-11T15:02:00Z">
                    <w:rPr>
                      <w:rFonts w:ascii="Helvetica" w:hAnsi="Helvetica"/>
                      <w:sz w:val="20"/>
                      <w:szCs w:val="20"/>
                    </w:rPr>
                  </w:rPrChange>
                </w:rPr>
                <w:t>0.57 ± 0.21</w:t>
              </w:r>
            </w:ins>
          </w:p>
        </w:tc>
        <w:tc>
          <w:tcPr>
            <w:tcW w:w="755" w:type="dxa"/>
            <w:vAlign w:val="center"/>
            <w:tcPrChange w:id="2462" w:author="Micah Freedman" w:date="2022-03-20T14:15:00Z">
              <w:tcPr>
                <w:tcW w:w="1455" w:type="dxa"/>
                <w:gridSpan w:val="3"/>
                <w:vAlign w:val="center"/>
              </w:tcPr>
            </w:tcPrChange>
          </w:tcPr>
          <w:p w14:paraId="03EF27C4" w14:textId="77777777" w:rsidR="00CB5C04" w:rsidRPr="00CB5C04" w:rsidRDefault="00CB5C04" w:rsidP="00CB5C04">
            <w:pPr>
              <w:jc w:val="center"/>
              <w:rPr>
                <w:ins w:id="2463" w:author="Micah Freedman" w:date="2022-03-11T15:01:00Z"/>
                <w:rFonts w:ascii="Arial" w:hAnsi="Arial" w:cs="Arial"/>
                <w:sz w:val="20"/>
                <w:szCs w:val="20"/>
                <w:rPrChange w:id="2464" w:author="Micah Freedman" w:date="2022-03-11T15:02:00Z">
                  <w:rPr>
                    <w:ins w:id="2465" w:author="Micah Freedman" w:date="2022-03-11T15:01:00Z"/>
                    <w:rFonts w:ascii="Helvetica" w:hAnsi="Helvetica"/>
                    <w:sz w:val="20"/>
                    <w:szCs w:val="20"/>
                  </w:rPr>
                </w:rPrChange>
              </w:rPr>
            </w:pPr>
            <w:ins w:id="2466" w:author="Micah Freedman" w:date="2022-03-11T15:01:00Z">
              <w:r w:rsidRPr="00CB5C04">
                <w:rPr>
                  <w:rFonts w:ascii="Arial" w:hAnsi="Arial" w:cs="Arial"/>
                  <w:sz w:val="20"/>
                  <w:szCs w:val="20"/>
                  <w:rPrChange w:id="2467" w:author="Micah Freedman" w:date="2022-03-11T15:02:00Z">
                    <w:rPr>
                      <w:rFonts w:ascii="Helvetica" w:hAnsi="Helvetica"/>
                      <w:sz w:val="20"/>
                      <w:szCs w:val="20"/>
                    </w:rPr>
                  </w:rPrChange>
                </w:rPr>
                <w:t>10</w:t>
              </w:r>
            </w:ins>
          </w:p>
        </w:tc>
        <w:tc>
          <w:tcPr>
            <w:tcW w:w="1865" w:type="dxa"/>
            <w:gridSpan w:val="3"/>
            <w:vAlign w:val="center"/>
            <w:tcPrChange w:id="2468" w:author="Micah Freedman" w:date="2022-03-20T14:15:00Z">
              <w:tcPr>
                <w:tcW w:w="1654" w:type="dxa"/>
                <w:gridSpan w:val="2"/>
                <w:vAlign w:val="center"/>
              </w:tcPr>
            </w:tcPrChange>
          </w:tcPr>
          <w:p w14:paraId="08D54660" w14:textId="77777777" w:rsidR="00CB5C04" w:rsidRPr="00CB5C04" w:rsidRDefault="00CB5C04" w:rsidP="00CB5C04">
            <w:pPr>
              <w:jc w:val="center"/>
              <w:rPr>
                <w:ins w:id="2469" w:author="Micah Freedman" w:date="2022-03-11T15:01:00Z"/>
                <w:rFonts w:ascii="Arial" w:hAnsi="Arial" w:cs="Arial"/>
                <w:sz w:val="20"/>
                <w:szCs w:val="20"/>
                <w:rPrChange w:id="2470" w:author="Micah Freedman" w:date="2022-03-11T15:02:00Z">
                  <w:rPr>
                    <w:ins w:id="2471" w:author="Micah Freedman" w:date="2022-03-11T15:01:00Z"/>
                    <w:rFonts w:ascii="Helvetica" w:hAnsi="Helvetica"/>
                    <w:sz w:val="20"/>
                    <w:szCs w:val="20"/>
                  </w:rPr>
                </w:rPrChange>
              </w:rPr>
            </w:pPr>
            <w:ins w:id="2472" w:author="Micah Freedman" w:date="2022-03-11T15:01:00Z">
              <w:r w:rsidRPr="00CB5C04">
                <w:rPr>
                  <w:rFonts w:ascii="Arial" w:hAnsi="Arial" w:cs="Arial"/>
                  <w:sz w:val="20"/>
                  <w:szCs w:val="20"/>
                  <w:rPrChange w:id="2473" w:author="Micah Freedman" w:date="2022-03-11T15:02:00Z">
                    <w:rPr>
                      <w:rFonts w:ascii="Helvetica" w:hAnsi="Helvetica"/>
                      <w:sz w:val="20"/>
                      <w:szCs w:val="20"/>
                    </w:rPr>
                  </w:rPrChange>
                </w:rPr>
                <w:t>6.98 ± 1.81</w:t>
              </w:r>
            </w:ins>
          </w:p>
        </w:tc>
      </w:tr>
      <w:tr w:rsidR="00CA16A4" w:rsidRPr="00E163DA" w14:paraId="3C37DE82" w14:textId="77777777" w:rsidTr="00CA16A4">
        <w:trPr>
          <w:gridAfter w:val="1"/>
          <w:trHeight w:val="171"/>
          <w:ins w:id="2474" w:author="Micah Freedman" w:date="2022-03-11T15:01:00Z"/>
          <w:trPrChange w:id="2475" w:author="Micah Freedman" w:date="2022-03-20T14:15:00Z">
            <w:trPr>
              <w:gridAfter w:val="1"/>
              <w:trHeight w:val="171"/>
            </w:trPr>
          </w:trPrChange>
        </w:trPr>
        <w:tc>
          <w:tcPr>
            <w:tcW w:w="1718" w:type="dxa"/>
            <w:gridSpan w:val="2"/>
            <w:vMerge/>
            <w:vAlign w:val="center"/>
            <w:tcPrChange w:id="2476" w:author="Micah Freedman" w:date="2022-03-20T14:15:00Z">
              <w:tcPr>
                <w:tcW w:w="1869" w:type="dxa"/>
                <w:gridSpan w:val="2"/>
                <w:vMerge/>
                <w:vAlign w:val="center"/>
              </w:tcPr>
            </w:tcPrChange>
          </w:tcPr>
          <w:p w14:paraId="16856BD0" w14:textId="77777777" w:rsidR="00CB5C04" w:rsidRPr="00CB5C04" w:rsidRDefault="00CB5C04" w:rsidP="00CB5C04">
            <w:pPr>
              <w:jc w:val="center"/>
              <w:rPr>
                <w:ins w:id="2477" w:author="Micah Freedman" w:date="2022-03-11T15:01:00Z"/>
                <w:rFonts w:ascii="Arial" w:hAnsi="Arial" w:cs="Arial"/>
                <w:sz w:val="20"/>
                <w:szCs w:val="20"/>
                <w:rPrChange w:id="2478" w:author="Micah Freedman" w:date="2022-03-11T15:02:00Z">
                  <w:rPr>
                    <w:ins w:id="2479" w:author="Micah Freedman" w:date="2022-03-11T15:01:00Z"/>
                    <w:rFonts w:ascii="Helvetica" w:hAnsi="Helvetica"/>
                    <w:sz w:val="20"/>
                    <w:szCs w:val="20"/>
                  </w:rPr>
                </w:rPrChange>
              </w:rPr>
            </w:pPr>
          </w:p>
        </w:tc>
        <w:tc>
          <w:tcPr>
            <w:tcW w:w="1235" w:type="dxa"/>
            <w:vAlign w:val="center"/>
            <w:tcPrChange w:id="2480" w:author="Micah Freedman" w:date="2022-03-20T14:15:00Z">
              <w:tcPr>
                <w:tcW w:w="1235" w:type="dxa"/>
                <w:vAlign w:val="center"/>
              </w:tcPr>
            </w:tcPrChange>
          </w:tcPr>
          <w:p w14:paraId="1785B799" w14:textId="77777777" w:rsidR="00CB5C04" w:rsidRPr="00CB5C04" w:rsidRDefault="00CB5C04" w:rsidP="00CB5C04">
            <w:pPr>
              <w:jc w:val="center"/>
              <w:rPr>
                <w:ins w:id="2481" w:author="Micah Freedman" w:date="2022-03-11T15:01:00Z"/>
                <w:rFonts w:ascii="Arial" w:hAnsi="Arial" w:cs="Arial"/>
                <w:sz w:val="20"/>
                <w:szCs w:val="20"/>
                <w:rPrChange w:id="2482" w:author="Micah Freedman" w:date="2022-03-11T15:02:00Z">
                  <w:rPr>
                    <w:ins w:id="2483" w:author="Micah Freedman" w:date="2022-03-11T15:01:00Z"/>
                    <w:rFonts w:ascii="Helvetica" w:hAnsi="Helvetica"/>
                    <w:sz w:val="20"/>
                    <w:szCs w:val="20"/>
                  </w:rPr>
                </w:rPrChange>
              </w:rPr>
            </w:pPr>
            <w:ins w:id="2484" w:author="Micah Freedman" w:date="2022-03-11T15:01:00Z">
              <w:r w:rsidRPr="00CB5C04">
                <w:rPr>
                  <w:rFonts w:ascii="Arial" w:hAnsi="Arial" w:cs="Arial"/>
                  <w:sz w:val="20"/>
                  <w:szCs w:val="20"/>
                  <w:rPrChange w:id="2485" w:author="Micah Freedman" w:date="2022-03-11T15:02:00Z">
                    <w:rPr>
                      <w:rFonts w:ascii="Helvetica" w:hAnsi="Helvetica"/>
                      <w:sz w:val="20"/>
                      <w:szCs w:val="20"/>
                    </w:rPr>
                  </w:rPrChange>
                </w:rPr>
                <w:t>C39</w:t>
              </w:r>
            </w:ins>
          </w:p>
        </w:tc>
        <w:tc>
          <w:tcPr>
            <w:tcW w:w="1415" w:type="dxa"/>
            <w:gridSpan w:val="2"/>
            <w:vAlign w:val="center"/>
            <w:tcPrChange w:id="2486" w:author="Micah Freedman" w:date="2022-03-20T14:15:00Z">
              <w:tcPr>
                <w:tcW w:w="1478" w:type="dxa"/>
                <w:gridSpan w:val="2"/>
                <w:vAlign w:val="center"/>
              </w:tcPr>
            </w:tcPrChange>
          </w:tcPr>
          <w:p w14:paraId="7FE1226C" w14:textId="77777777" w:rsidR="00CB5C04" w:rsidRPr="00CB5C04" w:rsidRDefault="00CB5C04" w:rsidP="00CB5C04">
            <w:pPr>
              <w:jc w:val="center"/>
              <w:rPr>
                <w:ins w:id="2487" w:author="Micah Freedman" w:date="2022-03-11T15:01:00Z"/>
                <w:rFonts w:ascii="Arial" w:hAnsi="Arial" w:cs="Arial"/>
                <w:sz w:val="20"/>
                <w:szCs w:val="20"/>
                <w:rPrChange w:id="2488" w:author="Micah Freedman" w:date="2022-03-11T15:02:00Z">
                  <w:rPr>
                    <w:ins w:id="2489" w:author="Micah Freedman" w:date="2022-03-11T15:01:00Z"/>
                    <w:rFonts w:ascii="Helvetica" w:hAnsi="Helvetica"/>
                    <w:sz w:val="20"/>
                    <w:szCs w:val="20"/>
                  </w:rPr>
                </w:rPrChange>
              </w:rPr>
            </w:pPr>
            <w:ins w:id="2490" w:author="Micah Freedman" w:date="2022-03-11T15:01:00Z">
              <w:r w:rsidRPr="00CB5C04">
                <w:rPr>
                  <w:rFonts w:ascii="Arial" w:hAnsi="Arial" w:cs="Arial"/>
                  <w:sz w:val="20"/>
                  <w:szCs w:val="20"/>
                  <w:rPrChange w:id="2491" w:author="Micah Freedman" w:date="2022-03-11T15:02:00Z">
                    <w:rPr>
                      <w:rFonts w:ascii="Helvetica" w:hAnsi="Helvetica"/>
                      <w:sz w:val="20"/>
                      <w:szCs w:val="20"/>
                    </w:rPr>
                  </w:rPrChange>
                </w:rPr>
                <w:t>Washtenaw Co., MI</w:t>
              </w:r>
            </w:ins>
          </w:p>
        </w:tc>
        <w:tc>
          <w:tcPr>
            <w:tcW w:w="890" w:type="dxa"/>
            <w:gridSpan w:val="2"/>
            <w:vAlign w:val="center"/>
            <w:tcPrChange w:id="2492" w:author="Micah Freedman" w:date="2022-03-20T14:15:00Z">
              <w:tcPr>
                <w:tcW w:w="942" w:type="dxa"/>
                <w:gridSpan w:val="2"/>
                <w:vAlign w:val="center"/>
              </w:tcPr>
            </w:tcPrChange>
          </w:tcPr>
          <w:p w14:paraId="7AF29220" w14:textId="77777777" w:rsidR="00CB5C04" w:rsidRPr="00CB5C04" w:rsidRDefault="00CB5C04" w:rsidP="00CB5C04">
            <w:pPr>
              <w:jc w:val="center"/>
              <w:rPr>
                <w:ins w:id="2493" w:author="Micah Freedman" w:date="2022-03-11T15:01:00Z"/>
                <w:rFonts w:ascii="Arial" w:hAnsi="Arial" w:cs="Arial"/>
                <w:sz w:val="20"/>
                <w:szCs w:val="20"/>
                <w:rPrChange w:id="2494" w:author="Micah Freedman" w:date="2022-03-11T15:02:00Z">
                  <w:rPr>
                    <w:ins w:id="2495" w:author="Micah Freedman" w:date="2022-03-11T15:01:00Z"/>
                    <w:rFonts w:ascii="Helvetica" w:hAnsi="Helvetica"/>
                    <w:sz w:val="20"/>
                    <w:szCs w:val="20"/>
                  </w:rPr>
                </w:rPrChange>
              </w:rPr>
            </w:pPr>
            <w:ins w:id="2496" w:author="Micah Freedman" w:date="2022-03-11T15:01:00Z">
              <w:r w:rsidRPr="00CB5C04">
                <w:rPr>
                  <w:rFonts w:ascii="Arial" w:hAnsi="Arial" w:cs="Arial"/>
                  <w:sz w:val="20"/>
                  <w:szCs w:val="20"/>
                  <w:rPrChange w:id="2497" w:author="Micah Freedman" w:date="2022-03-11T15:02:00Z">
                    <w:rPr>
                      <w:rFonts w:ascii="Helvetica" w:hAnsi="Helvetica"/>
                      <w:sz w:val="20"/>
                      <w:szCs w:val="20"/>
                    </w:rPr>
                  </w:rPrChange>
                </w:rPr>
                <w:t>2016</w:t>
              </w:r>
            </w:ins>
          </w:p>
        </w:tc>
        <w:tc>
          <w:tcPr>
            <w:tcW w:w="724" w:type="dxa"/>
            <w:gridSpan w:val="2"/>
            <w:vAlign w:val="center"/>
            <w:tcPrChange w:id="2498" w:author="Micah Freedman" w:date="2022-03-20T14:15:00Z">
              <w:tcPr>
                <w:tcW w:w="952" w:type="dxa"/>
                <w:gridSpan w:val="2"/>
                <w:vAlign w:val="center"/>
              </w:tcPr>
            </w:tcPrChange>
          </w:tcPr>
          <w:p w14:paraId="46DCD06F" w14:textId="77777777" w:rsidR="00CB5C04" w:rsidRPr="00CB5C04" w:rsidRDefault="00CB5C04" w:rsidP="00CB5C04">
            <w:pPr>
              <w:jc w:val="center"/>
              <w:rPr>
                <w:ins w:id="2499" w:author="Micah Freedman" w:date="2022-03-11T15:01:00Z"/>
                <w:rFonts w:ascii="Arial" w:hAnsi="Arial" w:cs="Arial"/>
                <w:sz w:val="20"/>
                <w:szCs w:val="20"/>
                <w:rPrChange w:id="2500" w:author="Micah Freedman" w:date="2022-03-11T15:02:00Z">
                  <w:rPr>
                    <w:ins w:id="2501" w:author="Micah Freedman" w:date="2022-03-11T15:01:00Z"/>
                    <w:rFonts w:ascii="Helvetica" w:hAnsi="Helvetica"/>
                    <w:sz w:val="20"/>
                    <w:szCs w:val="20"/>
                  </w:rPr>
                </w:rPrChange>
              </w:rPr>
            </w:pPr>
            <w:ins w:id="2502" w:author="Micah Freedman" w:date="2022-03-11T15:01:00Z">
              <w:r w:rsidRPr="00CB5C04">
                <w:rPr>
                  <w:rFonts w:ascii="Arial" w:hAnsi="Arial" w:cs="Arial"/>
                  <w:sz w:val="20"/>
                  <w:szCs w:val="20"/>
                  <w:rPrChange w:id="2503" w:author="Micah Freedman" w:date="2022-03-11T15:02:00Z">
                    <w:rPr>
                      <w:rFonts w:ascii="Helvetica" w:hAnsi="Helvetica"/>
                      <w:sz w:val="20"/>
                      <w:szCs w:val="20"/>
                    </w:rPr>
                  </w:rPrChange>
                </w:rPr>
                <w:t>2</w:t>
              </w:r>
            </w:ins>
          </w:p>
        </w:tc>
        <w:tc>
          <w:tcPr>
            <w:tcW w:w="1633" w:type="dxa"/>
            <w:gridSpan w:val="3"/>
            <w:vAlign w:val="center"/>
            <w:tcPrChange w:id="2504" w:author="Micah Freedman" w:date="2022-03-20T14:15:00Z">
              <w:tcPr>
                <w:tcW w:w="905" w:type="dxa"/>
                <w:gridSpan w:val="2"/>
                <w:vAlign w:val="center"/>
              </w:tcPr>
            </w:tcPrChange>
          </w:tcPr>
          <w:p w14:paraId="20350113" w14:textId="77777777" w:rsidR="00CB5C04" w:rsidRPr="00CB5C04" w:rsidRDefault="00CB5C04" w:rsidP="00CB5C04">
            <w:pPr>
              <w:jc w:val="center"/>
              <w:rPr>
                <w:ins w:id="2505" w:author="Micah Freedman" w:date="2022-03-11T15:01:00Z"/>
                <w:rFonts w:ascii="Arial" w:hAnsi="Arial" w:cs="Arial"/>
                <w:sz w:val="20"/>
                <w:szCs w:val="20"/>
                <w:rPrChange w:id="2506" w:author="Micah Freedman" w:date="2022-03-11T15:02:00Z">
                  <w:rPr>
                    <w:ins w:id="2507" w:author="Micah Freedman" w:date="2022-03-11T15:01:00Z"/>
                    <w:rFonts w:ascii="Helvetica" w:hAnsi="Helvetica"/>
                    <w:sz w:val="20"/>
                    <w:szCs w:val="20"/>
                  </w:rPr>
                </w:rPrChange>
              </w:rPr>
            </w:pPr>
            <w:ins w:id="2508" w:author="Micah Freedman" w:date="2022-03-11T15:01:00Z">
              <w:r w:rsidRPr="00CB5C04">
                <w:rPr>
                  <w:rFonts w:ascii="Arial" w:hAnsi="Arial" w:cs="Arial"/>
                  <w:sz w:val="20"/>
                  <w:szCs w:val="20"/>
                  <w:rPrChange w:id="2509" w:author="Micah Freedman" w:date="2022-03-11T15:02:00Z">
                    <w:rPr>
                      <w:rFonts w:ascii="Helvetica" w:hAnsi="Helvetica"/>
                      <w:sz w:val="20"/>
                      <w:szCs w:val="20"/>
                    </w:rPr>
                  </w:rPrChange>
                </w:rPr>
                <w:t>0.36 ± 0.15</w:t>
              </w:r>
            </w:ins>
          </w:p>
        </w:tc>
        <w:tc>
          <w:tcPr>
            <w:tcW w:w="755" w:type="dxa"/>
            <w:vAlign w:val="center"/>
            <w:tcPrChange w:id="2510" w:author="Micah Freedman" w:date="2022-03-20T14:15:00Z">
              <w:tcPr>
                <w:tcW w:w="1455" w:type="dxa"/>
                <w:gridSpan w:val="3"/>
                <w:vAlign w:val="center"/>
              </w:tcPr>
            </w:tcPrChange>
          </w:tcPr>
          <w:p w14:paraId="2C770C12" w14:textId="77777777" w:rsidR="00CB5C04" w:rsidRPr="00CB5C04" w:rsidRDefault="00CB5C04" w:rsidP="00CB5C04">
            <w:pPr>
              <w:jc w:val="center"/>
              <w:rPr>
                <w:ins w:id="2511" w:author="Micah Freedman" w:date="2022-03-11T15:01:00Z"/>
                <w:rFonts w:ascii="Arial" w:hAnsi="Arial" w:cs="Arial"/>
                <w:sz w:val="20"/>
                <w:szCs w:val="20"/>
                <w:rPrChange w:id="2512" w:author="Micah Freedman" w:date="2022-03-11T15:02:00Z">
                  <w:rPr>
                    <w:ins w:id="2513" w:author="Micah Freedman" w:date="2022-03-11T15:01:00Z"/>
                    <w:rFonts w:ascii="Helvetica" w:hAnsi="Helvetica"/>
                    <w:sz w:val="20"/>
                    <w:szCs w:val="20"/>
                  </w:rPr>
                </w:rPrChange>
              </w:rPr>
            </w:pPr>
            <w:ins w:id="2514" w:author="Micah Freedman" w:date="2022-03-11T15:01:00Z">
              <w:r w:rsidRPr="00CB5C04">
                <w:rPr>
                  <w:rFonts w:ascii="Arial" w:hAnsi="Arial" w:cs="Arial"/>
                  <w:sz w:val="20"/>
                  <w:szCs w:val="20"/>
                  <w:rPrChange w:id="2515" w:author="Micah Freedman" w:date="2022-03-11T15:02:00Z">
                    <w:rPr>
                      <w:rFonts w:ascii="Helvetica" w:hAnsi="Helvetica"/>
                      <w:sz w:val="20"/>
                      <w:szCs w:val="20"/>
                    </w:rPr>
                  </w:rPrChange>
                </w:rPr>
                <w:t>9</w:t>
              </w:r>
            </w:ins>
          </w:p>
        </w:tc>
        <w:tc>
          <w:tcPr>
            <w:tcW w:w="1865" w:type="dxa"/>
            <w:gridSpan w:val="3"/>
            <w:vAlign w:val="center"/>
            <w:tcPrChange w:id="2516" w:author="Micah Freedman" w:date="2022-03-20T14:15:00Z">
              <w:tcPr>
                <w:tcW w:w="1654" w:type="dxa"/>
                <w:gridSpan w:val="2"/>
                <w:vAlign w:val="center"/>
              </w:tcPr>
            </w:tcPrChange>
          </w:tcPr>
          <w:p w14:paraId="6E16E408" w14:textId="77777777" w:rsidR="00CB5C04" w:rsidRPr="00CB5C04" w:rsidRDefault="00CB5C04" w:rsidP="00CB5C04">
            <w:pPr>
              <w:jc w:val="center"/>
              <w:rPr>
                <w:ins w:id="2517" w:author="Micah Freedman" w:date="2022-03-11T15:01:00Z"/>
                <w:rFonts w:ascii="Arial" w:hAnsi="Arial" w:cs="Arial"/>
                <w:sz w:val="20"/>
                <w:szCs w:val="20"/>
                <w:rPrChange w:id="2518" w:author="Micah Freedman" w:date="2022-03-11T15:02:00Z">
                  <w:rPr>
                    <w:ins w:id="2519" w:author="Micah Freedman" w:date="2022-03-11T15:01:00Z"/>
                    <w:rFonts w:ascii="Helvetica" w:hAnsi="Helvetica"/>
                    <w:sz w:val="20"/>
                    <w:szCs w:val="20"/>
                  </w:rPr>
                </w:rPrChange>
              </w:rPr>
            </w:pPr>
            <w:ins w:id="2520" w:author="Micah Freedman" w:date="2022-03-11T15:01:00Z">
              <w:r w:rsidRPr="00CB5C04">
                <w:rPr>
                  <w:rFonts w:ascii="Arial" w:hAnsi="Arial" w:cs="Arial"/>
                  <w:sz w:val="20"/>
                  <w:szCs w:val="20"/>
                  <w:rPrChange w:id="2521" w:author="Micah Freedman" w:date="2022-03-11T15:02:00Z">
                    <w:rPr>
                      <w:rFonts w:ascii="Helvetica" w:hAnsi="Helvetica"/>
                      <w:sz w:val="20"/>
                      <w:szCs w:val="20"/>
                    </w:rPr>
                  </w:rPrChange>
                </w:rPr>
                <w:t>4.49 ± 1.26</w:t>
              </w:r>
            </w:ins>
          </w:p>
        </w:tc>
      </w:tr>
      <w:tr w:rsidR="00CA16A4" w:rsidRPr="00E163DA" w14:paraId="66BE0C0B" w14:textId="77777777" w:rsidTr="00CA16A4">
        <w:trPr>
          <w:gridAfter w:val="1"/>
          <w:trHeight w:val="171"/>
          <w:ins w:id="2522" w:author="Micah Freedman" w:date="2022-03-11T15:01:00Z"/>
          <w:trPrChange w:id="2523" w:author="Micah Freedman" w:date="2022-03-20T14:15:00Z">
            <w:trPr>
              <w:gridAfter w:val="1"/>
              <w:trHeight w:val="171"/>
            </w:trPr>
          </w:trPrChange>
        </w:trPr>
        <w:tc>
          <w:tcPr>
            <w:tcW w:w="1718" w:type="dxa"/>
            <w:gridSpan w:val="2"/>
            <w:vMerge/>
            <w:vAlign w:val="center"/>
            <w:tcPrChange w:id="2524" w:author="Micah Freedman" w:date="2022-03-20T14:15:00Z">
              <w:tcPr>
                <w:tcW w:w="1869" w:type="dxa"/>
                <w:gridSpan w:val="2"/>
                <w:vMerge/>
                <w:vAlign w:val="center"/>
              </w:tcPr>
            </w:tcPrChange>
          </w:tcPr>
          <w:p w14:paraId="78CBA05F" w14:textId="77777777" w:rsidR="00CB5C04" w:rsidRPr="00CB5C04" w:rsidRDefault="00CB5C04" w:rsidP="00CB5C04">
            <w:pPr>
              <w:jc w:val="center"/>
              <w:rPr>
                <w:ins w:id="2525" w:author="Micah Freedman" w:date="2022-03-11T15:01:00Z"/>
                <w:rFonts w:ascii="Arial" w:hAnsi="Arial" w:cs="Arial"/>
                <w:sz w:val="20"/>
                <w:szCs w:val="20"/>
                <w:rPrChange w:id="2526" w:author="Micah Freedman" w:date="2022-03-11T15:02:00Z">
                  <w:rPr>
                    <w:ins w:id="2527" w:author="Micah Freedman" w:date="2022-03-11T15:01:00Z"/>
                    <w:rFonts w:ascii="Helvetica" w:hAnsi="Helvetica"/>
                    <w:sz w:val="20"/>
                    <w:szCs w:val="20"/>
                  </w:rPr>
                </w:rPrChange>
              </w:rPr>
            </w:pPr>
          </w:p>
        </w:tc>
        <w:tc>
          <w:tcPr>
            <w:tcW w:w="1235" w:type="dxa"/>
            <w:vAlign w:val="center"/>
            <w:tcPrChange w:id="2528" w:author="Micah Freedman" w:date="2022-03-20T14:15:00Z">
              <w:tcPr>
                <w:tcW w:w="1235" w:type="dxa"/>
                <w:vAlign w:val="center"/>
              </w:tcPr>
            </w:tcPrChange>
          </w:tcPr>
          <w:p w14:paraId="36D461CF" w14:textId="77777777" w:rsidR="00CB5C04" w:rsidRPr="00CB5C04" w:rsidRDefault="00CB5C04" w:rsidP="00CB5C04">
            <w:pPr>
              <w:jc w:val="center"/>
              <w:rPr>
                <w:ins w:id="2529" w:author="Micah Freedman" w:date="2022-03-11T15:01:00Z"/>
                <w:rFonts w:ascii="Arial" w:hAnsi="Arial" w:cs="Arial"/>
                <w:sz w:val="20"/>
                <w:szCs w:val="20"/>
                <w:rPrChange w:id="2530" w:author="Micah Freedman" w:date="2022-03-11T15:02:00Z">
                  <w:rPr>
                    <w:ins w:id="2531" w:author="Micah Freedman" w:date="2022-03-11T15:01:00Z"/>
                    <w:rFonts w:ascii="Helvetica" w:hAnsi="Helvetica"/>
                    <w:sz w:val="20"/>
                    <w:szCs w:val="20"/>
                  </w:rPr>
                </w:rPrChange>
              </w:rPr>
            </w:pPr>
            <w:ins w:id="2532" w:author="Micah Freedman" w:date="2022-03-11T15:01:00Z">
              <w:r w:rsidRPr="00CB5C04">
                <w:rPr>
                  <w:rFonts w:ascii="Arial" w:hAnsi="Arial" w:cs="Arial"/>
                  <w:sz w:val="20"/>
                  <w:szCs w:val="20"/>
                  <w:rPrChange w:id="2533" w:author="Micah Freedman" w:date="2022-03-11T15:02:00Z">
                    <w:rPr>
                      <w:rFonts w:ascii="Helvetica" w:hAnsi="Helvetica"/>
                      <w:sz w:val="20"/>
                      <w:szCs w:val="20"/>
                    </w:rPr>
                  </w:rPrChange>
                </w:rPr>
                <w:t>C46</w:t>
              </w:r>
            </w:ins>
          </w:p>
        </w:tc>
        <w:tc>
          <w:tcPr>
            <w:tcW w:w="1415" w:type="dxa"/>
            <w:gridSpan w:val="2"/>
            <w:vAlign w:val="center"/>
            <w:tcPrChange w:id="2534" w:author="Micah Freedman" w:date="2022-03-20T14:15:00Z">
              <w:tcPr>
                <w:tcW w:w="1478" w:type="dxa"/>
                <w:gridSpan w:val="2"/>
                <w:vAlign w:val="center"/>
              </w:tcPr>
            </w:tcPrChange>
          </w:tcPr>
          <w:p w14:paraId="0CB92170" w14:textId="77777777" w:rsidR="00CB5C04" w:rsidRPr="00CB5C04" w:rsidRDefault="00CB5C04" w:rsidP="00CB5C04">
            <w:pPr>
              <w:jc w:val="center"/>
              <w:rPr>
                <w:ins w:id="2535" w:author="Micah Freedman" w:date="2022-03-11T15:01:00Z"/>
                <w:rFonts w:ascii="Arial" w:hAnsi="Arial" w:cs="Arial"/>
                <w:sz w:val="20"/>
                <w:szCs w:val="20"/>
                <w:rPrChange w:id="2536" w:author="Micah Freedman" w:date="2022-03-11T15:02:00Z">
                  <w:rPr>
                    <w:ins w:id="2537" w:author="Micah Freedman" w:date="2022-03-11T15:01:00Z"/>
                    <w:rFonts w:ascii="Helvetica" w:hAnsi="Helvetica"/>
                    <w:sz w:val="20"/>
                    <w:szCs w:val="20"/>
                  </w:rPr>
                </w:rPrChange>
              </w:rPr>
            </w:pPr>
            <w:ins w:id="2538" w:author="Micah Freedman" w:date="2022-03-11T15:01:00Z">
              <w:r w:rsidRPr="00CB5C04">
                <w:rPr>
                  <w:rFonts w:ascii="Arial" w:hAnsi="Arial" w:cs="Arial"/>
                  <w:sz w:val="20"/>
                  <w:szCs w:val="20"/>
                  <w:rPrChange w:id="2539" w:author="Micah Freedman" w:date="2022-03-11T15:02:00Z">
                    <w:rPr>
                      <w:rFonts w:ascii="Helvetica" w:hAnsi="Helvetica"/>
                      <w:sz w:val="20"/>
                      <w:szCs w:val="20"/>
                    </w:rPr>
                  </w:rPrChange>
                </w:rPr>
                <w:t>Washtenaw Co., MI</w:t>
              </w:r>
            </w:ins>
          </w:p>
        </w:tc>
        <w:tc>
          <w:tcPr>
            <w:tcW w:w="890" w:type="dxa"/>
            <w:gridSpan w:val="2"/>
            <w:vAlign w:val="center"/>
            <w:tcPrChange w:id="2540" w:author="Micah Freedman" w:date="2022-03-20T14:15:00Z">
              <w:tcPr>
                <w:tcW w:w="942" w:type="dxa"/>
                <w:gridSpan w:val="2"/>
                <w:vAlign w:val="center"/>
              </w:tcPr>
            </w:tcPrChange>
          </w:tcPr>
          <w:p w14:paraId="354473FF" w14:textId="77777777" w:rsidR="00CB5C04" w:rsidRPr="00CB5C04" w:rsidRDefault="00CB5C04" w:rsidP="00CB5C04">
            <w:pPr>
              <w:jc w:val="center"/>
              <w:rPr>
                <w:ins w:id="2541" w:author="Micah Freedman" w:date="2022-03-11T15:01:00Z"/>
                <w:rFonts w:ascii="Arial" w:hAnsi="Arial" w:cs="Arial"/>
                <w:sz w:val="20"/>
                <w:szCs w:val="20"/>
                <w:rPrChange w:id="2542" w:author="Micah Freedman" w:date="2022-03-11T15:02:00Z">
                  <w:rPr>
                    <w:ins w:id="2543" w:author="Micah Freedman" w:date="2022-03-11T15:01:00Z"/>
                    <w:rFonts w:ascii="Helvetica" w:hAnsi="Helvetica"/>
                    <w:sz w:val="20"/>
                    <w:szCs w:val="20"/>
                  </w:rPr>
                </w:rPrChange>
              </w:rPr>
            </w:pPr>
            <w:ins w:id="2544" w:author="Micah Freedman" w:date="2022-03-11T15:01:00Z">
              <w:r w:rsidRPr="00CB5C04">
                <w:rPr>
                  <w:rFonts w:ascii="Arial" w:hAnsi="Arial" w:cs="Arial"/>
                  <w:sz w:val="20"/>
                  <w:szCs w:val="20"/>
                  <w:rPrChange w:id="2545" w:author="Micah Freedman" w:date="2022-03-11T15:02:00Z">
                    <w:rPr>
                      <w:rFonts w:ascii="Helvetica" w:hAnsi="Helvetica"/>
                      <w:sz w:val="20"/>
                      <w:szCs w:val="20"/>
                    </w:rPr>
                  </w:rPrChange>
                </w:rPr>
                <w:t>2016</w:t>
              </w:r>
            </w:ins>
          </w:p>
        </w:tc>
        <w:tc>
          <w:tcPr>
            <w:tcW w:w="724" w:type="dxa"/>
            <w:gridSpan w:val="2"/>
            <w:vAlign w:val="center"/>
            <w:tcPrChange w:id="2546" w:author="Micah Freedman" w:date="2022-03-20T14:15:00Z">
              <w:tcPr>
                <w:tcW w:w="952" w:type="dxa"/>
                <w:gridSpan w:val="2"/>
                <w:vAlign w:val="center"/>
              </w:tcPr>
            </w:tcPrChange>
          </w:tcPr>
          <w:p w14:paraId="1E22BADB" w14:textId="77777777" w:rsidR="00CB5C04" w:rsidRPr="00CB5C04" w:rsidRDefault="00CB5C04" w:rsidP="00CB5C04">
            <w:pPr>
              <w:jc w:val="center"/>
              <w:rPr>
                <w:ins w:id="2547" w:author="Micah Freedman" w:date="2022-03-11T15:01:00Z"/>
                <w:rFonts w:ascii="Arial" w:hAnsi="Arial" w:cs="Arial"/>
                <w:sz w:val="20"/>
                <w:szCs w:val="20"/>
                <w:rPrChange w:id="2548" w:author="Micah Freedman" w:date="2022-03-11T15:02:00Z">
                  <w:rPr>
                    <w:ins w:id="2549" w:author="Micah Freedman" w:date="2022-03-11T15:01:00Z"/>
                    <w:rFonts w:ascii="Helvetica" w:hAnsi="Helvetica"/>
                    <w:sz w:val="20"/>
                    <w:szCs w:val="20"/>
                  </w:rPr>
                </w:rPrChange>
              </w:rPr>
            </w:pPr>
            <w:ins w:id="2550" w:author="Micah Freedman" w:date="2022-03-11T15:01:00Z">
              <w:r w:rsidRPr="00CB5C04">
                <w:rPr>
                  <w:rFonts w:ascii="Arial" w:hAnsi="Arial" w:cs="Arial"/>
                  <w:sz w:val="20"/>
                  <w:szCs w:val="20"/>
                  <w:rPrChange w:id="2551" w:author="Micah Freedman" w:date="2022-03-11T15:02:00Z">
                    <w:rPr>
                      <w:rFonts w:ascii="Helvetica" w:hAnsi="Helvetica"/>
                      <w:sz w:val="20"/>
                      <w:szCs w:val="20"/>
                    </w:rPr>
                  </w:rPrChange>
                </w:rPr>
                <w:t>1</w:t>
              </w:r>
            </w:ins>
          </w:p>
        </w:tc>
        <w:tc>
          <w:tcPr>
            <w:tcW w:w="1633" w:type="dxa"/>
            <w:gridSpan w:val="3"/>
            <w:vAlign w:val="center"/>
            <w:tcPrChange w:id="2552" w:author="Micah Freedman" w:date="2022-03-20T14:15:00Z">
              <w:tcPr>
                <w:tcW w:w="905" w:type="dxa"/>
                <w:gridSpan w:val="2"/>
                <w:vAlign w:val="center"/>
              </w:tcPr>
            </w:tcPrChange>
          </w:tcPr>
          <w:p w14:paraId="35672665" w14:textId="77777777" w:rsidR="00CB5C04" w:rsidRPr="00CB5C04" w:rsidRDefault="00CB5C04" w:rsidP="00CB5C04">
            <w:pPr>
              <w:jc w:val="center"/>
              <w:rPr>
                <w:ins w:id="2553" w:author="Micah Freedman" w:date="2022-03-11T15:01:00Z"/>
                <w:rFonts w:ascii="Arial" w:hAnsi="Arial" w:cs="Arial"/>
                <w:sz w:val="20"/>
                <w:szCs w:val="20"/>
                <w:rPrChange w:id="2554" w:author="Micah Freedman" w:date="2022-03-11T15:02:00Z">
                  <w:rPr>
                    <w:ins w:id="2555" w:author="Micah Freedman" w:date="2022-03-11T15:01:00Z"/>
                    <w:rFonts w:ascii="Helvetica" w:hAnsi="Helvetica"/>
                    <w:sz w:val="20"/>
                    <w:szCs w:val="20"/>
                  </w:rPr>
                </w:rPrChange>
              </w:rPr>
            </w:pPr>
            <w:ins w:id="2556" w:author="Micah Freedman" w:date="2022-03-11T15:01:00Z">
              <w:r w:rsidRPr="00CB5C04">
                <w:rPr>
                  <w:rFonts w:ascii="Arial" w:hAnsi="Arial" w:cs="Arial"/>
                  <w:sz w:val="20"/>
                  <w:szCs w:val="20"/>
                  <w:rPrChange w:id="2557" w:author="Micah Freedman" w:date="2022-03-11T15:02:00Z">
                    <w:rPr>
                      <w:rFonts w:ascii="Helvetica" w:hAnsi="Helvetica"/>
                      <w:sz w:val="20"/>
                      <w:szCs w:val="20"/>
                    </w:rPr>
                  </w:rPrChange>
                </w:rPr>
                <w:t>0.21</w:t>
              </w:r>
            </w:ins>
          </w:p>
        </w:tc>
        <w:tc>
          <w:tcPr>
            <w:tcW w:w="755" w:type="dxa"/>
            <w:vAlign w:val="center"/>
            <w:tcPrChange w:id="2558" w:author="Micah Freedman" w:date="2022-03-20T14:15:00Z">
              <w:tcPr>
                <w:tcW w:w="1455" w:type="dxa"/>
                <w:gridSpan w:val="3"/>
                <w:vAlign w:val="center"/>
              </w:tcPr>
            </w:tcPrChange>
          </w:tcPr>
          <w:p w14:paraId="5138CB6E" w14:textId="77777777" w:rsidR="00CB5C04" w:rsidRPr="00CB5C04" w:rsidRDefault="00CB5C04" w:rsidP="00CB5C04">
            <w:pPr>
              <w:jc w:val="center"/>
              <w:rPr>
                <w:ins w:id="2559" w:author="Micah Freedman" w:date="2022-03-11T15:01:00Z"/>
                <w:rFonts w:ascii="Arial" w:hAnsi="Arial" w:cs="Arial"/>
                <w:sz w:val="20"/>
                <w:szCs w:val="20"/>
                <w:rPrChange w:id="2560" w:author="Micah Freedman" w:date="2022-03-11T15:02:00Z">
                  <w:rPr>
                    <w:ins w:id="2561" w:author="Micah Freedman" w:date="2022-03-11T15:01:00Z"/>
                    <w:rFonts w:ascii="Helvetica" w:hAnsi="Helvetica"/>
                    <w:sz w:val="20"/>
                    <w:szCs w:val="20"/>
                  </w:rPr>
                </w:rPrChange>
              </w:rPr>
            </w:pPr>
            <w:ins w:id="2562" w:author="Micah Freedman" w:date="2022-03-11T15:01:00Z">
              <w:r w:rsidRPr="00CB5C04">
                <w:rPr>
                  <w:rFonts w:ascii="Arial" w:hAnsi="Arial" w:cs="Arial"/>
                  <w:sz w:val="20"/>
                  <w:szCs w:val="20"/>
                  <w:rPrChange w:id="2563" w:author="Micah Freedman" w:date="2022-03-11T15:02:00Z">
                    <w:rPr>
                      <w:rFonts w:ascii="Helvetica" w:hAnsi="Helvetica"/>
                      <w:sz w:val="20"/>
                      <w:szCs w:val="20"/>
                    </w:rPr>
                  </w:rPrChange>
                </w:rPr>
                <w:t>4</w:t>
              </w:r>
            </w:ins>
          </w:p>
        </w:tc>
        <w:tc>
          <w:tcPr>
            <w:tcW w:w="1865" w:type="dxa"/>
            <w:gridSpan w:val="3"/>
            <w:vAlign w:val="center"/>
            <w:tcPrChange w:id="2564" w:author="Micah Freedman" w:date="2022-03-20T14:15:00Z">
              <w:tcPr>
                <w:tcW w:w="1654" w:type="dxa"/>
                <w:gridSpan w:val="2"/>
                <w:vAlign w:val="center"/>
              </w:tcPr>
            </w:tcPrChange>
          </w:tcPr>
          <w:p w14:paraId="0AE11388" w14:textId="77777777" w:rsidR="00CB5C04" w:rsidRPr="00CB5C04" w:rsidRDefault="00CB5C04" w:rsidP="00CB5C04">
            <w:pPr>
              <w:jc w:val="center"/>
              <w:rPr>
                <w:ins w:id="2565" w:author="Micah Freedman" w:date="2022-03-11T15:01:00Z"/>
                <w:rFonts w:ascii="Arial" w:hAnsi="Arial" w:cs="Arial"/>
                <w:sz w:val="20"/>
                <w:szCs w:val="20"/>
                <w:rPrChange w:id="2566" w:author="Micah Freedman" w:date="2022-03-11T15:02:00Z">
                  <w:rPr>
                    <w:ins w:id="2567" w:author="Micah Freedman" w:date="2022-03-11T15:01:00Z"/>
                    <w:rFonts w:ascii="Helvetica" w:hAnsi="Helvetica"/>
                    <w:sz w:val="20"/>
                    <w:szCs w:val="20"/>
                  </w:rPr>
                </w:rPrChange>
              </w:rPr>
            </w:pPr>
            <w:ins w:id="2568" w:author="Micah Freedman" w:date="2022-03-11T15:01:00Z">
              <w:r w:rsidRPr="00CB5C04">
                <w:rPr>
                  <w:rFonts w:ascii="Arial" w:hAnsi="Arial" w:cs="Arial"/>
                  <w:sz w:val="20"/>
                  <w:szCs w:val="20"/>
                  <w:rPrChange w:id="2569" w:author="Micah Freedman" w:date="2022-03-11T15:02:00Z">
                    <w:rPr>
                      <w:rFonts w:ascii="Helvetica" w:hAnsi="Helvetica"/>
                      <w:sz w:val="20"/>
                      <w:szCs w:val="20"/>
                    </w:rPr>
                  </w:rPrChange>
                </w:rPr>
                <w:t>5.18 ± 1.36</w:t>
              </w:r>
            </w:ins>
          </w:p>
        </w:tc>
      </w:tr>
      <w:tr w:rsidR="00CA16A4" w:rsidRPr="00E163DA" w14:paraId="56889F2B" w14:textId="77777777" w:rsidTr="00CA16A4">
        <w:trPr>
          <w:gridAfter w:val="1"/>
          <w:trHeight w:val="171"/>
          <w:ins w:id="2570" w:author="Micah Freedman" w:date="2022-03-11T15:01:00Z"/>
          <w:trPrChange w:id="2571" w:author="Micah Freedman" w:date="2022-03-20T14:15:00Z">
            <w:trPr>
              <w:gridAfter w:val="1"/>
              <w:trHeight w:val="171"/>
            </w:trPr>
          </w:trPrChange>
        </w:trPr>
        <w:tc>
          <w:tcPr>
            <w:tcW w:w="1718" w:type="dxa"/>
            <w:gridSpan w:val="2"/>
            <w:vMerge/>
            <w:vAlign w:val="center"/>
            <w:tcPrChange w:id="2572" w:author="Micah Freedman" w:date="2022-03-20T14:15:00Z">
              <w:tcPr>
                <w:tcW w:w="1869" w:type="dxa"/>
                <w:gridSpan w:val="2"/>
                <w:vMerge/>
                <w:vAlign w:val="center"/>
              </w:tcPr>
            </w:tcPrChange>
          </w:tcPr>
          <w:p w14:paraId="402F32B1" w14:textId="77777777" w:rsidR="00CB5C04" w:rsidRPr="00CB5C04" w:rsidRDefault="00CB5C04" w:rsidP="00CB5C04">
            <w:pPr>
              <w:jc w:val="center"/>
              <w:rPr>
                <w:ins w:id="2573" w:author="Micah Freedman" w:date="2022-03-11T15:01:00Z"/>
                <w:rFonts w:ascii="Arial" w:hAnsi="Arial" w:cs="Arial"/>
                <w:sz w:val="20"/>
                <w:szCs w:val="20"/>
                <w:rPrChange w:id="2574" w:author="Micah Freedman" w:date="2022-03-11T15:02:00Z">
                  <w:rPr>
                    <w:ins w:id="2575" w:author="Micah Freedman" w:date="2022-03-11T15:01:00Z"/>
                    <w:rFonts w:ascii="Helvetica" w:hAnsi="Helvetica"/>
                    <w:sz w:val="20"/>
                    <w:szCs w:val="20"/>
                  </w:rPr>
                </w:rPrChange>
              </w:rPr>
            </w:pPr>
          </w:p>
        </w:tc>
        <w:tc>
          <w:tcPr>
            <w:tcW w:w="1235" w:type="dxa"/>
            <w:vAlign w:val="center"/>
            <w:tcPrChange w:id="2576" w:author="Micah Freedman" w:date="2022-03-20T14:15:00Z">
              <w:tcPr>
                <w:tcW w:w="1235" w:type="dxa"/>
                <w:vAlign w:val="center"/>
              </w:tcPr>
            </w:tcPrChange>
          </w:tcPr>
          <w:p w14:paraId="6DB87828" w14:textId="77777777" w:rsidR="00CB5C04" w:rsidRPr="00CB5C04" w:rsidRDefault="00CB5C04" w:rsidP="00CB5C04">
            <w:pPr>
              <w:jc w:val="center"/>
              <w:rPr>
                <w:ins w:id="2577" w:author="Micah Freedman" w:date="2022-03-11T15:01:00Z"/>
                <w:rFonts w:ascii="Arial" w:hAnsi="Arial" w:cs="Arial"/>
                <w:sz w:val="20"/>
                <w:szCs w:val="20"/>
                <w:rPrChange w:id="2578" w:author="Micah Freedman" w:date="2022-03-11T15:02:00Z">
                  <w:rPr>
                    <w:ins w:id="2579" w:author="Micah Freedman" w:date="2022-03-11T15:01:00Z"/>
                    <w:rFonts w:ascii="Helvetica" w:hAnsi="Helvetica"/>
                    <w:sz w:val="20"/>
                    <w:szCs w:val="20"/>
                  </w:rPr>
                </w:rPrChange>
              </w:rPr>
            </w:pPr>
            <w:ins w:id="2580" w:author="Micah Freedman" w:date="2022-03-11T15:01:00Z">
              <w:r w:rsidRPr="00CB5C04">
                <w:rPr>
                  <w:rFonts w:ascii="Arial" w:hAnsi="Arial" w:cs="Arial"/>
                  <w:sz w:val="20"/>
                  <w:szCs w:val="20"/>
                  <w:rPrChange w:id="2581" w:author="Micah Freedman" w:date="2022-03-11T15:02:00Z">
                    <w:rPr>
                      <w:rFonts w:ascii="Helvetica" w:hAnsi="Helvetica"/>
                      <w:sz w:val="20"/>
                      <w:szCs w:val="20"/>
                    </w:rPr>
                  </w:rPrChange>
                </w:rPr>
                <w:t>ITH1</w:t>
              </w:r>
            </w:ins>
          </w:p>
        </w:tc>
        <w:tc>
          <w:tcPr>
            <w:tcW w:w="1415" w:type="dxa"/>
            <w:gridSpan w:val="2"/>
            <w:vAlign w:val="center"/>
            <w:tcPrChange w:id="2582" w:author="Micah Freedman" w:date="2022-03-20T14:15:00Z">
              <w:tcPr>
                <w:tcW w:w="1478" w:type="dxa"/>
                <w:gridSpan w:val="2"/>
                <w:vAlign w:val="center"/>
              </w:tcPr>
            </w:tcPrChange>
          </w:tcPr>
          <w:p w14:paraId="58E677C9" w14:textId="77777777" w:rsidR="00CB5C04" w:rsidRPr="00CB5C04" w:rsidRDefault="00CB5C04" w:rsidP="00CB5C04">
            <w:pPr>
              <w:jc w:val="center"/>
              <w:rPr>
                <w:ins w:id="2583" w:author="Micah Freedman" w:date="2022-03-11T15:01:00Z"/>
                <w:rFonts w:ascii="Arial" w:hAnsi="Arial" w:cs="Arial"/>
                <w:sz w:val="20"/>
                <w:szCs w:val="20"/>
                <w:rPrChange w:id="2584" w:author="Micah Freedman" w:date="2022-03-11T15:02:00Z">
                  <w:rPr>
                    <w:ins w:id="2585" w:author="Micah Freedman" w:date="2022-03-11T15:01:00Z"/>
                    <w:rFonts w:ascii="Helvetica" w:hAnsi="Helvetica"/>
                    <w:sz w:val="20"/>
                    <w:szCs w:val="20"/>
                  </w:rPr>
                </w:rPrChange>
              </w:rPr>
            </w:pPr>
            <w:ins w:id="2586" w:author="Micah Freedman" w:date="2022-03-11T15:01:00Z">
              <w:r w:rsidRPr="00CB5C04">
                <w:rPr>
                  <w:rFonts w:ascii="Arial" w:hAnsi="Arial" w:cs="Arial"/>
                  <w:sz w:val="20"/>
                  <w:szCs w:val="20"/>
                  <w:rPrChange w:id="2587" w:author="Micah Freedman" w:date="2022-03-11T15:02:00Z">
                    <w:rPr>
                      <w:rFonts w:ascii="Helvetica" w:hAnsi="Helvetica"/>
                      <w:sz w:val="20"/>
                      <w:szCs w:val="20"/>
                    </w:rPr>
                  </w:rPrChange>
                </w:rPr>
                <w:t>Ithaca, NY</w:t>
              </w:r>
            </w:ins>
          </w:p>
        </w:tc>
        <w:tc>
          <w:tcPr>
            <w:tcW w:w="890" w:type="dxa"/>
            <w:gridSpan w:val="2"/>
            <w:vAlign w:val="center"/>
            <w:tcPrChange w:id="2588" w:author="Micah Freedman" w:date="2022-03-20T14:15:00Z">
              <w:tcPr>
                <w:tcW w:w="942" w:type="dxa"/>
                <w:gridSpan w:val="2"/>
                <w:vAlign w:val="center"/>
              </w:tcPr>
            </w:tcPrChange>
          </w:tcPr>
          <w:p w14:paraId="1C8E5188" w14:textId="77777777" w:rsidR="00CB5C04" w:rsidRPr="00CB5C04" w:rsidRDefault="00CB5C04" w:rsidP="00CB5C04">
            <w:pPr>
              <w:jc w:val="center"/>
              <w:rPr>
                <w:ins w:id="2589" w:author="Micah Freedman" w:date="2022-03-11T15:01:00Z"/>
                <w:rFonts w:ascii="Arial" w:hAnsi="Arial" w:cs="Arial"/>
                <w:sz w:val="20"/>
                <w:szCs w:val="20"/>
                <w:rPrChange w:id="2590" w:author="Micah Freedman" w:date="2022-03-11T15:02:00Z">
                  <w:rPr>
                    <w:ins w:id="2591" w:author="Micah Freedman" w:date="2022-03-11T15:01:00Z"/>
                    <w:rFonts w:ascii="Helvetica" w:hAnsi="Helvetica"/>
                    <w:sz w:val="20"/>
                    <w:szCs w:val="20"/>
                  </w:rPr>
                </w:rPrChange>
              </w:rPr>
            </w:pPr>
            <w:ins w:id="2592" w:author="Micah Freedman" w:date="2022-03-11T15:01:00Z">
              <w:r w:rsidRPr="00CB5C04">
                <w:rPr>
                  <w:rFonts w:ascii="Arial" w:hAnsi="Arial" w:cs="Arial"/>
                  <w:sz w:val="20"/>
                  <w:szCs w:val="20"/>
                  <w:rPrChange w:id="2593" w:author="Micah Freedman" w:date="2022-03-11T15:02:00Z">
                    <w:rPr>
                      <w:rFonts w:ascii="Helvetica" w:hAnsi="Helvetica"/>
                      <w:sz w:val="20"/>
                      <w:szCs w:val="20"/>
                    </w:rPr>
                  </w:rPrChange>
                </w:rPr>
                <w:t>2012</w:t>
              </w:r>
            </w:ins>
          </w:p>
        </w:tc>
        <w:tc>
          <w:tcPr>
            <w:tcW w:w="724" w:type="dxa"/>
            <w:gridSpan w:val="2"/>
            <w:vAlign w:val="center"/>
            <w:tcPrChange w:id="2594" w:author="Micah Freedman" w:date="2022-03-20T14:15:00Z">
              <w:tcPr>
                <w:tcW w:w="952" w:type="dxa"/>
                <w:gridSpan w:val="2"/>
                <w:vAlign w:val="center"/>
              </w:tcPr>
            </w:tcPrChange>
          </w:tcPr>
          <w:p w14:paraId="1ADA9D62" w14:textId="77777777" w:rsidR="00CB5C04" w:rsidRPr="00CB5C04" w:rsidRDefault="00CB5C04" w:rsidP="00CB5C04">
            <w:pPr>
              <w:jc w:val="center"/>
              <w:rPr>
                <w:ins w:id="2595" w:author="Micah Freedman" w:date="2022-03-11T15:01:00Z"/>
                <w:rFonts w:ascii="Arial" w:hAnsi="Arial" w:cs="Arial"/>
                <w:sz w:val="20"/>
                <w:szCs w:val="20"/>
                <w:rPrChange w:id="2596" w:author="Micah Freedman" w:date="2022-03-11T15:02:00Z">
                  <w:rPr>
                    <w:ins w:id="2597" w:author="Micah Freedman" w:date="2022-03-11T15:01:00Z"/>
                    <w:rFonts w:ascii="Helvetica" w:hAnsi="Helvetica"/>
                    <w:sz w:val="20"/>
                    <w:szCs w:val="20"/>
                  </w:rPr>
                </w:rPrChange>
              </w:rPr>
            </w:pPr>
            <w:ins w:id="2598" w:author="Micah Freedman" w:date="2022-03-11T15:01:00Z">
              <w:r w:rsidRPr="00CB5C04">
                <w:rPr>
                  <w:rFonts w:ascii="Arial" w:hAnsi="Arial" w:cs="Arial"/>
                  <w:sz w:val="20"/>
                  <w:szCs w:val="20"/>
                  <w:rPrChange w:id="2599" w:author="Micah Freedman" w:date="2022-03-11T15:02:00Z">
                    <w:rPr>
                      <w:rFonts w:ascii="Helvetica" w:hAnsi="Helvetica"/>
                      <w:sz w:val="20"/>
                      <w:szCs w:val="20"/>
                    </w:rPr>
                  </w:rPrChange>
                </w:rPr>
                <w:t>7</w:t>
              </w:r>
            </w:ins>
          </w:p>
        </w:tc>
        <w:tc>
          <w:tcPr>
            <w:tcW w:w="1633" w:type="dxa"/>
            <w:gridSpan w:val="3"/>
            <w:vAlign w:val="center"/>
            <w:tcPrChange w:id="2600" w:author="Micah Freedman" w:date="2022-03-20T14:15:00Z">
              <w:tcPr>
                <w:tcW w:w="905" w:type="dxa"/>
                <w:gridSpan w:val="2"/>
                <w:vAlign w:val="center"/>
              </w:tcPr>
            </w:tcPrChange>
          </w:tcPr>
          <w:p w14:paraId="4FD47D4F" w14:textId="77777777" w:rsidR="00CB5C04" w:rsidRPr="00CB5C04" w:rsidRDefault="00CB5C04" w:rsidP="00CB5C04">
            <w:pPr>
              <w:jc w:val="center"/>
              <w:rPr>
                <w:ins w:id="2601" w:author="Micah Freedman" w:date="2022-03-11T15:01:00Z"/>
                <w:rFonts w:ascii="Arial" w:hAnsi="Arial" w:cs="Arial"/>
                <w:sz w:val="20"/>
                <w:szCs w:val="20"/>
                <w:rPrChange w:id="2602" w:author="Micah Freedman" w:date="2022-03-11T15:02:00Z">
                  <w:rPr>
                    <w:ins w:id="2603" w:author="Micah Freedman" w:date="2022-03-11T15:01:00Z"/>
                    <w:rFonts w:ascii="Helvetica" w:hAnsi="Helvetica"/>
                    <w:sz w:val="20"/>
                    <w:szCs w:val="20"/>
                  </w:rPr>
                </w:rPrChange>
              </w:rPr>
            </w:pPr>
            <w:ins w:id="2604" w:author="Micah Freedman" w:date="2022-03-11T15:01:00Z">
              <w:r w:rsidRPr="00CB5C04">
                <w:rPr>
                  <w:rFonts w:ascii="Arial" w:hAnsi="Arial" w:cs="Arial"/>
                  <w:sz w:val="20"/>
                  <w:szCs w:val="20"/>
                  <w:rPrChange w:id="2605" w:author="Micah Freedman" w:date="2022-03-11T15:02:00Z">
                    <w:rPr>
                      <w:rFonts w:ascii="Helvetica" w:hAnsi="Helvetica"/>
                      <w:sz w:val="20"/>
                      <w:szCs w:val="20"/>
                    </w:rPr>
                  </w:rPrChange>
                </w:rPr>
                <w:t>0.49 ± 0.11</w:t>
              </w:r>
            </w:ins>
          </w:p>
        </w:tc>
        <w:tc>
          <w:tcPr>
            <w:tcW w:w="755" w:type="dxa"/>
            <w:vAlign w:val="center"/>
            <w:tcPrChange w:id="2606" w:author="Micah Freedman" w:date="2022-03-20T14:15:00Z">
              <w:tcPr>
                <w:tcW w:w="1455" w:type="dxa"/>
                <w:gridSpan w:val="3"/>
                <w:vAlign w:val="center"/>
              </w:tcPr>
            </w:tcPrChange>
          </w:tcPr>
          <w:p w14:paraId="25D82F32" w14:textId="77777777" w:rsidR="00CB5C04" w:rsidRPr="00CB5C04" w:rsidRDefault="00CB5C04" w:rsidP="00CB5C04">
            <w:pPr>
              <w:jc w:val="center"/>
              <w:rPr>
                <w:ins w:id="2607" w:author="Micah Freedman" w:date="2022-03-11T15:01:00Z"/>
                <w:rFonts w:ascii="Arial" w:hAnsi="Arial" w:cs="Arial"/>
                <w:sz w:val="20"/>
                <w:szCs w:val="20"/>
                <w:rPrChange w:id="2608" w:author="Micah Freedman" w:date="2022-03-11T15:02:00Z">
                  <w:rPr>
                    <w:ins w:id="2609" w:author="Micah Freedman" w:date="2022-03-11T15:01:00Z"/>
                    <w:rFonts w:ascii="Helvetica" w:hAnsi="Helvetica"/>
                    <w:sz w:val="20"/>
                    <w:szCs w:val="20"/>
                  </w:rPr>
                </w:rPrChange>
              </w:rPr>
            </w:pPr>
            <w:ins w:id="2610" w:author="Micah Freedman" w:date="2022-03-11T15:01:00Z">
              <w:r w:rsidRPr="00CB5C04">
                <w:rPr>
                  <w:rFonts w:ascii="Arial" w:hAnsi="Arial" w:cs="Arial"/>
                  <w:sz w:val="20"/>
                  <w:szCs w:val="20"/>
                  <w:rPrChange w:id="2611" w:author="Micah Freedman" w:date="2022-03-11T15:02:00Z">
                    <w:rPr>
                      <w:rFonts w:ascii="Helvetica" w:hAnsi="Helvetica"/>
                      <w:sz w:val="20"/>
                      <w:szCs w:val="20"/>
                    </w:rPr>
                  </w:rPrChange>
                </w:rPr>
                <w:t>21</w:t>
              </w:r>
            </w:ins>
          </w:p>
        </w:tc>
        <w:tc>
          <w:tcPr>
            <w:tcW w:w="1865" w:type="dxa"/>
            <w:gridSpan w:val="3"/>
            <w:vAlign w:val="center"/>
            <w:tcPrChange w:id="2612" w:author="Micah Freedman" w:date="2022-03-20T14:15:00Z">
              <w:tcPr>
                <w:tcW w:w="1654" w:type="dxa"/>
                <w:gridSpan w:val="2"/>
                <w:vAlign w:val="center"/>
              </w:tcPr>
            </w:tcPrChange>
          </w:tcPr>
          <w:p w14:paraId="71974F6D" w14:textId="77777777" w:rsidR="00CB5C04" w:rsidRPr="00CB5C04" w:rsidRDefault="00CB5C04" w:rsidP="00CB5C04">
            <w:pPr>
              <w:jc w:val="center"/>
              <w:rPr>
                <w:ins w:id="2613" w:author="Micah Freedman" w:date="2022-03-11T15:01:00Z"/>
                <w:rFonts w:ascii="Arial" w:hAnsi="Arial" w:cs="Arial"/>
                <w:sz w:val="20"/>
                <w:szCs w:val="20"/>
                <w:rPrChange w:id="2614" w:author="Micah Freedman" w:date="2022-03-11T15:02:00Z">
                  <w:rPr>
                    <w:ins w:id="2615" w:author="Micah Freedman" w:date="2022-03-11T15:01:00Z"/>
                    <w:rFonts w:ascii="Helvetica" w:hAnsi="Helvetica"/>
                    <w:sz w:val="20"/>
                    <w:szCs w:val="20"/>
                  </w:rPr>
                </w:rPrChange>
              </w:rPr>
            </w:pPr>
            <w:ins w:id="2616" w:author="Micah Freedman" w:date="2022-03-11T15:01:00Z">
              <w:r w:rsidRPr="00CB5C04">
                <w:rPr>
                  <w:rFonts w:ascii="Arial" w:hAnsi="Arial" w:cs="Arial"/>
                  <w:sz w:val="20"/>
                  <w:szCs w:val="20"/>
                  <w:rPrChange w:id="2617" w:author="Micah Freedman" w:date="2022-03-11T15:02:00Z">
                    <w:rPr>
                      <w:rFonts w:ascii="Helvetica" w:hAnsi="Helvetica"/>
                      <w:sz w:val="20"/>
                      <w:szCs w:val="20"/>
                    </w:rPr>
                  </w:rPrChange>
                </w:rPr>
                <w:t>7.27 ± 0.73</w:t>
              </w:r>
            </w:ins>
          </w:p>
        </w:tc>
      </w:tr>
      <w:tr w:rsidR="00CA16A4" w:rsidRPr="00E163DA" w14:paraId="0A190071" w14:textId="77777777" w:rsidTr="00CA16A4">
        <w:trPr>
          <w:gridAfter w:val="1"/>
          <w:trHeight w:val="171"/>
          <w:ins w:id="2618" w:author="Micah Freedman" w:date="2022-03-11T15:01:00Z"/>
          <w:trPrChange w:id="2619" w:author="Micah Freedman" w:date="2022-03-20T14:15:00Z">
            <w:trPr>
              <w:gridAfter w:val="1"/>
              <w:trHeight w:val="171"/>
            </w:trPr>
          </w:trPrChange>
        </w:trPr>
        <w:tc>
          <w:tcPr>
            <w:tcW w:w="1718" w:type="dxa"/>
            <w:gridSpan w:val="2"/>
            <w:vMerge/>
            <w:vAlign w:val="center"/>
            <w:tcPrChange w:id="2620" w:author="Micah Freedman" w:date="2022-03-20T14:15:00Z">
              <w:tcPr>
                <w:tcW w:w="1869" w:type="dxa"/>
                <w:gridSpan w:val="2"/>
                <w:vMerge/>
                <w:vAlign w:val="center"/>
              </w:tcPr>
            </w:tcPrChange>
          </w:tcPr>
          <w:p w14:paraId="253E160C" w14:textId="77777777" w:rsidR="00CB5C04" w:rsidRPr="00CB5C04" w:rsidRDefault="00CB5C04" w:rsidP="00CB5C04">
            <w:pPr>
              <w:jc w:val="center"/>
              <w:rPr>
                <w:ins w:id="2621" w:author="Micah Freedman" w:date="2022-03-11T15:01:00Z"/>
                <w:rFonts w:ascii="Arial" w:hAnsi="Arial" w:cs="Arial"/>
                <w:sz w:val="20"/>
                <w:szCs w:val="20"/>
                <w:rPrChange w:id="2622" w:author="Micah Freedman" w:date="2022-03-11T15:02:00Z">
                  <w:rPr>
                    <w:ins w:id="2623" w:author="Micah Freedman" w:date="2022-03-11T15:01:00Z"/>
                    <w:rFonts w:ascii="Helvetica" w:hAnsi="Helvetica"/>
                    <w:sz w:val="20"/>
                    <w:szCs w:val="20"/>
                  </w:rPr>
                </w:rPrChange>
              </w:rPr>
            </w:pPr>
          </w:p>
        </w:tc>
        <w:tc>
          <w:tcPr>
            <w:tcW w:w="1235" w:type="dxa"/>
            <w:vAlign w:val="center"/>
            <w:tcPrChange w:id="2624" w:author="Micah Freedman" w:date="2022-03-20T14:15:00Z">
              <w:tcPr>
                <w:tcW w:w="1235" w:type="dxa"/>
                <w:vAlign w:val="center"/>
              </w:tcPr>
            </w:tcPrChange>
          </w:tcPr>
          <w:p w14:paraId="59E08FBE" w14:textId="77777777" w:rsidR="00CB5C04" w:rsidRPr="00CB5C04" w:rsidRDefault="00CB5C04" w:rsidP="00CB5C04">
            <w:pPr>
              <w:jc w:val="center"/>
              <w:rPr>
                <w:ins w:id="2625" w:author="Micah Freedman" w:date="2022-03-11T15:01:00Z"/>
                <w:rFonts w:ascii="Arial" w:hAnsi="Arial" w:cs="Arial"/>
                <w:sz w:val="20"/>
                <w:szCs w:val="20"/>
                <w:rPrChange w:id="2626" w:author="Micah Freedman" w:date="2022-03-11T15:02:00Z">
                  <w:rPr>
                    <w:ins w:id="2627" w:author="Micah Freedman" w:date="2022-03-11T15:01:00Z"/>
                    <w:rFonts w:ascii="Helvetica" w:hAnsi="Helvetica"/>
                    <w:sz w:val="20"/>
                    <w:szCs w:val="20"/>
                  </w:rPr>
                </w:rPrChange>
              </w:rPr>
            </w:pPr>
            <w:ins w:id="2628" w:author="Micah Freedman" w:date="2022-03-11T15:01:00Z">
              <w:r w:rsidRPr="00CB5C04">
                <w:rPr>
                  <w:rFonts w:ascii="Arial" w:hAnsi="Arial" w:cs="Arial"/>
                  <w:sz w:val="20"/>
                  <w:szCs w:val="20"/>
                  <w:rPrChange w:id="2629" w:author="Micah Freedman" w:date="2022-03-11T15:02:00Z">
                    <w:rPr>
                      <w:rFonts w:ascii="Helvetica" w:hAnsi="Helvetica"/>
                      <w:sz w:val="20"/>
                      <w:szCs w:val="20"/>
                    </w:rPr>
                  </w:rPrChange>
                </w:rPr>
                <w:t>ITH2</w:t>
              </w:r>
            </w:ins>
          </w:p>
        </w:tc>
        <w:tc>
          <w:tcPr>
            <w:tcW w:w="1415" w:type="dxa"/>
            <w:gridSpan w:val="2"/>
            <w:vAlign w:val="center"/>
            <w:tcPrChange w:id="2630" w:author="Micah Freedman" w:date="2022-03-20T14:15:00Z">
              <w:tcPr>
                <w:tcW w:w="1478" w:type="dxa"/>
                <w:gridSpan w:val="2"/>
                <w:vAlign w:val="center"/>
              </w:tcPr>
            </w:tcPrChange>
          </w:tcPr>
          <w:p w14:paraId="16F74D82" w14:textId="77777777" w:rsidR="00CB5C04" w:rsidRPr="00CB5C04" w:rsidRDefault="00CB5C04" w:rsidP="00CB5C04">
            <w:pPr>
              <w:jc w:val="center"/>
              <w:rPr>
                <w:ins w:id="2631" w:author="Micah Freedman" w:date="2022-03-11T15:01:00Z"/>
                <w:rFonts w:ascii="Arial" w:hAnsi="Arial" w:cs="Arial"/>
                <w:sz w:val="20"/>
                <w:szCs w:val="20"/>
                <w:rPrChange w:id="2632" w:author="Micah Freedman" w:date="2022-03-11T15:02:00Z">
                  <w:rPr>
                    <w:ins w:id="2633" w:author="Micah Freedman" w:date="2022-03-11T15:01:00Z"/>
                    <w:rFonts w:ascii="Helvetica" w:hAnsi="Helvetica"/>
                    <w:sz w:val="20"/>
                    <w:szCs w:val="20"/>
                  </w:rPr>
                </w:rPrChange>
              </w:rPr>
            </w:pPr>
            <w:ins w:id="2634" w:author="Micah Freedman" w:date="2022-03-11T15:01:00Z">
              <w:r w:rsidRPr="00CB5C04">
                <w:rPr>
                  <w:rFonts w:ascii="Arial" w:hAnsi="Arial" w:cs="Arial"/>
                  <w:sz w:val="20"/>
                  <w:szCs w:val="20"/>
                  <w:rPrChange w:id="2635" w:author="Micah Freedman" w:date="2022-03-11T15:02:00Z">
                    <w:rPr>
                      <w:rFonts w:ascii="Helvetica" w:hAnsi="Helvetica"/>
                      <w:sz w:val="20"/>
                      <w:szCs w:val="20"/>
                    </w:rPr>
                  </w:rPrChange>
                </w:rPr>
                <w:t>Ithaca, NY</w:t>
              </w:r>
            </w:ins>
          </w:p>
        </w:tc>
        <w:tc>
          <w:tcPr>
            <w:tcW w:w="890" w:type="dxa"/>
            <w:gridSpan w:val="2"/>
            <w:vAlign w:val="center"/>
            <w:tcPrChange w:id="2636" w:author="Micah Freedman" w:date="2022-03-20T14:15:00Z">
              <w:tcPr>
                <w:tcW w:w="942" w:type="dxa"/>
                <w:gridSpan w:val="2"/>
                <w:vAlign w:val="center"/>
              </w:tcPr>
            </w:tcPrChange>
          </w:tcPr>
          <w:p w14:paraId="286533C4" w14:textId="77777777" w:rsidR="00CB5C04" w:rsidRPr="00CB5C04" w:rsidRDefault="00CB5C04" w:rsidP="00CB5C04">
            <w:pPr>
              <w:jc w:val="center"/>
              <w:rPr>
                <w:ins w:id="2637" w:author="Micah Freedman" w:date="2022-03-11T15:01:00Z"/>
                <w:rFonts w:ascii="Arial" w:hAnsi="Arial" w:cs="Arial"/>
                <w:sz w:val="20"/>
                <w:szCs w:val="20"/>
                <w:rPrChange w:id="2638" w:author="Micah Freedman" w:date="2022-03-11T15:02:00Z">
                  <w:rPr>
                    <w:ins w:id="2639" w:author="Micah Freedman" w:date="2022-03-11T15:01:00Z"/>
                    <w:rFonts w:ascii="Helvetica" w:hAnsi="Helvetica"/>
                    <w:sz w:val="20"/>
                    <w:szCs w:val="20"/>
                  </w:rPr>
                </w:rPrChange>
              </w:rPr>
            </w:pPr>
            <w:ins w:id="2640" w:author="Micah Freedman" w:date="2022-03-11T15:01:00Z">
              <w:r w:rsidRPr="00CB5C04">
                <w:rPr>
                  <w:rFonts w:ascii="Arial" w:hAnsi="Arial" w:cs="Arial"/>
                  <w:sz w:val="20"/>
                  <w:szCs w:val="20"/>
                  <w:rPrChange w:id="2641" w:author="Micah Freedman" w:date="2022-03-11T15:02:00Z">
                    <w:rPr>
                      <w:rFonts w:ascii="Helvetica" w:hAnsi="Helvetica"/>
                      <w:sz w:val="20"/>
                      <w:szCs w:val="20"/>
                    </w:rPr>
                  </w:rPrChange>
                </w:rPr>
                <w:t>2017</w:t>
              </w:r>
            </w:ins>
          </w:p>
        </w:tc>
        <w:tc>
          <w:tcPr>
            <w:tcW w:w="724" w:type="dxa"/>
            <w:gridSpan w:val="2"/>
            <w:vAlign w:val="center"/>
            <w:tcPrChange w:id="2642" w:author="Micah Freedman" w:date="2022-03-20T14:15:00Z">
              <w:tcPr>
                <w:tcW w:w="952" w:type="dxa"/>
                <w:gridSpan w:val="2"/>
                <w:vAlign w:val="center"/>
              </w:tcPr>
            </w:tcPrChange>
          </w:tcPr>
          <w:p w14:paraId="4D7FC13E" w14:textId="77777777" w:rsidR="00CB5C04" w:rsidRPr="00CB5C04" w:rsidRDefault="00CB5C04" w:rsidP="00CB5C04">
            <w:pPr>
              <w:jc w:val="center"/>
              <w:rPr>
                <w:ins w:id="2643" w:author="Micah Freedman" w:date="2022-03-11T15:01:00Z"/>
                <w:rFonts w:ascii="Arial" w:hAnsi="Arial" w:cs="Arial"/>
                <w:sz w:val="20"/>
                <w:szCs w:val="20"/>
                <w:rPrChange w:id="2644" w:author="Micah Freedman" w:date="2022-03-11T15:02:00Z">
                  <w:rPr>
                    <w:ins w:id="2645" w:author="Micah Freedman" w:date="2022-03-11T15:01:00Z"/>
                    <w:rFonts w:ascii="Helvetica" w:hAnsi="Helvetica"/>
                    <w:sz w:val="20"/>
                    <w:szCs w:val="20"/>
                  </w:rPr>
                </w:rPrChange>
              </w:rPr>
            </w:pPr>
            <w:ins w:id="2646" w:author="Micah Freedman" w:date="2022-03-11T15:01:00Z">
              <w:r w:rsidRPr="00CB5C04">
                <w:rPr>
                  <w:rFonts w:ascii="Arial" w:hAnsi="Arial" w:cs="Arial"/>
                  <w:sz w:val="20"/>
                  <w:szCs w:val="20"/>
                  <w:rPrChange w:id="2647" w:author="Micah Freedman" w:date="2022-03-11T15:02:00Z">
                    <w:rPr>
                      <w:rFonts w:ascii="Helvetica" w:hAnsi="Helvetica"/>
                      <w:sz w:val="20"/>
                      <w:szCs w:val="20"/>
                    </w:rPr>
                  </w:rPrChange>
                </w:rPr>
                <w:t>6</w:t>
              </w:r>
            </w:ins>
          </w:p>
        </w:tc>
        <w:tc>
          <w:tcPr>
            <w:tcW w:w="1633" w:type="dxa"/>
            <w:gridSpan w:val="3"/>
            <w:vAlign w:val="center"/>
            <w:tcPrChange w:id="2648" w:author="Micah Freedman" w:date="2022-03-20T14:15:00Z">
              <w:tcPr>
                <w:tcW w:w="905" w:type="dxa"/>
                <w:gridSpan w:val="2"/>
                <w:vAlign w:val="center"/>
              </w:tcPr>
            </w:tcPrChange>
          </w:tcPr>
          <w:p w14:paraId="39253599" w14:textId="77777777" w:rsidR="00CB5C04" w:rsidRPr="00CB5C04" w:rsidRDefault="00CB5C04" w:rsidP="00CB5C04">
            <w:pPr>
              <w:jc w:val="center"/>
              <w:rPr>
                <w:ins w:id="2649" w:author="Micah Freedman" w:date="2022-03-11T15:01:00Z"/>
                <w:rFonts w:ascii="Arial" w:hAnsi="Arial" w:cs="Arial"/>
                <w:sz w:val="20"/>
                <w:szCs w:val="20"/>
                <w:rPrChange w:id="2650" w:author="Micah Freedman" w:date="2022-03-11T15:02:00Z">
                  <w:rPr>
                    <w:ins w:id="2651" w:author="Micah Freedman" w:date="2022-03-11T15:01:00Z"/>
                    <w:rFonts w:ascii="Helvetica" w:hAnsi="Helvetica"/>
                    <w:sz w:val="20"/>
                    <w:szCs w:val="20"/>
                  </w:rPr>
                </w:rPrChange>
              </w:rPr>
            </w:pPr>
            <w:ins w:id="2652" w:author="Micah Freedman" w:date="2022-03-11T15:01:00Z">
              <w:r w:rsidRPr="00CB5C04">
                <w:rPr>
                  <w:rFonts w:ascii="Arial" w:hAnsi="Arial" w:cs="Arial"/>
                  <w:sz w:val="20"/>
                  <w:szCs w:val="20"/>
                  <w:rPrChange w:id="2653" w:author="Micah Freedman" w:date="2022-03-11T15:02:00Z">
                    <w:rPr>
                      <w:rFonts w:ascii="Helvetica" w:hAnsi="Helvetica"/>
                      <w:sz w:val="20"/>
                      <w:szCs w:val="20"/>
                    </w:rPr>
                  </w:rPrChange>
                </w:rPr>
                <w:t>0.31 ± 0.07</w:t>
              </w:r>
            </w:ins>
          </w:p>
        </w:tc>
        <w:tc>
          <w:tcPr>
            <w:tcW w:w="755" w:type="dxa"/>
            <w:vAlign w:val="center"/>
            <w:tcPrChange w:id="2654" w:author="Micah Freedman" w:date="2022-03-20T14:15:00Z">
              <w:tcPr>
                <w:tcW w:w="1455" w:type="dxa"/>
                <w:gridSpan w:val="3"/>
                <w:vAlign w:val="center"/>
              </w:tcPr>
            </w:tcPrChange>
          </w:tcPr>
          <w:p w14:paraId="638612C2" w14:textId="77777777" w:rsidR="00CB5C04" w:rsidRPr="00CB5C04" w:rsidRDefault="00CB5C04" w:rsidP="00CB5C04">
            <w:pPr>
              <w:jc w:val="center"/>
              <w:rPr>
                <w:ins w:id="2655" w:author="Micah Freedman" w:date="2022-03-11T15:01:00Z"/>
                <w:rFonts w:ascii="Arial" w:hAnsi="Arial" w:cs="Arial"/>
                <w:sz w:val="20"/>
                <w:szCs w:val="20"/>
                <w:rPrChange w:id="2656" w:author="Micah Freedman" w:date="2022-03-11T15:02:00Z">
                  <w:rPr>
                    <w:ins w:id="2657" w:author="Micah Freedman" w:date="2022-03-11T15:01:00Z"/>
                    <w:rFonts w:ascii="Helvetica" w:hAnsi="Helvetica"/>
                    <w:sz w:val="20"/>
                    <w:szCs w:val="20"/>
                  </w:rPr>
                </w:rPrChange>
              </w:rPr>
            </w:pPr>
            <w:ins w:id="2658" w:author="Micah Freedman" w:date="2022-03-11T15:01:00Z">
              <w:r w:rsidRPr="00CB5C04">
                <w:rPr>
                  <w:rFonts w:ascii="Arial" w:hAnsi="Arial" w:cs="Arial"/>
                  <w:sz w:val="20"/>
                  <w:szCs w:val="20"/>
                  <w:rPrChange w:id="2659" w:author="Micah Freedman" w:date="2022-03-11T15:02:00Z">
                    <w:rPr>
                      <w:rFonts w:ascii="Helvetica" w:hAnsi="Helvetica"/>
                      <w:sz w:val="20"/>
                      <w:szCs w:val="20"/>
                    </w:rPr>
                  </w:rPrChange>
                </w:rPr>
                <w:t>11</w:t>
              </w:r>
            </w:ins>
          </w:p>
        </w:tc>
        <w:tc>
          <w:tcPr>
            <w:tcW w:w="1865" w:type="dxa"/>
            <w:gridSpan w:val="3"/>
            <w:vAlign w:val="center"/>
            <w:tcPrChange w:id="2660" w:author="Micah Freedman" w:date="2022-03-20T14:15:00Z">
              <w:tcPr>
                <w:tcW w:w="1654" w:type="dxa"/>
                <w:gridSpan w:val="2"/>
                <w:vAlign w:val="center"/>
              </w:tcPr>
            </w:tcPrChange>
          </w:tcPr>
          <w:p w14:paraId="298A9710" w14:textId="77777777" w:rsidR="00CB5C04" w:rsidRPr="00CB5C04" w:rsidRDefault="00CB5C04" w:rsidP="00CB5C04">
            <w:pPr>
              <w:jc w:val="center"/>
              <w:rPr>
                <w:ins w:id="2661" w:author="Micah Freedman" w:date="2022-03-11T15:01:00Z"/>
                <w:rFonts w:ascii="Arial" w:hAnsi="Arial" w:cs="Arial"/>
                <w:sz w:val="20"/>
                <w:szCs w:val="20"/>
                <w:rPrChange w:id="2662" w:author="Micah Freedman" w:date="2022-03-11T15:02:00Z">
                  <w:rPr>
                    <w:ins w:id="2663" w:author="Micah Freedman" w:date="2022-03-11T15:01:00Z"/>
                    <w:rFonts w:ascii="Helvetica" w:hAnsi="Helvetica"/>
                    <w:sz w:val="20"/>
                    <w:szCs w:val="20"/>
                  </w:rPr>
                </w:rPrChange>
              </w:rPr>
            </w:pPr>
            <w:ins w:id="2664" w:author="Micah Freedman" w:date="2022-03-11T15:01:00Z">
              <w:r w:rsidRPr="00CB5C04">
                <w:rPr>
                  <w:rFonts w:ascii="Arial" w:hAnsi="Arial" w:cs="Arial"/>
                  <w:sz w:val="20"/>
                  <w:szCs w:val="20"/>
                  <w:rPrChange w:id="2665" w:author="Micah Freedman" w:date="2022-03-11T15:02:00Z">
                    <w:rPr>
                      <w:rFonts w:ascii="Helvetica" w:hAnsi="Helvetica"/>
                      <w:sz w:val="20"/>
                      <w:szCs w:val="20"/>
                    </w:rPr>
                  </w:rPrChange>
                </w:rPr>
                <w:t>8.98 ± 1.36</w:t>
              </w:r>
            </w:ins>
          </w:p>
        </w:tc>
      </w:tr>
      <w:tr w:rsidR="00CA16A4" w:rsidRPr="00E163DA" w14:paraId="0968BD8E" w14:textId="77777777" w:rsidTr="00CA16A4">
        <w:trPr>
          <w:gridAfter w:val="1"/>
          <w:trHeight w:val="171"/>
          <w:ins w:id="2666" w:author="Micah Freedman" w:date="2022-03-11T15:01:00Z"/>
          <w:trPrChange w:id="2667" w:author="Micah Freedman" w:date="2022-03-20T14:15:00Z">
            <w:trPr>
              <w:gridAfter w:val="1"/>
              <w:trHeight w:val="171"/>
            </w:trPr>
          </w:trPrChange>
        </w:trPr>
        <w:tc>
          <w:tcPr>
            <w:tcW w:w="1718" w:type="dxa"/>
            <w:gridSpan w:val="2"/>
            <w:vMerge w:val="restart"/>
            <w:vAlign w:val="center"/>
            <w:tcPrChange w:id="2668" w:author="Micah Freedman" w:date="2022-03-20T14:15:00Z">
              <w:tcPr>
                <w:tcW w:w="1869" w:type="dxa"/>
                <w:gridSpan w:val="2"/>
                <w:vMerge w:val="restart"/>
                <w:vAlign w:val="center"/>
              </w:tcPr>
            </w:tcPrChange>
          </w:tcPr>
          <w:p w14:paraId="468701B1" w14:textId="77777777" w:rsidR="00CB5C04" w:rsidRPr="00CB5C04" w:rsidRDefault="00CB5C04" w:rsidP="00CB5C04">
            <w:pPr>
              <w:jc w:val="center"/>
              <w:rPr>
                <w:ins w:id="2669" w:author="Micah Freedman" w:date="2022-03-11T15:01:00Z"/>
                <w:rFonts w:ascii="Arial" w:hAnsi="Arial" w:cs="Arial"/>
                <w:sz w:val="20"/>
                <w:szCs w:val="20"/>
                <w:rPrChange w:id="2670" w:author="Micah Freedman" w:date="2022-03-11T15:02:00Z">
                  <w:rPr>
                    <w:ins w:id="2671" w:author="Micah Freedman" w:date="2022-03-11T15:01:00Z"/>
                    <w:rFonts w:ascii="Helvetica" w:hAnsi="Helvetica"/>
                    <w:sz w:val="20"/>
                    <w:szCs w:val="20"/>
                  </w:rPr>
                </w:rPrChange>
              </w:rPr>
            </w:pPr>
            <w:ins w:id="2672" w:author="Micah Freedman" w:date="2022-03-11T15:01:00Z">
              <w:r w:rsidRPr="00CB5C04">
                <w:rPr>
                  <w:rFonts w:ascii="Arial" w:hAnsi="Arial" w:cs="Arial"/>
                  <w:i/>
                  <w:iCs/>
                  <w:sz w:val="20"/>
                  <w:szCs w:val="20"/>
                  <w:rPrChange w:id="2673" w:author="Micah Freedman" w:date="2022-03-11T15:02:00Z">
                    <w:rPr>
                      <w:rFonts w:ascii="Helvetica" w:hAnsi="Helvetica"/>
                      <w:i/>
                      <w:iCs/>
                      <w:sz w:val="20"/>
                      <w:szCs w:val="20"/>
                    </w:rPr>
                  </w:rPrChange>
                </w:rPr>
                <w:t>A. speciosa</w:t>
              </w:r>
              <w:r w:rsidRPr="00CB5C04">
                <w:rPr>
                  <w:rFonts w:ascii="Arial" w:hAnsi="Arial" w:cs="Arial"/>
                  <w:sz w:val="20"/>
                  <w:szCs w:val="20"/>
                  <w:rPrChange w:id="2674" w:author="Micah Freedman" w:date="2022-03-11T15:02:00Z">
                    <w:rPr>
                      <w:rFonts w:ascii="Helvetica" w:hAnsi="Helvetica"/>
                      <w:sz w:val="20"/>
                      <w:szCs w:val="20"/>
                    </w:rPr>
                  </w:rPrChange>
                </w:rPr>
                <w:t xml:space="preserve"> (Western North America)</w:t>
              </w:r>
            </w:ins>
          </w:p>
        </w:tc>
        <w:tc>
          <w:tcPr>
            <w:tcW w:w="1235" w:type="dxa"/>
            <w:vAlign w:val="center"/>
            <w:tcPrChange w:id="2675" w:author="Micah Freedman" w:date="2022-03-20T14:15:00Z">
              <w:tcPr>
                <w:tcW w:w="1235" w:type="dxa"/>
                <w:vAlign w:val="center"/>
              </w:tcPr>
            </w:tcPrChange>
          </w:tcPr>
          <w:p w14:paraId="4458BBCB" w14:textId="77777777" w:rsidR="00CB5C04" w:rsidRPr="00CB5C04" w:rsidRDefault="00CB5C04" w:rsidP="00CB5C04">
            <w:pPr>
              <w:jc w:val="center"/>
              <w:rPr>
                <w:ins w:id="2676" w:author="Micah Freedman" w:date="2022-03-11T15:01:00Z"/>
                <w:rFonts w:ascii="Arial" w:hAnsi="Arial" w:cs="Arial"/>
                <w:sz w:val="20"/>
                <w:szCs w:val="20"/>
                <w:rPrChange w:id="2677" w:author="Micah Freedman" w:date="2022-03-11T15:02:00Z">
                  <w:rPr>
                    <w:ins w:id="2678" w:author="Micah Freedman" w:date="2022-03-11T15:01:00Z"/>
                    <w:rFonts w:ascii="Helvetica" w:hAnsi="Helvetica"/>
                    <w:sz w:val="20"/>
                    <w:szCs w:val="20"/>
                  </w:rPr>
                </w:rPrChange>
              </w:rPr>
            </w:pPr>
            <w:ins w:id="2679" w:author="Micah Freedman" w:date="2022-03-11T15:01:00Z">
              <w:r w:rsidRPr="00CB5C04">
                <w:rPr>
                  <w:rFonts w:ascii="Arial" w:hAnsi="Arial" w:cs="Arial"/>
                  <w:sz w:val="20"/>
                  <w:szCs w:val="20"/>
                  <w:rPrChange w:id="2680" w:author="Micah Freedman" w:date="2022-03-11T15:02:00Z">
                    <w:rPr>
                      <w:rFonts w:ascii="Helvetica" w:hAnsi="Helvetica"/>
                      <w:sz w:val="20"/>
                      <w:szCs w:val="20"/>
                    </w:rPr>
                  </w:rPrChange>
                </w:rPr>
                <w:t>CA</w:t>
              </w:r>
            </w:ins>
          </w:p>
        </w:tc>
        <w:tc>
          <w:tcPr>
            <w:tcW w:w="1415" w:type="dxa"/>
            <w:gridSpan w:val="2"/>
            <w:vAlign w:val="center"/>
            <w:tcPrChange w:id="2681" w:author="Micah Freedman" w:date="2022-03-20T14:15:00Z">
              <w:tcPr>
                <w:tcW w:w="1478" w:type="dxa"/>
                <w:gridSpan w:val="2"/>
                <w:vAlign w:val="center"/>
              </w:tcPr>
            </w:tcPrChange>
          </w:tcPr>
          <w:p w14:paraId="1B292215" w14:textId="77777777" w:rsidR="00CB5C04" w:rsidRPr="00CB5C04" w:rsidRDefault="00CB5C04" w:rsidP="00CB5C04">
            <w:pPr>
              <w:jc w:val="center"/>
              <w:rPr>
                <w:ins w:id="2682" w:author="Micah Freedman" w:date="2022-03-11T15:01:00Z"/>
                <w:rFonts w:ascii="Arial" w:hAnsi="Arial" w:cs="Arial"/>
                <w:sz w:val="20"/>
                <w:szCs w:val="20"/>
                <w:rPrChange w:id="2683" w:author="Micah Freedman" w:date="2022-03-11T15:02:00Z">
                  <w:rPr>
                    <w:ins w:id="2684" w:author="Micah Freedman" w:date="2022-03-11T15:01:00Z"/>
                    <w:rFonts w:ascii="Helvetica" w:hAnsi="Helvetica"/>
                    <w:sz w:val="20"/>
                    <w:szCs w:val="20"/>
                  </w:rPr>
                </w:rPrChange>
              </w:rPr>
            </w:pPr>
            <w:ins w:id="2685" w:author="Micah Freedman" w:date="2022-03-11T15:01:00Z">
              <w:r w:rsidRPr="00CB5C04">
                <w:rPr>
                  <w:rFonts w:ascii="Arial" w:hAnsi="Arial" w:cs="Arial"/>
                  <w:sz w:val="20"/>
                  <w:szCs w:val="20"/>
                  <w:rPrChange w:id="2686" w:author="Micah Freedman" w:date="2022-03-11T15:02:00Z">
                    <w:rPr>
                      <w:rFonts w:ascii="Helvetica" w:hAnsi="Helvetica"/>
                      <w:sz w:val="20"/>
                      <w:szCs w:val="20"/>
                    </w:rPr>
                  </w:rPrChange>
                </w:rPr>
                <w:t>Yolo Co., CA</w:t>
              </w:r>
            </w:ins>
          </w:p>
        </w:tc>
        <w:tc>
          <w:tcPr>
            <w:tcW w:w="890" w:type="dxa"/>
            <w:gridSpan w:val="2"/>
            <w:vAlign w:val="center"/>
            <w:tcPrChange w:id="2687" w:author="Micah Freedman" w:date="2022-03-20T14:15:00Z">
              <w:tcPr>
                <w:tcW w:w="942" w:type="dxa"/>
                <w:gridSpan w:val="2"/>
                <w:vAlign w:val="center"/>
              </w:tcPr>
            </w:tcPrChange>
          </w:tcPr>
          <w:p w14:paraId="140D301C" w14:textId="77777777" w:rsidR="00CB5C04" w:rsidRPr="00CB5C04" w:rsidRDefault="00CB5C04" w:rsidP="00CB5C04">
            <w:pPr>
              <w:jc w:val="center"/>
              <w:rPr>
                <w:ins w:id="2688" w:author="Micah Freedman" w:date="2022-03-11T15:01:00Z"/>
                <w:rFonts w:ascii="Arial" w:hAnsi="Arial" w:cs="Arial"/>
                <w:sz w:val="20"/>
                <w:szCs w:val="20"/>
                <w:rPrChange w:id="2689" w:author="Micah Freedman" w:date="2022-03-11T15:02:00Z">
                  <w:rPr>
                    <w:ins w:id="2690" w:author="Micah Freedman" w:date="2022-03-11T15:01:00Z"/>
                    <w:rFonts w:ascii="Helvetica" w:hAnsi="Helvetica"/>
                    <w:sz w:val="20"/>
                    <w:szCs w:val="20"/>
                  </w:rPr>
                </w:rPrChange>
              </w:rPr>
            </w:pPr>
            <w:ins w:id="2691" w:author="Micah Freedman" w:date="2022-03-11T15:01:00Z">
              <w:r w:rsidRPr="00CB5C04">
                <w:rPr>
                  <w:rFonts w:ascii="Arial" w:hAnsi="Arial" w:cs="Arial"/>
                  <w:sz w:val="20"/>
                  <w:szCs w:val="20"/>
                  <w:rPrChange w:id="2692" w:author="Micah Freedman" w:date="2022-03-11T15:02:00Z">
                    <w:rPr>
                      <w:rFonts w:ascii="Helvetica" w:hAnsi="Helvetica"/>
                      <w:sz w:val="20"/>
                      <w:szCs w:val="20"/>
                    </w:rPr>
                  </w:rPrChange>
                </w:rPr>
                <w:t>2018</w:t>
              </w:r>
            </w:ins>
          </w:p>
        </w:tc>
        <w:tc>
          <w:tcPr>
            <w:tcW w:w="724" w:type="dxa"/>
            <w:gridSpan w:val="2"/>
            <w:vAlign w:val="center"/>
            <w:tcPrChange w:id="2693" w:author="Micah Freedman" w:date="2022-03-20T14:15:00Z">
              <w:tcPr>
                <w:tcW w:w="952" w:type="dxa"/>
                <w:gridSpan w:val="2"/>
                <w:vAlign w:val="center"/>
              </w:tcPr>
            </w:tcPrChange>
          </w:tcPr>
          <w:p w14:paraId="58FB69A7" w14:textId="77777777" w:rsidR="00CB5C04" w:rsidRPr="00CB5C04" w:rsidRDefault="00CB5C04" w:rsidP="00CB5C04">
            <w:pPr>
              <w:jc w:val="center"/>
              <w:rPr>
                <w:ins w:id="2694" w:author="Micah Freedman" w:date="2022-03-11T15:01:00Z"/>
                <w:rFonts w:ascii="Arial" w:hAnsi="Arial" w:cs="Arial"/>
                <w:sz w:val="20"/>
                <w:szCs w:val="20"/>
                <w:rPrChange w:id="2695" w:author="Micah Freedman" w:date="2022-03-11T15:02:00Z">
                  <w:rPr>
                    <w:ins w:id="2696" w:author="Micah Freedman" w:date="2022-03-11T15:01:00Z"/>
                    <w:rFonts w:ascii="Helvetica" w:hAnsi="Helvetica"/>
                    <w:sz w:val="20"/>
                    <w:szCs w:val="20"/>
                  </w:rPr>
                </w:rPrChange>
              </w:rPr>
            </w:pPr>
            <w:ins w:id="2697" w:author="Micah Freedman" w:date="2022-03-11T15:01:00Z">
              <w:r w:rsidRPr="00CB5C04">
                <w:rPr>
                  <w:rFonts w:ascii="Arial" w:hAnsi="Arial" w:cs="Arial"/>
                  <w:sz w:val="20"/>
                  <w:szCs w:val="20"/>
                  <w:rPrChange w:id="2698" w:author="Micah Freedman" w:date="2022-03-11T15:02:00Z">
                    <w:rPr>
                      <w:rFonts w:ascii="Helvetica" w:hAnsi="Helvetica"/>
                      <w:sz w:val="20"/>
                      <w:szCs w:val="20"/>
                    </w:rPr>
                  </w:rPrChange>
                </w:rPr>
                <w:t>2</w:t>
              </w:r>
            </w:ins>
          </w:p>
        </w:tc>
        <w:tc>
          <w:tcPr>
            <w:tcW w:w="1633" w:type="dxa"/>
            <w:gridSpan w:val="3"/>
            <w:vAlign w:val="center"/>
            <w:tcPrChange w:id="2699" w:author="Micah Freedman" w:date="2022-03-20T14:15:00Z">
              <w:tcPr>
                <w:tcW w:w="905" w:type="dxa"/>
                <w:gridSpan w:val="2"/>
                <w:vAlign w:val="center"/>
              </w:tcPr>
            </w:tcPrChange>
          </w:tcPr>
          <w:p w14:paraId="40111072" w14:textId="77777777" w:rsidR="00CB5C04" w:rsidRPr="00CB5C04" w:rsidRDefault="00CB5C04" w:rsidP="00CB5C04">
            <w:pPr>
              <w:jc w:val="center"/>
              <w:rPr>
                <w:ins w:id="2700" w:author="Micah Freedman" w:date="2022-03-11T15:01:00Z"/>
                <w:rFonts w:ascii="Arial" w:hAnsi="Arial" w:cs="Arial"/>
                <w:sz w:val="20"/>
                <w:szCs w:val="20"/>
                <w:rPrChange w:id="2701" w:author="Micah Freedman" w:date="2022-03-11T15:02:00Z">
                  <w:rPr>
                    <w:ins w:id="2702" w:author="Micah Freedman" w:date="2022-03-11T15:01:00Z"/>
                    <w:rFonts w:ascii="Helvetica" w:hAnsi="Helvetica"/>
                    <w:sz w:val="20"/>
                    <w:szCs w:val="20"/>
                  </w:rPr>
                </w:rPrChange>
              </w:rPr>
            </w:pPr>
            <w:ins w:id="2703" w:author="Micah Freedman" w:date="2022-03-11T15:01:00Z">
              <w:r w:rsidRPr="00CB5C04">
                <w:rPr>
                  <w:rFonts w:ascii="Arial" w:hAnsi="Arial" w:cs="Arial"/>
                  <w:sz w:val="20"/>
                  <w:szCs w:val="20"/>
                  <w:rPrChange w:id="2704" w:author="Micah Freedman" w:date="2022-03-11T15:02:00Z">
                    <w:rPr>
                      <w:rFonts w:ascii="Helvetica" w:hAnsi="Helvetica"/>
                      <w:sz w:val="20"/>
                      <w:szCs w:val="20"/>
                    </w:rPr>
                  </w:rPrChange>
                </w:rPr>
                <w:t>0.66 ± 0.50</w:t>
              </w:r>
            </w:ins>
          </w:p>
        </w:tc>
        <w:tc>
          <w:tcPr>
            <w:tcW w:w="755" w:type="dxa"/>
            <w:vAlign w:val="center"/>
            <w:tcPrChange w:id="2705" w:author="Micah Freedman" w:date="2022-03-20T14:15:00Z">
              <w:tcPr>
                <w:tcW w:w="1455" w:type="dxa"/>
                <w:gridSpan w:val="3"/>
                <w:vAlign w:val="center"/>
              </w:tcPr>
            </w:tcPrChange>
          </w:tcPr>
          <w:p w14:paraId="69B0CB04" w14:textId="77777777" w:rsidR="00CB5C04" w:rsidRPr="00CB5C04" w:rsidRDefault="00CB5C04" w:rsidP="00CB5C04">
            <w:pPr>
              <w:jc w:val="center"/>
              <w:rPr>
                <w:ins w:id="2706" w:author="Micah Freedman" w:date="2022-03-11T15:01:00Z"/>
                <w:rFonts w:ascii="Arial" w:hAnsi="Arial" w:cs="Arial"/>
                <w:sz w:val="20"/>
                <w:szCs w:val="20"/>
                <w:rPrChange w:id="2707" w:author="Micah Freedman" w:date="2022-03-11T15:02:00Z">
                  <w:rPr>
                    <w:ins w:id="2708" w:author="Micah Freedman" w:date="2022-03-11T15:01:00Z"/>
                    <w:rFonts w:ascii="Helvetica" w:hAnsi="Helvetica"/>
                    <w:sz w:val="20"/>
                    <w:szCs w:val="20"/>
                  </w:rPr>
                </w:rPrChange>
              </w:rPr>
            </w:pPr>
            <w:ins w:id="2709" w:author="Micah Freedman" w:date="2022-03-11T15:01:00Z">
              <w:r w:rsidRPr="00CB5C04">
                <w:rPr>
                  <w:rFonts w:ascii="Arial" w:hAnsi="Arial" w:cs="Arial"/>
                  <w:sz w:val="20"/>
                  <w:szCs w:val="20"/>
                  <w:rPrChange w:id="2710" w:author="Micah Freedman" w:date="2022-03-11T15:02:00Z">
                    <w:rPr>
                      <w:rFonts w:ascii="Helvetica" w:hAnsi="Helvetica"/>
                      <w:sz w:val="20"/>
                      <w:szCs w:val="20"/>
                    </w:rPr>
                  </w:rPrChange>
                </w:rPr>
                <w:t>5</w:t>
              </w:r>
            </w:ins>
          </w:p>
        </w:tc>
        <w:tc>
          <w:tcPr>
            <w:tcW w:w="1865" w:type="dxa"/>
            <w:gridSpan w:val="3"/>
            <w:vAlign w:val="center"/>
            <w:tcPrChange w:id="2711" w:author="Micah Freedman" w:date="2022-03-20T14:15:00Z">
              <w:tcPr>
                <w:tcW w:w="1654" w:type="dxa"/>
                <w:gridSpan w:val="2"/>
                <w:vAlign w:val="center"/>
              </w:tcPr>
            </w:tcPrChange>
          </w:tcPr>
          <w:p w14:paraId="3E693DFB" w14:textId="77777777" w:rsidR="00CB5C04" w:rsidRPr="00CB5C04" w:rsidRDefault="00CB5C04" w:rsidP="00CB5C04">
            <w:pPr>
              <w:jc w:val="center"/>
              <w:rPr>
                <w:ins w:id="2712" w:author="Micah Freedman" w:date="2022-03-11T15:01:00Z"/>
                <w:rFonts w:ascii="Arial" w:hAnsi="Arial" w:cs="Arial"/>
                <w:sz w:val="20"/>
                <w:szCs w:val="20"/>
                <w:rPrChange w:id="2713" w:author="Micah Freedman" w:date="2022-03-11T15:02:00Z">
                  <w:rPr>
                    <w:ins w:id="2714" w:author="Micah Freedman" w:date="2022-03-11T15:01:00Z"/>
                    <w:rFonts w:ascii="Helvetica" w:hAnsi="Helvetica"/>
                    <w:sz w:val="20"/>
                    <w:szCs w:val="20"/>
                  </w:rPr>
                </w:rPrChange>
              </w:rPr>
            </w:pPr>
            <w:ins w:id="2715" w:author="Micah Freedman" w:date="2022-03-11T15:01:00Z">
              <w:r w:rsidRPr="00CB5C04">
                <w:rPr>
                  <w:rFonts w:ascii="Arial" w:hAnsi="Arial" w:cs="Arial"/>
                  <w:sz w:val="20"/>
                  <w:szCs w:val="20"/>
                  <w:rPrChange w:id="2716" w:author="Micah Freedman" w:date="2022-03-11T15:02:00Z">
                    <w:rPr>
                      <w:rFonts w:ascii="Helvetica" w:hAnsi="Helvetica"/>
                      <w:sz w:val="20"/>
                      <w:szCs w:val="20"/>
                    </w:rPr>
                  </w:rPrChange>
                </w:rPr>
                <w:t>4.03 ± 1.51</w:t>
              </w:r>
            </w:ins>
          </w:p>
        </w:tc>
      </w:tr>
      <w:tr w:rsidR="00CA16A4" w:rsidRPr="00E163DA" w14:paraId="3BA78A93" w14:textId="77777777" w:rsidTr="00CA16A4">
        <w:trPr>
          <w:gridAfter w:val="1"/>
          <w:trHeight w:val="171"/>
          <w:ins w:id="2717" w:author="Micah Freedman" w:date="2022-03-11T15:01:00Z"/>
          <w:trPrChange w:id="2718" w:author="Micah Freedman" w:date="2022-03-20T14:15:00Z">
            <w:trPr>
              <w:gridAfter w:val="1"/>
              <w:trHeight w:val="171"/>
            </w:trPr>
          </w:trPrChange>
        </w:trPr>
        <w:tc>
          <w:tcPr>
            <w:tcW w:w="1718" w:type="dxa"/>
            <w:gridSpan w:val="2"/>
            <w:vMerge/>
            <w:vAlign w:val="center"/>
            <w:tcPrChange w:id="2719" w:author="Micah Freedman" w:date="2022-03-20T14:15:00Z">
              <w:tcPr>
                <w:tcW w:w="1869" w:type="dxa"/>
                <w:gridSpan w:val="2"/>
                <w:vMerge/>
                <w:vAlign w:val="center"/>
              </w:tcPr>
            </w:tcPrChange>
          </w:tcPr>
          <w:p w14:paraId="306BEFB5" w14:textId="77777777" w:rsidR="00CB5C04" w:rsidRPr="00CB5C04" w:rsidRDefault="00CB5C04" w:rsidP="00CB5C04">
            <w:pPr>
              <w:jc w:val="center"/>
              <w:rPr>
                <w:ins w:id="2720" w:author="Micah Freedman" w:date="2022-03-11T15:01:00Z"/>
                <w:rFonts w:ascii="Arial" w:hAnsi="Arial" w:cs="Arial"/>
                <w:sz w:val="20"/>
                <w:szCs w:val="20"/>
                <w:rPrChange w:id="2721" w:author="Micah Freedman" w:date="2022-03-11T15:02:00Z">
                  <w:rPr>
                    <w:ins w:id="2722" w:author="Micah Freedman" w:date="2022-03-11T15:01:00Z"/>
                    <w:rFonts w:ascii="Helvetica" w:hAnsi="Helvetica"/>
                    <w:sz w:val="20"/>
                    <w:szCs w:val="20"/>
                  </w:rPr>
                </w:rPrChange>
              </w:rPr>
            </w:pPr>
          </w:p>
        </w:tc>
        <w:tc>
          <w:tcPr>
            <w:tcW w:w="1235" w:type="dxa"/>
            <w:vAlign w:val="center"/>
            <w:tcPrChange w:id="2723" w:author="Micah Freedman" w:date="2022-03-20T14:15:00Z">
              <w:tcPr>
                <w:tcW w:w="1235" w:type="dxa"/>
                <w:vAlign w:val="center"/>
              </w:tcPr>
            </w:tcPrChange>
          </w:tcPr>
          <w:p w14:paraId="37D7AEB3" w14:textId="77777777" w:rsidR="00CB5C04" w:rsidRPr="00CB5C04" w:rsidRDefault="00CB5C04" w:rsidP="00CB5C04">
            <w:pPr>
              <w:jc w:val="center"/>
              <w:rPr>
                <w:ins w:id="2724" w:author="Micah Freedman" w:date="2022-03-11T15:01:00Z"/>
                <w:rFonts w:ascii="Arial" w:hAnsi="Arial" w:cs="Arial"/>
                <w:sz w:val="20"/>
                <w:szCs w:val="20"/>
                <w:rPrChange w:id="2725" w:author="Micah Freedman" w:date="2022-03-11T15:02:00Z">
                  <w:rPr>
                    <w:ins w:id="2726" w:author="Micah Freedman" w:date="2022-03-11T15:01:00Z"/>
                    <w:rFonts w:ascii="Helvetica" w:hAnsi="Helvetica"/>
                    <w:sz w:val="20"/>
                    <w:szCs w:val="20"/>
                  </w:rPr>
                </w:rPrChange>
              </w:rPr>
            </w:pPr>
            <w:ins w:id="2727" w:author="Micah Freedman" w:date="2022-03-11T15:01:00Z">
              <w:r w:rsidRPr="00CB5C04">
                <w:rPr>
                  <w:rFonts w:ascii="Arial" w:hAnsi="Arial" w:cs="Arial"/>
                  <w:sz w:val="20"/>
                  <w:szCs w:val="20"/>
                  <w:rPrChange w:id="2728" w:author="Micah Freedman" w:date="2022-03-11T15:02:00Z">
                    <w:rPr>
                      <w:rFonts w:ascii="Helvetica" w:hAnsi="Helvetica"/>
                      <w:sz w:val="20"/>
                      <w:szCs w:val="20"/>
                    </w:rPr>
                  </w:rPrChange>
                </w:rPr>
                <w:t>SN</w:t>
              </w:r>
            </w:ins>
          </w:p>
        </w:tc>
        <w:tc>
          <w:tcPr>
            <w:tcW w:w="1415" w:type="dxa"/>
            <w:gridSpan w:val="2"/>
            <w:vAlign w:val="center"/>
            <w:tcPrChange w:id="2729" w:author="Micah Freedman" w:date="2022-03-20T14:15:00Z">
              <w:tcPr>
                <w:tcW w:w="1478" w:type="dxa"/>
                <w:gridSpan w:val="2"/>
                <w:vAlign w:val="center"/>
              </w:tcPr>
            </w:tcPrChange>
          </w:tcPr>
          <w:p w14:paraId="6855C87D" w14:textId="77777777" w:rsidR="00CB5C04" w:rsidRPr="00CB5C04" w:rsidRDefault="00CB5C04" w:rsidP="00CB5C04">
            <w:pPr>
              <w:jc w:val="center"/>
              <w:rPr>
                <w:ins w:id="2730" w:author="Micah Freedman" w:date="2022-03-11T15:01:00Z"/>
                <w:rFonts w:ascii="Arial" w:hAnsi="Arial" w:cs="Arial"/>
                <w:sz w:val="20"/>
                <w:szCs w:val="20"/>
                <w:rPrChange w:id="2731" w:author="Micah Freedman" w:date="2022-03-11T15:02:00Z">
                  <w:rPr>
                    <w:ins w:id="2732" w:author="Micah Freedman" w:date="2022-03-11T15:01:00Z"/>
                    <w:rFonts w:ascii="Helvetica" w:hAnsi="Helvetica"/>
                    <w:sz w:val="20"/>
                    <w:szCs w:val="20"/>
                  </w:rPr>
                </w:rPrChange>
              </w:rPr>
            </w:pPr>
            <w:ins w:id="2733" w:author="Micah Freedman" w:date="2022-03-11T15:01:00Z">
              <w:r w:rsidRPr="00CB5C04">
                <w:rPr>
                  <w:rFonts w:ascii="Arial" w:hAnsi="Arial" w:cs="Arial"/>
                  <w:sz w:val="20"/>
                  <w:szCs w:val="20"/>
                  <w:rPrChange w:id="2734" w:author="Micah Freedman" w:date="2022-03-11T15:02:00Z">
                    <w:rPr>
                      <w:rFonts w:ascii="Helvetica" w:hAnsi="Helvetica"/>
                      <w:sz w:val="20"/>
                      <w:szCs w:val="20"/>
                    </w:rPr>
                  </w:rPrChange>
                </w:rPr>
                <w:t>Seed Needs LLC</w:t>
              </w:r>
            </w:ins>
          </w:p>
        </w:tc>
        <w:tc>
          <w:tcPr>
            <w:tcW w:w="890" w:type="dxa"/>
            <w:gridSpan w:val="2"/>
            <w:vAlign w:val="center"/>
            <w:tcPrChange w:id="2735" w:author="Micah Freedman" w:date="2022-03-20T14:15:00Z">
              <w:tcPr>
                <w:tcW w:w="942" w:type="dxa"/>
                <w:gridSpan w:val="2"/>
                <w:vAlign w:val="center"/>
              </w:tcPr>
            </w:tcPrChange>
          </w:tcPr>
          <w:p w14:paraId="3DF95DD8" w14:textId="77777777" w:rsidR="00CB5C04" w:rsidRPr="00CB5C04" w:rsidRDefault="00CB5C04" w:rsidP="00CB5C04">
            <w:pPr>
              <w:jc w:val="center"/>
              <w:rPr>
                <w:ins w:id="2736" w:author="Micah Freedman" w:date="2022-03-11T15:01:00Z"/>
                <w:rFonts w:ascii="Arial" w:hAnsi="Arial" w:cs="Arial"/>
                <w:sz w:val="20"/>
                <w:szCs w:val="20"/>
                <w:rPrChange w:id="2737" w:author="Micah Freedman" w:date="2022-03-11T15:02:00Z">
                  <w:rPr>
                    <w:ins w:id="2738" w:author="Micah Freedman" w:date="2022-03-11T15:01:00Z"/>
                    <w:rFonts w:ascii="Helvetica" w:hAnsi="Helvetica"/>
                    <w:sz w:val="20"/>
                    <w:szCs w:val="20"/>
                  </w:rPr>
                </w:rPrChange>
              </w:rPr>
            </w:pPr>
            <w:ins w:id="2739" w:author="Micah Freedman" w:date="2022-03-11T15:01:00Z">
              <w:r w:rsidRPr="00CB5C04">
                <w:rPr>
                  <w:rFonts w:ascii="Arial" w:hAnsi="Arial" w:cs="Arial"/>
                  <w:sz w:val="20"/>
                  <w:szCs w:val="20"/>
                  <w:rPrChange w:id="2740" w:author="Micah Freedman" w:date="2022-03-11T15:02:00Z">
                    <w:rPr>
                      <w:rFonts w:ascii="Helvetica" w:hAnsi="Helvetica"/>
                      <w:sz w:val="20"/>
                      <w:szCs w:val="20"/>
                    </w:rPr>
                  </w:rPrChange>
                </w:rPr>
                <w:t>2018</w:t>
              </w:r>
            </w:ins>
          </w:p>
        </w:tc>
        <w:tc>
          <w:tcPr>
            <w:tcW w:w="724" w:type="dxa"/>
            <w:gridSpan w:val="2"/>
            <w:vAlign w:val="center"/>
            <w:tcPrChange w:id="2741" w:author="Micah Freedman" w:date="2022-03-20T14:15:00Z">
              <w:tcPr>
                <w:tcW w:w="952" w:type="dxa"/>
                <w:gridSpan w:val="2"/>
                <w:vAlign w:val="center"/>
              </w:tcPr>
            </w:tcPrChange>
          </w:tcPr>
          <w:p w14:paraId="2291F9AB" w14:textId="77777777" w:rsidR="00CB5C04" w:rsidRPr="00CB5C04" w:rsidRDefault="00CB5C04" w:rsidP="00CB5C04">
            <w:pPr>
              <w:jc w:val="center"/>
              <w:rPr>
                <w:ins w:id="2742" w:author="Micah Freedman" w:date="2022-03-11T15:01:00Z"/>
                <w:rFonts w:ascii="Arial" w:hAnsi="Arial" w:cs="Arial"/>
                <w:sz w:val="20"/>
                <w:szCs w:val="20"/>
                <w:rPrChange w:id="2743" w:author="Micah Freedman" w:date="2022-03-11T15:02:00Z">
                  <w:rPr>
                    <w:ins w:id="2744" w:author="Micah Freedman" w:date="2022-03-11T15:01:00Z"/>
                    <w:rFonts w:ascii="Helvetica" w:hAnsi="Helvetica"/>
                    <w:sz w:val="20"/>
                    <w:szCs w:val="20"/>
                  </w:rPr>
                </w:rPrChange>
              </w:rPr>
            </w:pPr>
            <w:ins w:id="2745" w:author="Micah Freedman" w:date="2022-03-11T15:01:00Z">
              <w:r w:rsidRPr="00CB5C04">
                <w:rPr>
                  <w:rFonts w:ascii="Arial" w:hAnsi="Arial" w:cs="Arial"/>
                  <w:sz w:val="20"/>
                  <w:szCs w:val="20"/>
                  <w:rPrChange w:id="2746" w:author="Micah Freedman" w:date="2022-03-11T15:02:00Z">
                    <w:rPr>
                      <w:rFonts w:ascii="Helvetica" w:hAnsi="Helvetica"/>
                      <w:sz w:val="20"/>
                      <w:szCs w:val="20"/>
                    </w:rPr>
                  </w:rPrChange>
                </w:rPr>
                <w:t>16</w:t>
              </w:r>
            </w:ins>
          </w:p>
        </w:tc>
        <w:tc>
          <w:tcPr>
            <w:tcW w:w="1633" w:type="dxa"/>
            <w:gridSpan w:val="3"/>
            <w:vAlign w:val="center"/>
            <w:tcPrChange w:id="2747" w:author="Micah Freedman" w:date="2022-03-20T14:15:00Z">
              <w:tcPr>
                <w:tcW w:w="905" w:type="dxa"/>
                <w:gridSpan w:val="2"/>
                <w:vAlign w:val="center"/>
              </w:tcPr>
            </w:tcPrChange>
          </w:tcPr>
          <w:p w14:paraId="5523D290" w14:textId="77777777" w:rsidR="00CB5C04" w:rsidRPr="00CB5C04" w:rsidRDefault="00CB5C04" w:rsidP="00CB5C04">
            <w:pPr>
              <w:jc w:val="center"/>
              <w:rPr>
                <w:ins w:id="2748" w:author="Micah Freedman" w:date="2022-03-11T15:01:00Z"/>
                <w:rFonts w:ascii="Arial" w:hAnsi="Arial" w:cs="Arial"/>
                <w:sz w:val="20"/>
                <w:szCs w:val="20"/>
                <w:rPrChange w:id="2749" w:author="Micah Freedman" w:date="2022-03-11T15:02:00Z">
                  <w:rPr>
                    <w:ins w:id="2750" w:author="Micah Freedman" w:date="2022-03-11T15:01:00Z"/>
                    <w:rFonts w:ascii="Helvetica" w:hAnsi="Helvetica"/>
                    <w:sz w:val="20"/>
                    <w:szCs w:val="20"/>
                  </w:rPr>
                </w:rPrChange>
              </w:rPr>
            </w:pPr>
            <w:ins w:id="2751" w:author="Micah Freedman" w:date="2022-03-11T15:01:00Z">
              <w:r w:rsidRPr="00CB5C04">
                <w:rPr>
                  <w:rFonts w:ascii="Arial" w:hAnsi="Arial" w:cs="Arial"/>
                  <w:sz w:val="20"/>
                  <w:szCs w:val="20"/>
                  <w:rPrChange w:id="2752" w:author="Micah Freedman" w:date="2022-03-11T15:02:00Z">
                    <w:rPr>
                      <w:rFonts w:ascii="Helvetica" w:hAnsi="Helvetica"/>
                      <w:sz w:val="20"/>
                      <w:szCs w:val="20"/>
                    </w:rPr>
                  </w:rPrChange>
                </w:rPr>
                <w:t>0.21 ± 0.04</w:t>
              </w:r>
            </w:ins>
          </w:p>
        </w:tc>
        <w:tc>
          <w:tcPr>
            <w:tcW w:w="755" w:type="dxa"/>
            <w:vAlign w:val="center"/>
            <w:tcPrChange w:id="2753" w:author="Micah Freedman" w:date="2022-03-20T14:15:00Z">
              <w:tcPr>
                <w:tcW w:w="1455" w:type="dxa"/>
                <w:gridSpan w:val="3"/>
                <w:vAlign w:val="center"/>
              </w:tcPr>
            </w:tcPrChange>
          </w:tcPr>
          <w:p w14:paraId="5A51B60D" w14:textId="77777777" w:rsidR="00CB5C04" w:rsidRPr="00CB5C04" w:rsidRDefault="00CB5C04" w:rsidP="00CB5C04">
            <w:pPr>
              <w:jc w:val="center"/>
              <w:rPr>
                <w:ins w:id="2754" w:author="Micah Freedman" w:date="2022-03-11T15:01:00Z"/>
                <w:rFonts w:ascii="Arial" w:hAnsi="Arial" w:cs="Arial"/>
                <w:sz w:val="20"/>
                <w:szCs w:val="20"/>
                <w:rPrChange w:id="2755" w:author="Micah Freedman" w:date="2022-03-11T15:02:00Z">
                  <w:rPr>
                    <w:ins w:id="2756" w:author="Micah Freedman" w:date="2022-03-11T15:01:00Z"/>
                    <w:rFonts w:ascii="Helvetica" w:hAnsi="Helvetica"/>
                    <w:sz w:val="20"/>
                    <w:szCs w:val="20"/>
                  </w:rPr>
                </w:rPrChange>
              </w:rPr>
            </w:pPr>
            <w:ins w:id="2757" w:author="Micah Freedman" w:date="2022-03-11T15:01:00Z">
              <w:r w:rsidRPr="00CB5C04">
                <w:rPr>
                  <w:rFonts w:ascii="Arial" w:hAnsi="Arial" w:cs="Arial"/>
                  <w:sz w:val="20"/>
                  <w:szCs w:val="20"/>
                  <w:rPrChange w:id="2758" w:author="Micah Freedman" w:date="2022-03-11T15:02:00Z">
                    <w:rPr>
                      <w:rFonts w:ascii="Helvetica" w:hAnsi="Helvetica"/>
                      <w:sz w:val="20"/>
                      <w:szCs w:val="20"/>
                    </w:rPr>
                  </w:rPrChange>
                </w:rPr>
                <w:t>53</w:t>
              </w:r>
            </w:ins>
          </w:p>
        </w:tc>
        <w:tc>
          <w:tcPr>
            <w:tcW w:w="1865" w:type="dxa"/>
            <w:gridSpan w:val="3"/>
            <w:vAlign w:val="center"/>
            <w:tcPrChange w:id="2759" w:author="Micah Freedman" w:date="2022-03-20T14:15:00Z">
              <w:tcPr>
                <w:tcW w:w="1654" w:type="dxa"/>
                <w:gridSpan w:val="2"/>
                <w:vAlign w:val="center"/>
              </w:tcPr>
            </w:tcPrChange>
          </w:tcPr>
          <w:p w14:paraId="0BC20577" w14:textId="77777777" w:rsidR="00CB5C04" w:rsidRPr="00CB5C04" w:rsidRDefault="00CB5C04" w:rsidP="00CB5C04">
            <w:pPr>
              <w:jc w:val="center"/>
              <w:rPr>
                <w:ins w:id="2760" w:author="Micah Freedman" w:date="2022-03-11T15:01:00Z"/>
                <w:rFonts w:ascii="Arial" w:hAnsi="Arial" w:cs="Arial"/>
                <w:sz w:val="20"/>
                <w:szCs w:val="20"/>
                <w:rPrChange w:id="2761" w:author="Micah Freedman" w:date="2022-03-11T15:02:00Z">
                  <w:rPr>
                    <w:ins w:id="2762" w:author="Micah Freedman" w:date="2022-03-11T15:01:00Z"/>
                    <w:rFonts w:ascii="Helvetica" w:hAnsi="Helvetica"/>
                    <w:sz w:val="20"/>
                    <w:szCs w:val="20"/>
                  </w:rPr>
                </w:rPrChange>
              </w:rPr>
            </w:pPr>
            <w:ins w:id="2763" w:author="Micah Freedman" w:date="2022-03-11T15:01:00Z">
              <w:r w:rsidRPr="00CB5C04">
                <w:rPr>
                  <w:rFonts w:ascii="Arial" w:hAnsi="Arial" w:cs="Arial"/>
                  <w:sz w:val="20"/>
                  <w:szCs w:val="20"/>
                  <w:rPrChange w:id="2764" w:author="Micah Freedman" w:date="2022-03-11T15:02:00Z">
                    <w:rPr>
                      <w:rFonts w:ascii="Helvetica" w:hAnsi="Helvetica"/>
                      <w:sz w:val="20"/>
                      <w:szCs w:val="20"/>
                    </w:rPr>
                  </w:rPrChange>
                </w:rPr>
                <w:t>3.22 ± 0.43</w:t>
              </w:r>
            </w:ins>
          </w:p>
        </w:tc>
      </w:tr>
      <w:tr w:rsidR="00CA16A4" w:rsidRPr="00E163DA" w14:paraId="674BB990" w14:textId="77777777" w:rsidTr="00CA16A4">
        <w:trPr>
          <w:gridAfter w:val="1"/>
          <w:trHeight w:val="171"/>
          <w:ins w:id="2765" w:author="Micah Freedman" w:date="2022-03-11T15:01:00Z"/>
          <w:trPrChange w:id="2766" w:author="Micah Freedman" w:date="2022-03-20T14:15:00Z">
            <w:trPr>
              <w:gridAfter w:val="1"/>
              <w:trHeight w:val="171"/>
            </w:trPr>
          </w:trPrChange>
        </w:trPr>
        <w:tc>
          <w:tcPr>
            <w:tcW w:w="1718" w:type="dxa"/>
            <w:gridSpan w:val="2"/>
            <w:vAlign w:val="center"/>
            <w:tcPrChange w:id="2767" w:author="Micah Freedman" w:date="2022-03-20T14:15:00Z">
              <w:tcPr>
                <w:tcW w:w="1869" w:type="dxa"/>
                <w:gridSpan w:val="2"/>
                <w:vAlign w:val="center"/>
              </w:tcPr>
            </w:tcPrChange>
          </w:tcPr>
          <w:p w14:paraId="317086B0" w14:textId="77777777" w:rsidR="00CB5C04" w:rsidRPr="00CB5C04" w:rsidRDefault="00CB5C04" w:rsidP="00CB5C04">
            <w:pPr>
              <w:jc w:val="center"/>
              <w:rPr>
                <w:ins w:id="2768" w:author="Micah Freedman" w:date="2022-03-11T15:01:00Z"/>
                <w:rFonts w:ascii="Arial" w:hAnsi="Arial" w:cs="Arial"/>
                <w:sz w:val="20"/>
                <w:szCs w:val="20"/>
                <w:rPrChange w:id="2769" w:author="Micah Freedman" w:date="2022-03-11T15:02:00Z">
                  <w:rPr>
                    <w:ins w:id="2770" w:author="Micah Freedman" w:date="2022-03-11T15:01:00Z"/>
                    <w:rFonts w:ascii="Helvetica" w:hAnsi="Helvetica"/>
                    <w:sz w:val="20"/>
                    <w:szCs w:val="20"/>
                  </w:rPr>
                </w:rPrChange>
              </w:rPr>
            </w:pPr>
            <w:ins w:id="2771" w:author="Micah Freedman" w:date="2022-03-11T15:01:00Z">
              <w:r w:rsidRPr="00CB5C04">
                <w:rPr>
                  <w:rFonts w:ascii="Arial" w:hAnsi="Arial" w:cs="Arial"/>
                  <w:i/>
                  <w:iCs/>
                  <w:sz w:val="20"/>
                  <w:szCs w:val="20"/>
                  <w:rPrChange w:id="2772" w:author="Micah Freedman" w:date="2022-03-11T15:02:00Z">
                    <w:rPr>
                      <w:rFonts w:ascii="Helvetica" w:hAnsi="Helvetica"/>
                      <w:i/>
                      <w:iCs/>
                      <w:sz w:val="20"/>
                      <w:szCs w:val="20"/>
                    </w:rPr>
                  </w:rPrChange>
                </w:rPr>
                <w:t>A. fascicularis</w:t>
              </w:r>
              <w:r w:rsidRPr="00CB5C04">
                <w:rPr>
                  <w:rFonts w:ascii="Arial" w:hAnsi="Arial" w:cs="Arial"/>
                  <w:sz w:val="20"/>
                  <w:szCs w:val="20"/>
                  <w:rPrChange w:id="2773" w:author="Micah Freedman" w:date="2022-03-11T15:02:00Z">
                    <w:rPr>
                      <w:rFonts w:ascii="Helvetica" w:hAnsi="Helvetica"/>
                      <w:sz w:val="20"/>
                      <w:szCs w:val="20"/>
                    </w:rPr>
                  </w:rPrChange>
                </w:rPr>
                <w:t xml:space="preserve"> (Western North America)</w:t>
              </w:r>
            </w:ins>
          </w:p>
        </w:tc>
        <w:tc>
          <w:tcPr>
            <w:tcW w:w="1235" w:type="dxa"/>
            <w:vAlign w:val="center"/>
            <w:tcPrChange w:id="2774" w:author="Micah Freedman" w:date="2022-03-20T14:15:00Z">
              <w:tcPr>
                <w:tcW w:w="1235" w:type="dxa"/>
                <w:vAlign w:val="center"/>
              </w:tcPr>
            </w:tcPrChange>
          </w:tcPr>
          <w:p w14:paraId="44EBC935" w14:textId="77777777" w:rsidR="00CB5C04" w:rsidRPr="00CB5C04" w:rsidRDefault="00CB5C04" w:rsidP="00CB5C04">
            <w:pPr>
              <w:jc w:val="center"/>
              <w:rPr>
                <w:ins w:id="2775" w:author="Micah Freedman" w:date="2022-03-11T15:01:00Z"/>
                <w:rFonts w:ascii="Arial" w:hAnsi="Arial" w:cs="Arial"/>
                <w:sz w:val="20"/>
                <w:szCs w:val="20"/>
                <w:rPrChange w:id="2776" w:author="Micah Freedman" w:date="2022-03-11T15:02:00Z">
                  <w:rPr>
                    <w:ins w:id="2777" w:author="Micah Freedman" w:date="2022-03-11T15:01:00Z"/>
                    <w:rFonts w:ascii="Helvetica" w:hAnsi="Helvetica"/>
                    <w:sz w:val="20"/>
                    <w:szCs w:val="20"/>
                  </w:rPr>
                </w:rPrChange>
              </w:rPr>
            </w:pPr>
            <w:ins w:id="2778" w:author="Micah Freedman" w:date="2022-03-11T15:01:00Z">
              <w:r w:rsidRPr="00CB5C04">
                <w:rPr>
                  <w:rFonts w:ascii="Arial" w:hAnsi="Arial" w:cs="Arial"/>
                  <w:sz w:val="20"/>
                  <w:szCs w:val="20"/>
                  <w:rPrChange w:id="2779" w:author="Micah Freedman" w:date="2022-03-11T15:02:00Z">
                    <w:rPr>
                      <w:rFonts w:ascii="Helvetica" w:hAnsi="Helvetica"/>
                      <w:sz w:val="20"/>
                      <w:szCs w:val="20"/>
                    </w:rPr>
                  </w:rPrChange>
                </w:rPr>
                <w:t>Y</w:t>
              </w:r>
            </w:ins>
          </w:p>
        </w:tc>
        <w:tc>
          <w:tcPr>
            <w:tcW w:w="1415" w:type="dxa"/>
            <w:gridSpan w:val="2"/>
            <w:vAlign w:val="center"/>
            <w:tcPrChange w:id="2780" w:author="Micah Freedman" w:date="2022-03-20T14:15:00Z">
              <w:tcPr>
                <w:tcW w:w="1478" w:type="dxa"/>
                <w:gridSpan w:val="2"/>
                <w:vAlign w:val="center"/>
              </w:tcPr>
            </w:tcPrChange>
          </w:tcPr>
          <w:p w14:paraId="2492C3BB" w14:textId="77777777" w:rsidR="00CB5C04" w:rsidRPr="00CB5C04" w:rsidRDefault="00CB5C04" w:rsidP="00CB5C04">
            <w:pPr>
              <w:jc w:val="center"/>
              <w:rPr>
                <w:ins w:id="2781" w:author="Micah Freedman" w:date="2022-03-11T15:01:00Z"/>
                <w:rFonts w:ascii="Arial" w:hAnsi="Arial" w:cs="Arial"/>
                <w:sz w:val="20"/>
                <w:szCs w:val="20"/>
                <w:rPrChange w:id="2782" w:author="Micah Freedman" w:date="2022-03-11T15:02:00Z">
                  <w:rPr>
                    <w:ins w:id="2783" w:author="Micah Freedman" w:date="2022-03-11T15:01:00Z"/>
                    <w:rFonts w:ascii="Helvetica" w:hAnsi="Helvetica"/>
                    <w:sz w:val="20"/>
                    <w:szCs w:val="20"/>
                  </w:rPr>
                </w:rPrChange>
              </w:rPr>
            </w:pPr>
            <w:ins w:id="2784" w:author="Micah Freedman" w:date="2022-03-11T15:01:00Z">
              <w:r w:rsidRPr="00CB5C04">
                <w:rPr>
                  <w:rFonts w:ascii="Arial" w:hAnsi="Arial" w:cs="Arial"/>
                  <w:sz w:val="20"/>
                  <w:szCs w:val="20"/>
                  <w:rPrChange w:id="2785" w:author="Micah Freedman" w:date="2022-03-11T15:02:00Z">
                    <w:rPr>
                      <w:rFonts w:ascii="Helvetica" w:hAnsi="Helvetica"/>
                      <w:sz w:val="20"/>
                      <w:szCs w:val="20"/>
                    </w:rPr>
                  </w:rPrChange>
                </w:rPr>
                <w:t>Yolo Co., CA</w:t>
              </w:r>
            </w:ins>
          </w:p>
        </w:tc>
        <w:tc>
          <w:tcPr>
            <w:tcW w:w="890" w:type="dxa"/>
            <w:gridSpan w:val="2"/>
            <w:vAlign w:val="center"/>
            <w:tcPrChange w:id="2786" w:author="Micah Freedman" w:date="2022-03-20T14:15:00Z">
              <w:tcPr>
                <w:tcW w:w="942" w:type="dxa"/>
                <w:gridSpan w:val="2"/>
                <w:vAlign w:val="center"/>
              </w:tcPr>
            </w:tcPrChange>
          </w:tcPr>
          <w:p w14:paraId="2D6BAFBB" w14:textId="77777777" w:rsidR="00CB5C04" w:rsidRPr="00CB5C04" w:rsidRDefault="00CB5C04" w:rsidP="00CB5C04">
            <w:pPr>
              <w:jc w:val="center"/>
              <w:rPr>
                <w:ins w:id="2787" w:author="Micah Freedman" w:date="2022-03-11T15:01:00Z"/>
                <w:rFonts w:ascii="Arial" w:hAnsi="Arial" w:cs="Arial"/>
                <w:sz w:val="20"/>
                <w:szCs w:val="20"/>
                <w:rPrChange w:id="2788" w:author="Micah Freedman" w:date="2022-03-11T15:02:00Z">
                  <w:rPr>
                    <w:ins w:id="2789" w:author="Micah Freedman" w:date="2022-03-11T15:01:00Z"/>
                    <w:rFonts w:ascii="Helvetica" w:hAnsi="Helvetica"/>
                    <w:sz w:val="20"/>
                    <w:szCs w:val="20"/>
                  </w:rPr>
                </w:rPrChange>
              </w:rPr>
            </w:pPr>
            <w:ins w:id="2790" w:author="Micah Freedman" w:date="2022-03-11T15:01:00Z">
              <w:r w:rsidRPr="00CB5C04">
                <w:rPr>
                  <w:rFonts w:ascii="Arial" w:hAnsi="Arial" w:cs="Arial"/>
                  <w:sz w:val="20"/>
                  <w:szCs w:val="20"/>
                  <w:rPrChange w:id="2791" w:author="Micah Freedman" w:date="2022-03-11T15:02:00Z">
                    <w:rPr>
                      <w:rFonts w:ascii="Helvetica" w:hAnsi="Helvetica"/>
                      <w:sz w:val="20"/>
                      <w:szCs w:val="20"/>
                    </w:rPr>
                  </w:rPrChange>
                </w:rPr>
                <w:t>2012</w:t>
              </w:r>
            </w:ins>
          </w:p>
        </w:tc>
        <w:tc>
          <w:tcPr>
            <w:tcW w:w="724" w:type="dxa"/>
            <w:gridSpan w:val="2"/>
            <w:vAlign w:val="center"/>
            <w:tcPrChange w:id="2792" w:author="Micah Freedman" w:date="2022-03-20T14:15:00Z">
              <w:tcPr>
                <w:tcW w:w="952" w:type="dxa"/>
                <w:gridSpan w:val="2"/>
                <w:vAlign w:val="center"/>
              </w:tcPr>
            </w:tcPrChange>
          </w:tcPr>
          <w:p w14:paraId="174167C3" w14:textId="77777777" w:rsidR="00CB5C04" w:rsidRPr="00CB5C04" w:rsidRDefault="00CB5C04" w:rsidP="00CB5C04">
            <w:pPr>
              <w:jc w:val="center"/>
              <w:rPr>
                <w:ins w:id="2793" w:author="Micah Freedman" w:date="2022-03-11T15:01:00Z"/>
                <w:rFonts w:ascii="Arial" w:hAnsi="Arial" w:cs="Arial"/>
                <w:sz w:val="20"/>
                <w:szCs w:val="20"/>
                <w:rPrChange w:id="2794" w:author="Micah Freedman" w:date="2022-03-11T15:02:00Z">
                  <w:rPr>
                    <w:ins w:id="2795" w:author="Micah Freedman" w:date="2022-03-11T15:01:00Z"/>
                    <w:rFonts w:ascii="Helvetica" w:hAnsi="Helvetica"/>
                    <w:sz w:val="20"/>
                    <w:szCs w:val="20"/>
                  </w:rPr>
                </w:rPrChange>
              </w:rPr>
            </w:pPr>
            <w:ins w:id="2796" w:author="Micah Freedman" w:date="2022-03-11T15:01:00Z">
              <w:r w:rsidRPr="00CB5C04">
                <w:rPr>
                  <w:rFonts w:ascii="Arial" w:hAnsi="Arial" w:cs="Arial"/>
                  <w:sz w:val="20"/>
                  <w:szCs w:val="20"/>
                  <w:rPrChange w:id="2797" w:author="Micah Freedman" w:date="2022-03-11T15:02:00Z">
                    <w:rPr>
                      <w:rFonts w:ascii="Helvetica" w:hAnsi="Helvetica"/>
                      <w:sz w:val="20"/>
                      <w:szCs w:val="20"/>
                    </w:rPr>
                  </w:rPrChange>
                </w:rPr>
                <w:t>18</w:t>
              </w:r>
            </w:ins>
          </w:p>
        </w:tc>
        <w:tc>
          <w:tcPr>
            <w:tcW w:w="1633" w:type="dxa"/>
            <w:gridSpan w:val="3"/>
            <w:vAlign w:val="center"/>
            <w:tcPrChange w:id="2798" w:author="Micah Freedman" w:date="2022-03-20T14:15:00Z">
              <w:tcPr>
                <w:tcW w:w="905" w:type="dxa"/>
                <w:gridSpan w:val="2"/>
                <w:vAlign w:val="center"/>
              </w:tcPr>
            </w:tcPrChange>
          </w:tcPr>
          <w:p w14:paraId="43365A9D" w14:textId="77777777" w:rsidR="00CB5C04" w:rsidRPr="00CB5C04" w:rsidRDefault="00CB5C04" w:rsidP="00CB5C04">
            <w:pPr>
              <w:jc w:val="center"/>
              <w:rPr>
                <w:ins w:id="2799" w:author="Micah Freedman" w:date="2022-03-11T15:01:00Z"/>
                <w:rFonts w:ascii="Arial" w:hAnsi="Arial" w:cs="Arial"/>
                <w:sz w:val="20"/>
                <w:szCs w:val="20"/>
                <w:rPrChange w:id="2800" w:author="Micah Freedman" w:date="2022-03-11T15:02:00Z">
                  <w:rPr>
                    <w:ins w:id="2801" w:author="Micah Freedman" w:date="2022-03-11T15:01:00Z"/>
                    <w:rFonts w:ascii="Helvetica" w:hAnsi="Helvetica"/>
                    <w:sz w:val="20"/>
                    <w:szCs w:val="20"/>
                  </w:rPr>
                </w:rPrChange>
              </w:rPr>
            </w:pPr>
            <w:ins w:id="2802" w:author="Micah Freedman" w:date="2022-03-11T15:01:00Z">
              <w:r w:rsidRPr="00CB5C04">
                <w:rPr>
                  <w:rFonts w:ascii="Arial" w:hAnsi="Arial" w:cs="Arial"/>
                  <w:sz w:val="20"/>
                  <w:szCs w:val="20"/>
                  <w:rPrChange w:id="2803" w:author="Micah Freedman" w:date="2022-03-11T15:02:00Z">
                    <w:rPr>
                      <w:rFonts w:ascii="Helvetica" w:hAnsi="Helvetica"/>
                      <w:sz w:val="20"/>
                      <w:szCs w:val="20"/>
                    </w:rPr>
                  </w:rPrChange>
                </w:rPr>
                <w:t>0.16 ± 0.04</w:t>
              </w:r>
            </w:ins>
          </w:p>
        </w:tc>
        <w:tc>
          <w:tcPr>
            <w:tcW w:w="755" w:type="dxa"/>
            <w:vAlign w:val="center"/>
            <w:tcPrChange w:id="2804" w:author="Micah Freedman" w:date="2022-03-20T14:15:00Z">
              <w:tcPr>
                <w:tcW w:w="1455" w:type="dxa"/>
                <w:gridSpan w:val="3"/>
                <w:vAlign w:val="center"/>
              </w:tcPr>
            </w:tcPrChange>
          </w:tcPr>
          <w:p w14:paraId="173F0A69" w14:textId="77777777" w:rsidR="00CB5C04" w:rsidRPr="00CB5C04" w:rsidRDefault="00CB5C04" w:rsidP="00CB5C04">
            <w:pPr>
              <w:jc w:val="center"/>
              <w:rPr>
                <w:ins w:id="2805" w:author="Micah Freedman" w:date="2022-03-11T15:01:00Z"/>
                <w:rFonts w:ascii="Arial" w:hAnsi="Arial" w:cs="Arial"/>
                <w:sz w:val="20"/>
                <w:szCs w:val="20"/>
                <w:rPrChange w:id="2806" w:author="Micah Freedman" w:date="2022-03-11T15:02:00Z">
                  <w:rPr>
                    <w:ins w:id="2807" w:author="Micah Freedman" w:date="2022-03-11T15:01:00Z"/>
                    <w:rFonts w:ascii="Helvetica" w:hAnsi="Helvetica"/>
                    <w:sz w:val="20"/>
                    <w:szCs w:val="20"/>
                  </w:rPr>
                </w:rPrChange>
              </w:rPr>
            </w:pPr>
            <w:ins w:id="2808" w:author="Micah Freedman" w:date="2022-03-11T15:01:00Z">
              <w:r w:rsidRPr="00CB5C04">
                <w:rPr>
                  <w:rFonts w:ascii="Arial" w:hAnsi="Arial" w:cs="Arial"/>
                  <w:sz w:val="20"/>
                  <w:szCs w:val="20"/>
                  <w:rPrChange w:id="2809" w:author="Micah Freedman" w:date="2022-03-11T15:02:00Z">
                    <w:rPr>
                      <w:rFonts w:ascii="Helvetica" w:hAnsi="Helvetica"/>
                      <w:sz w:val="20"/>
                      <w:szCs w:val="20"/>
                    </w:rPr>
                  </w:rPrChange>
                </w:rPr>
                <w:t>57</w:t>
              </w:r>
            </w:ins>
          </w:p>
        </w:tc>
        <w:tc>
          <w:tcPr>
            <w:tcW w:w="1865" w:type="dxa"/>
            <w:gridSpan w:val="3"/>
            <w:vAlign w:val="center"/>
            <w:tcPrChange w:id="2810" w:author="Micah Freedman" w:date="2022-03-20T14:15:00Z">
              <w:tcPr>
                <w:tcW w:w="1654" w:type="dxa"/>
                <w:gridSpan w:val="2"/>
                <w:vAlign w:val="center"/>
              </w:tcPr>
            </w:tcPrChange>
          </w:tcPr>
          <w:p w14:paraId="687F1BA9" w14:textId="77777777" w:rsidR="00CB5C04" w:rsidRPr="00CB5C04" w:rsidRDefault="00CB5C04" w:rsidP="00CB5C04">
            <w:pPr>
              <w:jc w:val="center"/>
              <w:rPr>
                <w:ins w:id="2811" w:author="Micah Freedman" w:date="2022-03-11T15:01:00Z"/>
                <w:rFonts w:ascii="Arial" w:hAnsi="Arial" w:cs="Arial"/>
                <w:sz w:val="20"/>
                <w:szCs w:val="20"/>
                <w:rPrChange w:id="2812" w:author="Micah Freedman" w:date="2022-03-11T15:02:00Z">
                  <w:rPr>
                    <w:ins w:id="2813" w:author="Micah Freedman" w:date="2022-03-11T15:01:00Z"/>
                    <w:rFonts w:ascii="Helvetica" w:hAnsi="Helvetica"/>
                    <w:sz w:val="20"/>
                    <w:szCs w:val="20"/>
                  </w:rPr>
                </w:rPrChange>
              </w:rPr>
            </w:pPr>
            <w:ins w:id="2814" w:author="Micah Freedman" w:date="2022-03-11T15:01:00Z">
              <w:r w:rsidRPr="00CB5C04">
                <w:rPr>
                  <w:rFonts w:ascii="Arial" w:hAnsi="Arial" w:cs="Arial"/>
                  <w:sz w:val="20"/>
                  <w:szCs w:val="20"/>
                  <w:rPrChange w:id="2815" w:author="Micah Freedman" w:date="2022-03-11T15:02:00Z">
                    <w:rPr>
                      <w:rFonts w:ascii="Helvetica" w:hAnsi="Helvetica"/>
                      <w:sz w:val="20"/>
                      <w:szCs w:val="20"/>
                    </w:rPr>
                  </w:rPrChange>
                </w:rPr>
                <w:t>0.31 ± 0.03</w:t>
              </w:r>
            </w:ins>
          </w:p>
        </w:tc>
      </w:tr>
    </w:tbl>
    <w:p w14:paraId="58089C3B" w14:textId="01CC9466" w:rsidR="003713AB" w:rsidRDefault="003713AB" w:rsidP="00FF0CFC">
      <w:pPr>
        <w:jc w:val="center"/>
      </w:pPr>
    </w:p>
    <w:p w14:paraId="3BA56C2E" w14:textId="0A29A577" w:rsidR="00CB5C04" w:rsidRDefault="00CB5C04">
      <w:pPr>
        <w:rPr>
          <w:ins w:id="2816" w:author="Micah Freedman" w:date="2022-03-11T15:01:00Z"/>
        </w:rPr>
      </w:pPr>
      <w:ins w:id="2817" w:author="Micah Freedman" w:date="2022-03-11T15:05:00Z">
        <w:r>
          <w:rPr>
            <w:noProof/>
          </w:rPr>
          <mc:AlternateContent>
            <mc:Choice Requires="wps">
              <w:drawing>
                <wp:anchor distT="0" distB="0" distL="114300" distR="114300" simplePos="0" relativeHeight="251670528" behindDoc="0" locked="0" layoutInCell="1" allowOverlap="1" wp14:anchorId="7ABD8431" wp14:editId="6EDABF48">
                  <wp:simplePos x="0" y="0"/>
                  <wp:positionH relativeFrom="column">
                    <wp:posOffset>-18661</wp:posOffset>
                  </wp:positionH>
                  <wp:positionV relativeFrom="paragraph">
                    <wp:posOffset>248505</wp:posOffset>
                  </wp:positionV>
                  <wp:extent cx="5840963" cy="1063690"/>
                  <wp:effectExtent l="0" t="0" r="13970" b="15875"/>
                  <wp:wrapNone/>
                  <wp:docPr id="34" name="Text Box 34"/>
                  <wp:cNvGraphicFramePr/>
                  <a:graphic xmlns:a="http://schemas.openxmlformats.org/drawingml/2006/main">
                    <a:graphicData uri="http://schemas.microsoft.com/office/word/2010/wordprocessingShape">
                      <wps:wsp>
                        <wps:cNvSpPr txBox="1"/>
                        <wps:spPr>
                          <a:xfrm>
                            <a:off x="0" y="0"/>
                            <a:ext cx="5840963" cy="1063690"/>
                          </a:xfrm>
                          <a:prstGeom prst="rect">
                            <a:avLst/>
                          </a:prstGeom>
                          <a:solidFill>
                            <a:schemeClr val="lt1"/>
                          </a:solidFill>
                          <a:ln w="6350">
                            <a:solidFill>
                              <a:prstClr val="black"/>
                            </a:solidFill>
                          </a:ln>
                        </wps:spPr>
                        <wps:txbx>
                          <w:txbxContent>
                            <w:p w14:paraId="5CE6A043" w14:textId="35EFBD7A" w:rsidR="00CB5C04" w:rsidRDefault="00CB5C04">
                              <w:ins w:id="2818" w:author="Micah Freedman" w:date="2022-03-11T15:05:00Z">
                                <w:r>
                                  <w:t xml:space="preserve">Table S1 </w:t>
                                </w:r>
                              </w:ins>
                              <w:ins w:id="2819" w:author="Micah Freedman" w:date="2022-03-11T15:06:00Z">
                                <w:r>
                                  <w:t xml:space="preserve">– Summary of host plant species used in reciprocal rearing experiment. </w:t>
                                </w:r>
                              </w:ins>
                              <w:ins w:id="2820" w:author="Micah Freedman" w:date="2022-03-11T15:08:00Z">
                                <w:r>
                                  <w:t xml:space="preserve">Location refers to the provenance of host plants from which seed was collected. Plant </w:t>
                                </w:r>
                              </w:ins>
                              <w:ins w:id="2821" w:author="Micah Freedman" w:date="2022-03-11T15:09:00Z">
                                <w:r>
                                  <w:t xml:space="preserve">and butterfly </w:t>
                                </w:r>
                              </w:ins>
                              <w:ins w:id="2822" w:author="Micah Freedman" w:date="2022-03-11T15:08:00Z">
                                <w:r>
                                  <w:t xml:space="preserve">sample sizes refer only </w:t>
                                </w:r>
                              </w:ins>
                              <w:ins w:id="2823" w:author="Micah Freedman" w:date="2022-03-11T15:09:00Z">
                                <w:r>
                                  <w:t>to the number of individuals from which cardenolides were measured</w:t>
                                </w:r>
                                <w:r w:rsidR="00283350">
                                  <w:t xml:space="preserve">. Plant and butterfly </w:t>
                                </w:r>
                                <w:proofErr w:type="gramStart"/>
                                <w:r w:rsidR="00283350">
                                  <w:t>means</w:t>
                                </w:r>
                                <w:proofErr w:type="gramEnd"/>
                                <w:r w:rsidR="00283350">
                                  <w:t xml:space="preserve"> reflect total cardenolide concentra</w:t>
                                </w:r>
                              </w:ins>
                              <w:ins w:id="2824" w:author="Micah Freedman" w:date="2022-03-11T15:10:00Z">
                                <w:r w:rsidR="00283350">
                                  <w:t>tions (mg/g dry weight) plus or minus mean standard errors.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BD8431" id="_x0000_t202" coordsize="21600,21600" o:spt="202" path="m,l,21600r21600,l21600,xe">
                  <v:stroke joinstyle="miter"/>
                  <v:path gradientshapeok="t" o:connecttype="rect"/>
                </v:shapetype>
                <v:shape id="Text Box 34" o:spid="_x0000_s1026" type="#_x0000_t202" style="position:absolute;margin-left:-1.45pt;margin-top:19.55pt;width:459.9pt;height:83.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" fillcolor="white [3201]" strokeweight=".5pt">
                  <v:textbox>
                    <w:txbxContent>
                      <w:p w14:paraId="5CE6A043" w14:textId="35EFBD7A" w:rsidR="00CB5C04" w:rsidRDefault="00CB5C04">
                        <w:ins w:id="2897" w:author="Micah Freedman" w:date="2022-03-11T15:05:00Z">
                          <w:r>
                            <w:t xml:space="preserve">Table S1 </w:t>
                          </w:r>
                        </w:ins>
                        <w:ins w:id="2898" w:author="Micah Freedman" w:date="2022-03-11T15:06:00Z">
                          <w:r>
                            <w:t xml:space="preserve">– Summary of host plant species used in reciprocal rearing experiment. </w:t>
                          </w:r>
                        </w:ins>
                        <w:ins w:id="2899" w:author="Micah Freedman" w:date="2022-03-11T15:08:00Z">
                          <w:r>
                            <w:t xml:space="preserve">Location refers to the provenance of host plants from which seed was collected. Plant </w:t>
                          </w:r>
                        </w:ins>
                        <w:ins w:id="2900" w:author="Micah Freedman" w:date="2022-03-11T15:09:00Z">
                          <w:r>
                            <w:t xml:space="preserve">and butterfly </w:t>
                          </w:r>
                        </w:ins>
                        <w:ins w:id="2901" w:author="Micah Freedman" w:date="2022-03-11T15:08:00Z">
                          <w:r>
                            <w:t xml:space="preserve">sample sizes refer only </w:t>
                          </w:r>
                        </w:ins>
                        <w:ins w:id="2902" w:author="Micah Freedman" w:date="2022-03-11T15:09:00Z">
                          <w:r>
                            <w:t>to the number of individuals from which cardenolides were measured</w:t>
                          </w:r>
                          <w:r w:rsidR="00283350">
                            <w:t>. Plant and butterfly means reflect total cardenolide concentra</w:t>
                          </w:r>
                        </w:ins>
                        <w:ins w:id="2903" w:author="Micah Freedman" w:date="2022-03-11T15:10:00Z">
                          <w:r w:rsidR="00283350">
                            <w:t>tions (mg/g dry weight) plus or minus mean standard errors.</w:t>
                          </w:r>
                        </w:ins>
                      </w:p>
                    </w:txbxContent>
                  </v:textbox>
                </v:shape>
              </w:pict>
            </mc:Fallback>
          </mc:AlternateContent>
        </w:r>
      </w:ins>
      <w:del w:id="2825" w:author="Micah Freedman" w:date="2022-03-11T15:01:00Z">
        <w:r w:rsidR="00562366" w:rsidDel="00CB5C04">
          <w:rPr>
            <w:noProof/>
          </w:rPr>
          <mc:AlternateContent>
            <mc:Choice Requires="wps">
              <w:drawing>
                <wp:anchor distT="0" distB="0" distL="114300" distR="114300" simplePos="0" relativeHeight="251644928" behindDoc="0" locked="0" layoutInCell="1" allowOverlap="1" wp14:anchorId="59DD25AB" wp14:editId="63204900">
                  <wp:simplePos x="0" y="0"/>
                  <wp:positionH relativeFrom="column">
                    <wp:posOffset>-14068</wp:posOffset>
                  </wp:positionH>
                  <wp:positionV relativeFrom="paragraph">
                    <wp:posOffset>40395</wp:posOffset>
                  </wp:positionV>
                  <wp:extent cx="5965371" cy="1519311"/>
                  <wp:effectExtent l="0" t="0" r="16510" b="17780"/>
                  <wp:wrapNone/>
                  <wp:docPr id="7" name="Text Box 7"/>
                  <wp:cNvGraphicFramePr/>
                  <a:graphic xmlns:a="http://schemas.openxmlformats.org/drawingml/2006/main">
                    <a:graphicData uri="http://schemas.microsoft.com/office/word/2010/wordprocessingShape">
                      <wps:wsp>
                        <wps:cNvSpPr txBox="1"/>
                        <wps:spPr>
                          <a:xfrm>
                            <a:off x="0" y="0"/>
                            <a:ext cx="5965371" cy="1519311"/>
                          </a:xfrm>
                          <a:prstGeom prst="rect">
                            <a:avLst/>
                          </a:prstGeom>
                          <a:solidFill>
                            <a:schemeClr val="lt1"/>
                          </a:solidFill>
                          <a:ln w="6350">
                            <a:solidFill>
                              <a:prstClr val="black"/>
                            </a:solidFill>
                          </a:ln>
                        </wps:spPr>
                        <wps:txbx>
                          <w:txbxContent>
                            <w:p w14:paraId="084F457B" w14:textId="0291BE2B" w:rsidR="00B60B03" w:rsidRPr="000E2622" w:rsidRDefault="00B60B03" w:rsidP="00B60B03">
                              <w:pPr>
                                <w:jc w:val="both"/>
                                <w:rPr>
                                  <w:rFonts w:ascii="Arial" w:hAnsi="Arial" w:cs="Arial"/>
                                </w:rPr>
                              </w:pPr>
                              <w:r w:rsidRPr="000E2622">
                                <w:rPr>
                                  <w:rFonts w:ascii="Arial" w:hAnsi="Arial" w:cs="Arial"/>
                                  <w:b/>
                                  <w:bCs/>
                                </w:rPr>
                                <w:t>Table S</w:t>
                              </w:r>
                              <w:ins w:id="2826" w:author="Micah Freedman" w:date="2022-03-11T15:00:00Z">
                                <w:r w:rsidR="00CB5C04">
                                  <w:rPr>
                                    <w:rFonts w:ascii="Arial" w:hAnsi="Arial" w:cs="Arial"/>
                                    <w:b/>
                                    <w:bCs/>
                                  </w:rPr>
                                  <w:t>2</w:t>
                                </w:r>
                              </w:ins>
                              <w:del w:id="2827" w:author="Micah Freedman" w:date="2022-03-11T15:00:00Z">
                                <w:r w:rsidR="00CB5C04" w:rsidDel="00CB5C04">
                                  <w:rPr>
                                    <w:rFonts w:ascii="Arial" w:hAnsi="Arial" w:cs="Arial"/>
                                    <w:b/>
                                    <w:bCs/>
                                  </w:rPr>
                                  <w:delText>1</w:delText>
                                </w:r>
                              </w:del>
                              <w:r w:rsidRPr="000E2622">
                                <w:rPr>
                                  <w:rFonts w:ascii="Arial" w:hAnsi="Arial" w:cs="Arial"/>
                                  <w:b/>
                                  <w:bCs/>
                                </w:rPr>
                                <w:t xml:space="preserve"> – </w:t>
                              </w:r>
                              <w:r w:rsidRPr="000E2622">
                                <w:rPr>
                                  <w:rFonts w:ascii="Arial" w:hAnsi="Arial" w:cs="Arial"/>
                                </w:rPr>
                                <w:t xml:space="preserve">Number of </w:t>
                              </w:r>
                              <w:proofErr w:type="gramStart"/>
                              <w:r w:rsidRPr="000E2622">
                                <w:rPr>
                                  <w:rFonts w:ascii="Arial" w:hAnsi="Arial" w:cs="Arial"/>
                                </w:rPr>
                                <w:t>wing</w:t>
                              </w:r>
                              <w:proofErr w:type="gramEnd"/>
                              <w:r w:rsidRPr="000E2622">
                                <w:rPr>
                                  <w:rFonts w:ascii="Arial" w:hAnsi="Arial" w:cs="Arial"/>
                                </w:rPr>
                                <w:t xml:space="preserve"> cardenolide samples for each maternal family, separated by milkweed species.  Families are arranged by source population. Note that for monarchs reared in 2017, only four milkweed species (GOPH, ASCU, ASYR, ASFA) were available. In total, we analyzed cardenolides from 440 individual monarchs. Milkweed species abbreviations are as follows: GOPH = </w:t>
                              </w:r>
                              <w:r w:rsidRPr="000E2622">
                                <w:rPr>
                                  <w:rFonts w:ascii="Arial" w:hAnsi="Arial" w:cs="Arial"/>
                                  <w:i/>
                                  <w:iCs/>
                                </w:rPr>
                                <w:t>Gomphocarpus physocarpus</w:t>
                              </w:r>
                              <w:r w:rsidRPr="000E2622">
                                <w:rPr>
                                  <w:rFonts w:ascii="Arial" w:hAnsi="Arial" w:cs="Arial"/>
                                </w:rPr>
                                <w:t xml:space="preserve">, ASCU = </w:t>
                              </w:r>
                              <w:r w:rsidRPr="000E2622">
                                <w:rPr>
                                  <w:rFonts w:ascii="Arial" w:hAnsi="Arial" w:cs="Arial"/>
                                  <w:i/>
                                  <w:iCs/>
                                </w:rPr>
                                <w:t>Asclepias curassavica</w:t>
                              </w:r>
                              <w:r w:rsidRPr="000E2622">
                                <w:rPr>
                                  <w:rFonts w:ascii="Arial" w:hAnsi="Arial" w:cs="Arial"/>
                                </w:rPr>
                                <w:t xml:space="preserve">, AINC = </w:t>
                              </w:r>
                              <w:r w:rsidRPr="000E2622">
                                <w:rPr>
                                  <w:rFonts w:ascii="Arial" w:hAnsi="Arial" w:cs="Arial"/>
                                  <w:i/>
                                  <w:iCs/>
                                </w:rPr>
                                <w:t>Asclepias incarnata</w:t>
                              </w:r>
                              <w:r w:rsidRPr="000E2622">
                                <w:rPr>
                                  <w:rFonts w:ascii="Arial" w:hAnsi="Arial" w:cs="Arial"/>
                                </w:rPr>
                                <w:t xml:space="preserve">, ASFA = </w:t>
                              </w:r>
                              <w:r w:rsidRPr="000E2622">
                                <w:rPr>
                                  <w:rFonts w:ascii="Arial" w:hAnsi="Arial" w:cs="Arial"/>
                                  <w:i/>
                                  <w:iCs/>
                                </w:rPr>
                                <w:t>Asclepias fascicularis</w:t>
                              </w:r>
                              <w:r w:rsidRPr="000E2622">
                                <w:rPr>
                                  <w:rFonts w:ascii="Arial" w:hAnsi="Arial" w:cs="Arial"/>
                                </w:rPr>
                                <w:t xml:space="preserve">, ASYR </w:t>
                              </w:r>
                              <w:r w:rsidRPr="000E2622">
                                <w:rPr>
                                  <w:rFonts w:ascii="Arial" w:hAnsi="Arial" w:cs="Arial"/>
                                  <w:i/>
                                  <w:iCs/>
                                </w:rPr>
                                <w:t>= Asclepias syriaca</w:t>
                              </w:r>
                              <w:r w:rsidRPr="000E2622">
                                <w:rPr>
                                  <w:rFonts w:ascii="Arial" w:hAnsi="Arial" w:cs="Arial"/>
                                </w:rPr>
                                <w:t xml:space="preserve">, ASPEC = </w:t>
                              </w:r>
                              <w:r w:rsidRPr="000E2622">
                                <w:rPr>
                                  <w:rFonts w:ascii="Arial" w:hAnsi="Arial" w:cs="Arial"/>
                                  <w:i/>
                                  <w:iCs/>
                                </w:rPr>
                                <w:t>Asclepias speciosa</w:t>
                              </w:r>
                              <w:r w:rsidRPr="000E2622">
                                <w:rPr>
                                  <w:rFonts w:ascii="Arial" w:hAnsi="Arial" w:cs="Arial"/>
                                </w:rPr>
                                <w:t xml:space="preserve">. </w:t>
                              </w:r>
                            </w:p>
                            <w:p w14:paraId="2B6DA97B" w14:textId="77777777" w:rsidR="00B60B03" w:rsidRPr="000E2622" w:rsidRDefault="00B60B03" w:rsidP="00B60B03">
                              <w:pPr>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D25AB" id="_x0000_t202" coordsize="21600,21600" o:spt="202" path="m,l,21600r21600,l21600,xe">
                  <v:stroke joinstyle="miter"/>
                  <v:path gradientshapeok="t" o:connecttype="rect"/>
                </v:shapetype>
                <v:shape id="Text Box 7" o:spid="_x0000_s1027" type="#_x0000_t202" style="position:absolute;margin-left:-1.1pt;margin-top:3.2pt;width:469.7pt;height:119.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" fillcolor="white [3201]" strokeweight=".5pt">
                  <v:textbox>
                    <w:txbxContent>
                      <w:p w14:paraId="084F457B" w14:textId="0291BE2B" w:rsidR="00B60B03" w:rsidRPr="000E2622" w:rsidRDefault="00B60B03" w:rsidP="00B60B03">
                        <w:pPr>
                          <w:jc w:val="both"/>
                          <w:rPr>
                            <w:rFonts w:ascii="Arial" w:hAnsi="Arial" w:cs="Arial"/>
                          </w:rPr>
                        </w:pPr>
                        <w:r w:rsidRPr="000E2622">
                          <w:rPr>
                            <w:rFonts w:ascii="Arial" w:hAnsi="Arial" w:cs="Arial"/>
                            <w:b/>
                            <w:bCs/>
                          </w:rPr>
                          <w:t>Table S</w:t>
                        </w:r>
                        <w:ins w:id="2828" w:author="Micah Freedman" w:date="2022-03-11T15:00:00Z">
                          <w:r w:rsidR="00CB5C04">
                            <w:rPr>
                              <w:rFonts w:ascii="Arial" w:hAnsi="Arial" w:cs="Arial"/>
                              <w:b/>
                              <w:bCs/>
                            </w:rPr>
                            <w:t>2</w:t>
                          </w:r>
                        </w:ins>
                        <w:del w:id="2829" w:author="Micah Freedman" w:date="2022-03-11T15:00:00Z">
                          <w:r w:rsidR="00CB5C04" w:rsidDel="00CB5C04">
                            <w:rPr>
                              <w:rFonts w:ascii="Arial" w:hAnsi="Arial" w:cs="Arial"/>
                              <w:b/>
                              <w:bCs/>
                            </w:rPr>
                            <w:delText>1</w:delText>
                          </w:r>
                        </w:del>
                        <w:r w:rsidRPr="000E2622">
                          <w:rPr>
                            <w:rFonts w:ascii="Arial" w:hAnsi="Arial" w:cs="Arial"/>
                            <w:b/>
                            <w:bCs/>
                          </w:rPr>
                          <w:t xml:space="preserve"> – </w:t>
                        </w:r>
                        <w:r w:rsidRPr="000E2622">
                          <w:rPr>
                            <w:rFonts w:ascii="Arial" w:hAnsi="Arial" w:cs="Arial"/>
                          </w:rPr>
                          <w:t xml:space="preserve">Number of </w:t>
                        </w:r>
                        <w:proofErr w:type="gramStart"/>
                        <w:r w:rsidRPr="000E2622">
                          <w:rPr>
                            <w:rFonts w:ascii="Arial" w:hAnsi="Arial" w:cs="Arial"/>
                          </w:rPr>
                          <w:t>wing</w:t>
                        </w:r>
                        <w:proofErr w:type="gramEnd"/>
                        <w:r w:rsidRPr="000E2622">
                          <w:rPr>
                            <w:rFonts w:ascii="Arial" w:hAnsi="Arial" w:cs="Arial"/>
                          </w:rPr>
                          <w:t xml:space="preserve"> cardenolide samples for each maternal family, separated by milkweed species.  Families are arranged by source population. Note that for monarchs reared in 2017, only four milkweed species (GOPH, ASCU, ASYR, ASFA) were available. In total, we analyzed cardenolides from 440 individual monarchs. Milkweed species abbreviations are as follows: GOPH = </w:t>
                        </w:r>
                        <w:r w:rsidRPr="000E2622">
                          <w:rPr>
                            <w:rFonts w:ascii="Arial" w:hAnsi="Arial" w:cs="Arial"/>
                            <w:i/>
                            <w:iCs/>
                          </w:rPr>
                          <w:t>Gomphocarpus physocarpus</w:t>
                        </w:r>
                        <w:r w:rsidRPr="000E2622">
                          <w:rPr>
                            <w:rFonts w:ascii="Arial" w:hAnsi="Arial" w:cs="Arial"/>
                          </w:rPr>
                          <w:t xml:space="preserve">, ASCU = </w:t>
                        </w:r>
                        <w:r w:rsidRPr="000E2622">
                          <w:rPr>
                            <w:rFonts w:ascii="Arial" w:hAnsi="Arial" w:cs="Arial"/>
                            <w:i/>
                            <w:iCs/>
                          </w:rPr>
                          <w:t>Asclepias curassavica</w:t>
                        </w:r>
                        <w:r w:rsidRPr="000E2622">
                          <w:rPr>
                            <w:rFonts w:ascii="Arial" w:hAnsi="Arial" w:cs="Arial"/>
                          </w:rPr>
                          <w:t xml:space="preserve">, AINC = </w:t>
                        </w:r>
                        <w:r w:rsidRPr="000E2622">
                          <w:rPr>
                            <w:rFonts w:ascii="Arial" w:hAnsi="Arial" w:cs="Arial"/>
                            <w:i/>
                            <w:iCs/>
                          </w:rPr>
                          <w:t>Asclepias incarnata</w:t>
                        </w:r>
                        <w:r w:rsidRPr="000E2622">
                          <w:rPr>
                            <w:rFonts w:ascii="Arial" w:hAnsi="Arial" w:cs="Arial"/>
                          </w:rPr>
                          <w:t xml:space="preserve">, ASFA = </w:t>
                        </w:r>
                        <w:r w:rsidRPr="000E2622">
                          <w:rPr>
                            <w:rFonts w:ascii="Arial" w:hAnsi="Arial" w:cs="Arial"/>
                            <w:i/>
                            <w:iCs/>
                          </w:rPr>
                          <w:t>Asclepias fascicularis</w:t>
                        </w:r>
                        <w:r w:rsidRPr="000E2622">
                          <w:rPr>
                            <w:rFonts w:ascii="Arial" w:hAnsi="Arial" w:cs="Arial"/>
                          </w:rPr>
                          <w:t xml:space="preserve">, ASYR </w:t>
                        </w:r>
                        <w:r w:rsidRPr="000E2622">
                          <w:rPr>
                            <w:rFonts w:ascii="Arial" w:hAnsi="Arial" w:cs="Arial"/>
                            <w:i/>
                            <w:iCs/>
                          </w:rPr>
                          <w:t>= Asclepias syriaca</w:t>
                        </w:r>
                        <w:r w:rsidRPr="000E2622">
                          <w:rPr>
                            <w:rFonts w:ascii="Arial" w:hAnsi="Arial" w:cs="Arial"/>
                          </w:rPr>
                          <w:t xml:space="preserve">, ASPEC = </w:t>
                        </w:r>
                        <w:r w:rsidRPr="000E2622">
                          <w:rPr>
                            <w:rFonts w:ascii="Arial" w:hAnsi="Arial" w:cs="Arial"/>
                            <w:i/>
                            <w:iCs/>
                          </w:rPr>
                          <w:t>Asclepias speciosa</w:t>
                        </w:r>
                        <w:r w:rsidRPr="000E2622">
                          <w:rPr>
                            <w:rFonts w:ascii="Arial" w:hAnsi="Arial" w:cs="Arial"/>
                          </w:rPr>
                          <w:t xml:space="preserve">. </w:t>
                        </w:r>
                      </w:p>
                      <w:p w14:paraId="2B6DA97B" w14:textId="77777777" w:rsidR="00B60B03" w:rsidRPr="000E2622" w:rsidRDefault="00B60B03" w:rsidP="00B60B03">
                        <w:pPr>
                          <w:jc w:val="both"/>
                          <w:rPr>
                            <w:rFonts w:ascii="Arial" w:hAnsi="Arial" w:cs="Arial"/>
                          </w:rPr>
                        </w:pPr>
                      </w:p>
                    </w:txbxContent>
                  </v:textbox>
                </v:shape>
              </w:pict>
            </mc:Fallback>
          </mc:AlternateContent>
        </w:r>
      </w:del>
      <w:r w:rsidR="00EF396F">
        <w:br w:type="page"/>
      </w:r>
    </w:p>
    <w:tbl>
      <w:tblPr>
        <w:tblStyle w:val="TableGrid"/>
        <w:tblW w:w="9353" w:type="dxa"/>
        <w:tblLook w:val="04A0" w:firstRow="1" w:lastRow="0" w:firstColumn="1" w:lastColumn="0" w:noHBand="0" w:noVBand="1"/>
      </w:tblPr>
      <w:tblGrid>
        <w:gridCol w:w="1308"/>
        <w:gridCol w:w="2000"/>
        <w:gridCol w:w="908"/>
        <w:gridCol w:w="871"/>
        <w:gridCol w:w="839"/>
        <w:gridCol w:w="850"/>
        <w:gridCol w:w="852"/>
        <w:gridCol w:w="930"/>
        <w:gridCol w:w="795"/>
      </w:tblGrid>
      <w:tr w:rsidR="00283350" w:rsidRPr="000E2622" w14:paraId="597910AB" w14:textId="77777777" w:rsidTr="00C63909">
        <w:tc>
          <w:tcPr>
            <w:tcW w:w="1308" w:type="dxa"/>
            <w:tcBorders>
              <w:top w:val="single" w:sz="4" w:space="0" w:color="auto"/>
              <w:left w:val="single" w:sz="4" w:space="0" w:color="auto"/>
              <w:bottom w:val="single" w:sz="4" w:space="0" w:color="auto"/>
              <w:right w:val="nil"/>
            </w:tcBorders>
            <w:vAlign w:val="center"/>
          </w:tcPr>
          <w:p w14:paraId="5433F049" w14:textId="77777777" w:rsidR="00CB5C04" w:rsidRPr="000E2622" w:rsidRDefault="00CB5C04" w:rsidP="00C63909">
            <w:pPr>
              <w:jc w:val="center"/>
              <w:rPr>
                <w:moveTo w:id="2830" w:author="Micah Freedman" w:date="2022-03-11T15:01:00Z"/>
                <w:rFonts w:ascii="Arial" w:hAnsi="Arial" w:cs="Arial"/>
                <w:b/>
                <w:bCs/>
                <w:sz w:val="20"/>
                <w:szCs w:val="20"/>
              </w:rPr>
            </w:pPr>
            <w:moveToRangeStart w:id="2831" w:author="Micah Freedman" w:date="2022-03-11T15:01:00Z" w:name="move97903280"/>
            <w:moveTo w:id="2832" w:author="Micah Freedman" w:date="2022-03-11T15:01:00Z">
              <w:r w:rsidRPr="000E2622">
                <w:rPr>
                  <w:rFonts w:ascii="Arial" w:hAnsi="Arial" w:cs="Arial"/>
                  <w:b/>
                  <w:bCs/>
                  <w:sz w:val="20"/>
                  <w:szCs w:val="20"/>
                </w:rPr>
                <w:lastRenderedPageBreak/>
                <w:t>Population</w:t>
              </w:r>
            </w:moveTo>
          </w:p>
        </w:tc>
        <w:tc>
          <w:tcPr>
            <w:tcW w:w="2000" w:type="dxa"/>
            <w:tcBorders>
              <w:top w:val="single" w:sz="4" w:space="0" w:color="auto"/>
              <w:left w:val="nil"/>
              <w:bottom w:val="single" w:sz="4" w:space="0" w:color="auto"/>
              <w:right w:val="nil"/>
            </w:tcBorders>
            <w:vAlign w:val="center"/>
          </w:tcPr>
          <w:p w14:paraId="6795F69C" w14:textId="77777777" w:rsidR="00CB5C04" w:rsidRPr="000E2622" w:rsidRDefault="00CB5C04" w:rsidP="00C63909">
            <w:pPr>
              <w:jc w:val="center"/>
              <w:rPr>
                <w:moveTo w:id="2833" w:author="Micah Freedman" w:date="2022-03-11T15:01:00Z"/>
                <w:rFonts w:ascii="Arial" w:hAnsi="Arial" w:cs="Arial"/>
                <w:b/>
                <w:bCs/>
                <w:sz w:val="20"/>
                <w:szCs w:val="20"/>
              </w:rPr>
            </w:pPr>
            <w:moveTo w:id="2834" w:author="Micah Freedman" w:date="2022-03-11T15:01:00Z">
              <w:r w:rsidRPr="000E2622">
                <w:rPr>
                  <w:rFonts w:ascii="Arial" w:hAnsi="Arial" w:cs="Arial"/>
                  <w:b/>
                  <w:bCs/>
                  <w:sz w:val="20"/>
                  <w:szCs w:val="20"/>
                </w:rPr>
                <w:t>Family ID</w:t>
              </w:r>
            </w:moveTo>
          </w:p>
        </w:tc>
        <w:tc>
          <w:tcPr>
            <w:tcW w:w="908" w:type="dxa"/>
            <w:tcBorders>
              <w:top w:val="single" w:sz="4" w:space="0" w:color="auto"/>
              <w:left w:val="nil"/>
              <w:bottom w:val="single" w:sz="4" w:space="0" w:color="auto"/>
              <w:right w:val="nil"/>
            </w:tcBorders>
            <w:vAlign w:val="center"/>
          </w:tcPr>
          <w:p w14:paraId="7F22B38E" w14:textId="77777777" w:rsidR="00CB5C04" w:rsidRPr="000E2622" w:rsidRDefault="00CB5C04" w:rsidP="00C63909">
            <w:pPr>
              <w:jc w:val="center"/>
              <w:rPr>
                <w:moveTo w:id="2835" w:author="Micah Freedman" w:date="2022-03-11T15:01:00Z"/>
                <w:rFonts w:ascii="Arial" w:hAnsi="Arial" w:cs="Arial"/>
                <w:b/>
                <w:bCs/>
                <w:sz w:val="20"/>
                <w:szCs w:val="20"/>
              </w:rPr>
            </w:pPr>
            <w:moveTo w:id="2836" w:author="Micah Freedman" w:date="2022-03-11T15:01:00Z">
              <w:r w:rsidRPr="000E2622">
                <w:rPr>
                  <w:rFonts w:ascii="Arial" w:hAnsi="Arial" w:cs="Arial"/>
                  <w:b/>
                  <w:bCs/>
                  <w:sz w:val="20"/>
                  <w:szCs w:val="20"/>
                </w:rPr>
                <w:t>GOPH</w:t>
              </w:r>
            </w:moveTo>
          </w:p>
        </w:tc>
        <w:tc>
          <w:tcPr>
            <w:tcW w:w="871" w:type="dxa"/>
            <w:tcBorders>
              <w:top w:val="single" w:sz="4" w:space="0" w:color="auto"/>
              <w:left w:val="nil"/>
              <w:bottom w:val="single" w:sz="4" w:space="0" w:color="auto"/>
              <w:right w:val="nil"/>
            </w:tcBorders>
            <w:vAlign w:val="center"/>
          </w:tcPr>
          <w:p w14:paraId="714F5C93" w14:textId="77777777" w:rsidR="00CB5C04" w:rsidRPr="000E2622" w:rsidRDefault="00CB5C04" w:rsidP="00C63909">
            <w:pPr>
              <w:jc w:val="center"/>
              <w:rPr>
                <w:moveTo w:id="2837" w:author="Micah Freedman" w:date="2022-03-11T15:01:00Z"/>
                <w:rFonts w:ascii="Arial" w:hAnsi="Arial" w:cs="Arial"/>
                <w:b/>
                <w:bCs/>
                <w:sz w:val="20"/>
                <w:szCs w:val="20"/>
              </w:rPr>
            </w:pPr>
            <w:moveTo w:id="2838" w:author="Micah Freedman" w:date="2022-03-11T15:01:00Z">
              <w:r w:rsidRPr="000E2622">
                <w:rPr>
                  <w:rFonts w:ascii="Arial" w:hAnsi="Arial" w:cs="Arial"/>
                  <w:b/>
                  <w:bCs/>
                  <w:sz w:val="20"/>
                  <w:szCs w:val="20"/>
                </w:rPr>
                <w:t>ASCU</w:t>
              </w:r>
            </w:moveTo>
          </w:p>
        </w:tc>
        <w:tc>
          <w:tcPr>
            <w:tcW w:w="839" w:type="dxa"/>
            <w:tcBorders>
              <w:top w:val="single" w:sz="4" w:space="0" w:color="auto"/>
              <w:left w:val="nil"/>
              <w:bottom w:val="single" w:sz="4" w:space="0" w:color="auto"/>
              <w:right w:val="nil"/>
            </w:tcBorders>
            <w:vAlign w:val="center"/>
          </w:tcPr>
          <w:p w14:paraId="0C9F5556" w14:textId="77777777" w:rsidR="00CB5C04" w:rsidRPr="000E2622" w:rsidRDefault="00CB5C04" w:rsidP="00C63909">
            <w:pPr>
              <w:jc w:val="center"/>
              <w:rPr>
                <w:moveTo w:id="2839" w:author="Micah Freedman" w:date="2022-03-11T15:01:00Z"/>
                <w:rFonts w:ascii="Arial" w:hAnsi="Arial" w:cs="Arial"/>
                <w:b/>
                <w:bCs/>
                <w:sz w:val="20"/>
                <w:szCs w:val="20"/>
              </w:rPr>
            </w:pPr>
            <w:moveTo w:id="2840" w:author="Micah Freedman" w:date="2022-03-11T15:01:00Z">
              <w:r w:rsidRPr="000E2622">
                <w:rPr>
                  <w:rFonts w:ascii="Arial" w:hAnsi="Arial" w:cs="Arial"/>
                  <w:b/>
                  <w:bCs/>
                  <w:sz w:val="20"/>
                  <w:szCs w:val="20"/>
                </w:rPr>
                <w:t>AINC</w:t>
              </w:r>
            </w:moveTo>
          </w:p>
        </w:tc>
        <w:tc>
          <w:tcPr>
            <w:tcW w:w="850" w:type="dxa"/>
            <w:tcBorders>
              <w:top w:val="single" w:sz="4" w:space="0" w:color="auto"/>
              <w:left w:val="nil"/>
              <w:bottom w:val="single" w:sz="4" w:space="0" w:color="auto"/>
              <w:right w:val="nil"/>
            </w:tcBorders>
            <w:vAlign w:val="center"/>
          </w:tcPr>
          <w:p w14:paraId="5799874D" w14:textId="77777777" w:rsidR="00CB5C04" w:rsidRPr="000E2622" w:rsidRDefault="00CB5C04" w:rsidP="00C63909">
            <w:pPr>
              <w:jc w:val="center"/>
              <w:rPr>
                <w:moveTo w:id="2841" w:author="Micah Freedman" w:date="2022-03-11T15:01:00Z"/>
                <w:rFonts w:ascii="Arial" w:hAnsi="Arial" w:cs="Arial"/>
                <w:b/>
                <w:bCs/>
                <w:sz w:val="20"/>
                <w:szCs w:val="20"/>
              </w:rPr>
            </w:pPr>
            <w:moveTo w:id="2842" w:author="Micah Freedman" w:date="2022-03-11T15:01:00Z">
              <w:r w:rsidRPr="000E2622">
                <w:rPr>
                  <w:rFonts w:ascii="Arial" w:hAnsi="Arial" w:cs="Arial"/>
                  <w:b/>
                  <w:bCs/>
                  <w:sz w:val="20"/>
                  <w:szCs w:val="20"/>
                </w:rPr>
                <w:t>ASFA</w:t>
              </w:r>
            </w:moveTo>
          </w:p>
        </w:tc>
        <w:tc>
          <w:tcPr>
            <w:tcW w:w="852" w:type="dxa"/>
            <w:tcBorders>
              <w:top w:val="single" w:sz="4" w:space="0" w:color="auto"/>
              <w:left w:val="nil"/>
              <w:bottom w:val="single" w:sz="4" w:space="0" w:color="auto"/>
              <w:right w:val="nil"/>
            </w:tcBorders>
            <w:vAlign w:val="center"/>
          </w:tcPr>
          <w:p w14:paraId="37E8849E" w14:textId="77777777" w:rsidR="00CB5C04" w:rsidRPr="000E2622" w:rsidRDefault="00CB5C04" w:rsidP="00C63909">
            <w:pPr>
              <w:jc w:val="center"/>
              <w:rPr>
                <w:moveTo w:id="2843" w:author="Micah Freedman" w:date="2022-03-11T15:01:00Z"/>
                <w:rFonts w:ascii="Arial" w:hAnsi="Arial" w:cs="Arial"/>
                <w:b/>
                <w:bCs/>
                <w:sz w:val="20"/>
                <w:szCs w:val="20"/>
              </w:rPr>
            </w:pPr>
            <w:moveTo w:id="2844" w:author="Micah Freedman" w:date="2022-03-11T15:01:00Z">
              <w:r w:rsidRPr="000E2622">
                <w:rPr>
                  <w:rFonts w:ascii="Arial" w:hAnsi="Arial" w:cs="Arial"/>
                  <w:b/>
                  <w:bCs/>
                  <w:sz w:val="20"/>
                  <w:szCs w:val="20"/>
                </w:rPr>
                <w:t>ASYR</w:t>
              </w:r>
            </w:moveTo>
          </w:p>
        </w:tc>
        <w:tc>
          <w:tcPr>
            <w:tcW w:w="930" w:type="dxa"/>
            <w:tcBorders>
              <w:top w:val="single" w:sz="4" w:space="0" w:color="auto"/>
              <w:left w:val="nil"/>
              <w:bottom w:val="single" w:sz="4" w:space="0" w:color="auto"/>
              <w:right w:val="single" w:sz="4" w:space="0" w:color="auto"/>
            </w:tcBorders>
            <w:vAlign w:val="center"/>
          </w:tcPr>
          <w:p w14:paraId="6E346D99" w14:textId="77777777" w:rsidR="00CB5C04" w:rsidRPr="000E2622" w:rsidRDefault="00CB5C04" w:rsidP="00C63909">
            <w:pPr>
              <w:jc w:val="center"/>
              <w:rPr>
                <w:moveTo w:id="2845" w:author="Micah Freedman" w:date="2022-03-11T15:01:00Z"/>
                <w:rFonts w:ascii="Arial" w:hAnsi="Arial" w:cs="Arial"/>
                <w:b/>
                <w:bCs/>
                <w:sz w:val="20"/>
                <w:szCs w:val="20"/>
              </w:rPr>
            </w:pPr>
            <w:moveTo w:id="2846" w:author="Micah Freedman" w:date="2022-03-11T15:01:00Z">
              <w:r w:rsidRPr="000E2622">
                <w:rPr>
                  <w:rFonts w:ascii="Arial" w:hAnsi="Arial" w:cs="Arial"/>
                  <w:b/>
                  <w:bCs/>
                  <w:sz w:val="20"/>
                  <w:szCs w:val="20"/>
                </w:rPr>
                <w:t>ASPEC</w:t>
              </w:r>
            </w:moveTo>
          </w:p>
        </w:tc>
        <w:tc>
          <w:tcPr>
            <w:tcW w:w="795" w:type="dxa"/>
            <w:tcBorders>
              <w:top w:val="single" w:sz="4" w:space="0" w:color="auto"/>
              <w:left w:val="single" w:sz="4" w:space="0" w:color="auto"/>
              <w:bottom w:val="single" w:sz="4" w:space="0" w:color="auto"/>
              <w:right w:val="single" w:sz="4" w:space="0" w:color="auto"/>
            </w:tcBorders>
            <w:vAlign w:val="center"/>
          </w:tcPr>
          <w:p w14:paraId="6C5D7C5E" w14:textId="77777777" w:rsidR="00CB5C04" w:rsidRPr="000E2622" w:rsidRDefault="00CB5C04" w:rsidP="00C63909">
            <w:pPr>
              <w:jc w:val="center"/>
              <w:rPr>
                <w:moveTo w:id="2847" w:author="Micah Freedman" w:date="2022-03-11T15:01:00Z"/>
                <w:rFonts w:ascii="Arial" w:hAnsi="Arial" w:cs="Arial"/>
                <w:b/>
                <w:bCs/>
                <w:sz w:val="20"/>
                <w:szCs w:val="20"/>
              </w:rPr>
            </w:pPr>
            <w:moveTo w:id="2848" w:author="Micah Freedman" w:date="2022-03-11T15:01:00Z">
              <w:r w:rsidRPr="000E2622">
                <w:rPr>
                  <w:rFonts w:ascii="Arial" w:hAnsi="Arial" w:cs="Arial"/>
                  <w:b/>
                  <w:bCs/>
                  <w:sz w:val="20"/>
                  <w:szCs w:val="20"/>
                </w:rPr>
                <w:t>Total</w:t>
              </w:r>
            </w:moveTo>
          </w:p>
        </w:tc>
      </w:tr>
      <w:tr w:rsidR="00283350" w:rsidRPr="000E2622" w14:paraId="46E38EC7" w14:textId="77777777" w:rsidTr="00C63909">
        <w:tc>
          <w:tcPr>
            <w:tcW w:w="1308" w:type="dxa"/>
            <w:vMerge w:val="restart"/>
            <w:tcBorders>
              <w:top w:val="single" w:sz="4" w:space="0" w:color="auto"/>
              <w:left w:val="single" w:sz="4" w:space="0" w:color="auto"/>
              <w:bottom w:val="single" w:sz="4" w:space="0" w:color="auto"/>
              <w:right w:val="nil"/>
            </w:tcBorders>
            <w:vAlign w:val="center"/>
          </w:tcPr>
          <w:p w14:paraId="148146F7" w14:textId="77777777" w:rsidR="00CB5C04" w:rsidRPr="000E2622" w:rsidRDefault="00CB5C04" w:rsidP="00C63909">
            <w:pPr>
              <w:jc w:val="center"/>
              <w:rPr>
                <w:moveTo w:id="2849" w:author="Micah Freedman" w:date="2022-03-11T15:01:00Z"/>
                <w:rFonts w:ascii="Arial" w:hAnsi="Arial" w:cs="Arial"/>
                <w:b/>
                <w:bCs/>
                <w:sz w:val="20"/>
                <w:szCs w:val="20"/>
              </w:rPr>
            </w:pPr>
            <w:moveTo w:id="2850" w:author="Micah Freedman" w:date="2022-03-11T15:01:00Z">
              <w:r w:rsidRPr="000E2622">
                <w:rPr>
                  <w:rFonts w:ascii="Arial" w:hAnsi="Arial" w:cs="Arial"/>
                  <w:b/>
                  <w:bCs/>
                  <w:sz w:val="20"/>
                  <w:szCs w:val="20"/>
                </w:rPr>
                <w:t>Australia</w:t>
              </w:r>
            </w:moveTo>
          </w:p>
        </w:tc>
        <w:tc>
          <w:tcPr>
            <w:tcW w:w="2000" w:type="dxa"/>
            <w:tcBorders>
              <w:top w:val="single" w:sz="4" w:space="0" w:color="auto"/>
              <w:left w:val="nil"/>
              <w:bottom w:val="nil"/>
              <w:right w:val="single" w:sz="4" w:space="0" w:color="auto"/>
            </w:tcBorders>
            <w:vAlign w:val="center"/>
          </w:tcPr>
          <w:p w14:paraId="3E8C3936" w14:textId="77777777" w:rsidR="00CB5C04" w:rsidRPr="000E2622" w:rsidRDefault="00CB5C04" w:rsidP="00C63909">
            <w:pPr>
              <w:jc w:val="center"/>
              <w:rPr>
                <w:moveTo w:id="2851" w:author="Micah Freedman" w:date="2022-03-11T15:01:00Z"/>
                <w:rFonts w:ascii="Arial" w:hAnsi="Arial" w:cs="Arial"/>
                <w:sz w:val="20"/>
                <w:szCs w:val="20"/>
              </w:rPr>
            </w:pPr>
            <w:moveTo w:id="2852" w:author="Micah Freedman" w:date="2022-03-11T15:01:00Z">
              <w:r w:rsidRPr="000E2622">
                <w:rPr>
                  <w:rFonts w:ascii="Arial" w:hAnsi="Arial" w:cs="Arial"/>
                  <w:sz w:val="20"/>
                  <w:szCs w:val="20"/>
                </w:rPr>
                <w:t>AU_1_2017</w:t>
              </w:r>
            </w:moveTo>
          </w:p>
        </w:tc>
        <w:tc>
          <w:tcPr>
            <w:tcW w:w="908" w:type="dxa"/>
            <w:tcBorders>
              <w:top w:val="single" w:sz="4" w:space="0" w:color="auto"/>
              <w:left w:val="single" w:sz="4" w:space="0" w:color="auto"/>
              <w:bottom w:val="nil"/>
              <w:right w:val="nil"/>
            </w:tcBorders>
            <w:vAlign w:val="center"/>
          </w:tcPr>
          <w:p w14:paraId="247BB166" w14:textId="77777777" w:rsidR="00CB5C04" w:rsidRPr="000E2622" w:rsidRDefault="00CB5C04" w:rsidP="00C63909">
            <w:pPr>
              <w:jc w:val="center"/>
              <w:rPr>
                <w:moveTo w:id="2853" w:author="Micah Freedman" w:date="2022-03-11T15:01:00Z"/>
                <w:rFonts w:ascii="Arial" w:hAnsi="Arial" w:cs="Arial"/>
                <w:sz w:val="20"/>
                <w:szCs w:val="20"/>
              </w:rPr>
            </w:pPr>
            <w:moveTo w:id="2854" w:author="Micah Freedman" w:date="2022-03-11T15:01:00Z">
              <w:r w:rsidRPr="000E2622">
                <w:rPr>
                  <w:rFonts w:ascii="Arial" w:hAnsi="Arial" w:cs="Arial"/>
                  <w:sz w:val="20"/>
                  <w:szCs w:val="20"/>
                </w:rPr>
                <w:t>9</w:t>
              </w:r>
            </w:moveTo>
          </w:p>
        </w:tc>
        <w:tc>
          <w:tcPr>
            <w:tcW w:w="871" w:type="dxa"/>
            <w:tcBorders>
              <w:top w:val="single" w:sz="4" w:space="0" w:color="auto"/>
              <w:left w:val="nil"/>
              <w:bottom w:val="nil"/>
              <w:right w:val="nil"/>
            </w:tcBorders>
            <w:vAlign w:val="center"/>
          </w:tcPr>
          <w:p w14:paraId="3851554C" w14:textId="77777777" w:rsidR="00CB5C04" w:rsidRPr="000E2622" w:rsidRDefault="00CB5C04" w:rsidP="00C63909">
            <w:pPr>
              <w:jc w:val="center"/>
              <w:rPr>
                <w:moveTo w:id="2855" w:author="Micah Freedman" w:date="2022-03-11T15:01:00Z"/>
                <w:rFonts w:ascii="Arial" w:hAnsi="Arial" w:cs="Arial"/>
                <w:sz w:val="20"/>
                <w:szCs w:val="20"/>
              </w:rPr>
            </w:pPr>
            <w:moveTo w:id="2856" w:author="Micah Freedman" w:date="2022-03-11T15:01:00Z">
              <w:r w:rsidRPr="000E2622">
                <w:rPr>
                  <w:rFonts w:ascii="Arial" w:hAnsi="Arial" w:cs="Arial"/>
                  <w:sz w:val="20"/>
                  <w:szCs w:val="20"/>
                </w:rPr>
                <w:t>3</w:t>
              </w:r>
            </w:moveTo>
          </w:p>
        </w:tc>
        <w:tc>
          <w:tcPr>
            <w:tcW w:w="839" w:type="dxa"/>
            <w:tcBorders>
              <w:top w:val="single" w:sz="4" w:space="0" w:color="auto"/>
              <w:left w:val="nil"/>
              <w:bottom w:val="nil"/>
              <w:right w:val="nil"/>
            </w:tcBorders>
            <w:vAlign w:val="center"/>
          </w:tcPr>
          <w:p w14:paraId="234203C7" w14:textId="77777777" w:rsidR="00CB5C04" w:rsidRPr="000E2622" w:rsidRDefault="00CB5C04" w:rsidP="00C63909">
            <w:pPr>
              <w:jc w:val="center"/>
              <w:rPr>
                <w:moveTo w:id="2857" w:author="Micah Freedman" w:date="2022-03-11T15:01:00Z"/>
                <w:rFonts w:ascii="Arial" w:hAnsi="Arial" w:cs="Arial"/>
                <w:sz w:val="20"/>
                <w:szCs w:val="20"/>
              </w:rPr>
            </w:pPr>
            <w:moveTo w:id="2858" w:author="Micah Freedman" w:date="2022-03-11T15:01:00Z">
              <w:r w:rsidRPr="000E2622">
                <w:rPr>
                  <w:rFonts w:ascii="Arial" w:hAnsi="Arial" w:cs="Arial"/>
                  <w:sz w:val="20"/>
                  <w:szCs w:val="20"/>
                </w:rPr>
                <w:t>0</w:t>
              </w:r>
            </w:moveTo>
          </w:p>
        </w:tc>
        <w:tc>
          <w:tcPr>
            <w:tcW w:w="850" w:type="dxa"/>
            <w:tcBorders>
              <w:top w:val="single" w:sz="4" w:space="0" w:color="auto"/>
              <w:left w:val="nil"/>
              <w:bottom w:val="nil"/>
              <w:right w:val="nil"/>
            </w:tcBorders>
            <w:vAlign w:val="center"/>
          </w:tcPr>
          <w:p w14:paraId="3697A17D" w14:textId="77777777" w:rsidR="00CB5C04" w:rsidRPr="000E2622" w:rsidRDefault="00CB5C04" w:rsidP="00C63909">
            <w:pPr>
              <w:jc w:val="center"/>
              <w:rPr>
                <w:moveTo w:id="2859" w:author="Micah Freedman" w:date="2022-03-11T15:01:00Z"/>
                <w:rFonts w:ascii="Arial" w:hAnsi="Arial" w:cs="Arial"/>
                <w:sz w:val="20"/>
                <w:szCs w:val="20"/>
              </w:rPr>
            </w:pPr>
            <w:moveTo w:id="2860" w:author="Micah Freedman" w:date="2022-03-11T15:01:00Z">
              <w:r w:rsidRPr="000E2622">
                <w:rPr>
                  <w:rFonts w:ascii="Arial" w:hAnsi="Arial" w:cs="Arial"/>
                  <w:sz w:val="20"/>
                  <w:szCs w:val="20"/>
                </w:rPr>
                <w:t>2</w:t>
              </w:r>
            </w:moveTo>
          </w:p>
        </w:tc>
        <w:tc>
          <w:tcPr>
            <w:tcW w:w="852" w:type="dxa"/>
            <w:tcBorders>
              <w:top w:val="single" w:sz="4" w:space="0" w:color="auto"/>
              <w:left w:val="nil"/>
              <w:bottom w:val="nil"/>
              <w:right w:val="nil"/>
            </w:tcBorders>
            <w:vAlign w:val="center"/>
          </w:tcPr>
          <w:p w14:paraId="721B1B17" w14:textId="77777777" w:rsidR="00CB5C04" w:rsidRPr="000E2622" w:rsidRDefault="00CB5C04" w:rsidP="00C63909">
            <w:pPr>
              <w:jc w:val="center"/>
              <w:rPr>
                <w:moveTo w:id="2861" w:author="Micah Freedman" w:date="2022-03-11T15:01:00Z"/>
                <w:rFonts w:ascii="Arial" w:hAnsi="Arial" w:cs="Arial"/>
                <w:sz w:val="20"/>
                <w:szCs w:val="20"/>
              </w:rPr>
            </w:pPr>
            <w:moveTo w:id="2862" w:author="Micah Freedman" w:date="2022-03-11T15:01:00Z">
              <w:r w:rsidRPr="000E2622">
                <w:rPr>
                  <w:rFonts w:ascii="Arial" w:hAnsi="Arial" w:cs="Arial"/>
                  <w:sz w:val="20"/>
                  <w:szCs w:val="20"/>
                </w:rPr>
                <w:t>3</w:t>
              </w:r>
            </w:moveTo>
          </w:p>
        </w:tc>
        <w:tc>
          <w:tcPr>
            <w:tcW w:w="930" w:type="dxa"/>
            <w:tcBorders>
              <w:top w:val="single" w:sz="4" w:space="0" w:color="auto"/>
              <w:left w:val="nil"/>
              <w:bottom w:val="nil"/>
              <w:right w:val="single" w:sz="4" w:space="0" w:color="auto"/>
            </w:tcBorders>
            <w:vAlign w:val="center"/>
          </w:tcPr>
          <w:p w14:paraId="14EB23AA" w14:textId="77777777" w:rsidR="00CB5C04" w:rsidRPr="000E2622" w:rsidRDefault="00CB5C04" w:rsidP="00C63909">
            <w:pPr>
              <w:jc w:val="center"/>
              <w:rPr>
                <w:moveTo w:id="2863" w:author="Micah Freedman" w:date="2022-03-11T15:01:00Z"/>
                <w:rFonts w:ascii="Arial" w:hAnsi="Arial" w:cs="Arial"/>
                <w:sz w:val="20"/>
                <w:szCs w:val="20"/>
              </w:rPr>
            </w:pPr>
            <w:moveTo w:id="2864" w:author="Micah Freedman" w:date="2022-03-11T15:01:00Z">
              <w:r w:rsidRPr="000E2622">
                <w:rPr>
                  <w:rFonts w:ascii="Arial" w:hAnsi="Arial" w:cs="Arial"/>
                  <w:sz w:val="20"/>
                  <w:szCs w:val="20"/>
                </w:rPr>
                <w:t>0</w:t>
              </w:r>
            </w:moveTo>
          </w:p>
        </w:tc>
        <w:tc>
          <w:tcPr>
            <w:tcW w:w="795" w:type="dxa"/>
            <w:tcBorders>
              <w:top w:val="single" w:sz="4" w:space="0" w:color="auto"/>
              <w:left w:val="single" w:sz="4" w:space="0" w:color="auto"/>
              <w:bottom w:val="nil"/>
              <w:right w:val="single" w:sz="4" w:space="0" w:color="auto"/>
            </w:tcBorders>
            <w:vAlign w:val="center"/>
          </w:tcPr>
          <w:p w14:paraId="1BC3F03A" w14:textId="77777777" w:rsidR="00CB5C04" w:rsidRPr="000E2622" w:rsidRDefault="00CB5C04" w:rsidP="00C63909">
            <w:pPr>
              <w:jc w:val="center"/>
              <w:rPr>
                <w:moveTo w:id="2865" w:author="Micah Freedman" w:date="2022-03-11T15:01:00Z"/>
                <w:rFonts w:ascii="Arial" w:hAnsi="Arial" w:cs="Arial"/>
                <w:sz w:val="20"/>
                <w:szCs w:val="20"/>
              </w:rPr>
            </w:pPr>
            <w:moveTo w:id="2866" w:author="Micah Freedman" w:date="2022-03-11T15:01:00Z">
              <w:r w:rsidRPr="000E2622">
                <w:rPr>
                  <w:rFonts w:ascii="Arial" w:hAnsi="Arial" w:cs="Arial"/>
                  <w:sz w:val="20"/>
                  <w:szCs w:val="20"/>
                </w:rPr>
                <w:t>17</w:t>
              </w:r>
            </w:moveTo>
          </w:p>
        </w:tc>
      </w:tr>
      <w:tr w:rsidR="00283350" w:rsidRPr="000E2622" w14:paraId="72AA56C8" w14:textId="77777777" w:rsidTr="00C63909">
        <w:tc>
          <w:tcPr>
            <w:tcW w:w="1308" w:type="dxa"/>
            <w:vMerge/>
            <w:tcBorders>
              <w:top w:val="nil"/>
              <w:left w:val="single" w:sz="4" w:space="0" w:color="auto"/>
              <w:bottom w:val="single" w:sz="4" w:space="0" w:color="auto"/>
              <w:right w:val="nil"/>
            </w:tcBorders>
            <w:vAlign w:val="center"/>
          </w:tcPr>
          <w:p w14:paraId="22E93A7E" w14:textId="77777777" w:rsidR="00CB5C04" w:rsidRPr="000E2622" w:rsidRDefault="00CB5C04" w:rsidP="00C63909">
            <w:pPr>
              <w:jc w:val="center"/>
              <w:rPr>
                <w:moveTo w:id="2867"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6875B136" w14:textId="77777777" w:rsidR="00CB5C04" w:rsidRPr="000E2622" w:rsidRDefault="00CB5C04" w:rsidP="00C63909">
            <w:pPr>
              <w:jc w:val="center"/>
              <w:rPr>
                <w:moveTo w:id="2868" w:author="Micah Freedman" w:date="2022-03-11T15:01:00Z"/>
                <w:rFonts w:ascii="Arial" w:hAnsi="Arial" w:cs="Arial"/>
                <w:sz w:val="20"/>
                <w:szCs w:val="20"/>
              </w:rPr>
            </w:pPr>
            <w:moveTo w:id="2869" w:author="Micah Freedman" w:date="2022-03-11T15:01:00Z">
              <w:r w:rsidRPr="000E2622">
                <w:rPr>
                  <w:rFonts w:ascii="Arial" w:hAnsi="Arial" w:cs="Arial"/>
                  <w:sz w:val="20"/>
                  <w:szCs w:val="20"/>
                </w:rPr>
                <w:t>AU_A1_2018</w:t>
              </w:r>
            </w:moveTo>
          </w:p>
        </w:tc>
        <w:tc>
          <w:tcPr>
            <w:tcW w:w="908" w:type="dxa"/>
            <w:tcBorders>
              <w:top w:val="nil"/>
              <w:left w:val="single" w:sz="4" w:space="0" w:color="auto"/>
              <w:bottom w:val="nil"/>
              <w:right w:val="nil"/>
            </w:tcBorders>
            <w:vAlign w:val="center"/>
          </w:tcPr>
          <w:p w14:paraId="061C62BA" w14:textId="77777777" w:rsidR="00CB5C04" w:rsidRPr="000E2622" w:rsidRDefault="00CB5C04" w:rsidP="00C63909">
            <w:pPr>
              <w:jc w:val="center"/>
              <w:rPr>
                <w:moveTo w:id="2870" w:author="Micah Freedman" w:date="2022-03-11T15:01:00Z"/>
                <w:rFonts w:ascii="Arial" w:hAnsi="Arial" w:cs="Arial"/>
                <w:sz w:val="20"/>
                <w:szCs w:val="20"/>
              </w:rPr>
            </w:pPr>
            <w:moveTo w:id="2871" w:author="Micah Freedman" w:date="2022-03-11T15:01:00Z">
              <w:r w:rsidRPr="000E2622">
                <w:rPr>
                  <w:rFonts w:ascii="Arial" w:hAnsi="Arial" w:cs="Arial"/>
                  <w:sz w:val="20"/>
                  <w:szCs w:val="20"/>
                </w:rPr>
                <w:t>3</w:t>
              </w:r>
            </w:moveTo>
          </w:p>
        </w:tc>
        <w:tc>
          <w:tcPr>
            <w:tcW w:w="871" w:type="dxa"/>
            <w:tcBorders>
              <w:top w:val="nil"/>
              <w:left w:val="nil"/>
              <w:bottom w:val="nil"/>
              <w:right w:val="nil"/>
            </w:tcBorders>
            <w:vAlign w:val="center"/>
          </w:tcPr>
          <w:p w14:paraId="0A042196" w14:textId="77777777" w:rsidR="00CB5C04" w:rsidRPr="000E2622" w:rsidRDefault="00CB5C04" w:rsidP="00C63909">
            <w:pPr>
              <w:jc w:val="center"/>
              <w:rPr>
                <w:moveTo w:id="2872" w:author="Micah Freedman" w:date="2022-03-11T15:01:00Z"/>
                <w:rFonts w:ascii="Arial" w:hAnsi="Arial" w:cs="Arial"/>
                <w:sz w:val="20"/>
                <w:szCs w:val="20"/>
              </w:rPr>
            </w:pPr>
            <w:moveTo w:id="2873" w:author="Micah Freedman" w:date="2022-03-11T15:01:00Z">
              <w:r w:rsidRPr="000E2622">
                <w:rPr>
                  <w:rFonts w:ascii="Arial" w:hAnsi="Arial" w:cs="Arial"/>
                  <w:sz w:val="20"/>
                  <w:szCs w:val="20"/>
                </w:rPr>
                <w:t>0</w:t>
              </w:r>
            </w:moveTo>
          </w:p>
        </w:tc>
        <w:tc>
          <w:tcPr>
            <w:tcW w:w="839" w:type="dxa"/>
            <w:tcBorders>
              <w:top w:val="nil"/>
              <w:left w:val="nil"/>
              <w:bottom w:val="nil"/>
              <w:right w:val="nil"/>
            </w:tcBorders>
            <w:vAlign w:val="center"/>
          </w:tcPr>
          <w:p w14:paraId="5B892AD1" w14:textId="77777777" w:rsidR="00CB5C04" w:rsidRPr="000E2622" w:rsidRDefault="00CB5C04" w:rsidP="00C63909">
            <w:pPr>
              <w:jc w:val="center"/>
              <w:rPr>
                <w:moveTo w:id="2874" w:author="Micah Freedman" w:date="2022-03-11T15:01:00Z"/>
                <w:rFonts w:ascii="Arial" w:hAnsi="Arial" w:cs="Arial"/>
                <w:sz w:val="20"/>
                <w:szCs w:val="20"/>
              </w:rPr>
            </w:pPr>
            <w:moveTo w:id="2875"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383C7E06" w14:textId="77777777" w:rsidR="00CB5C04" w:rsidRPr="000E2622" w:rsidRDefault="00CB5C04" w:rsidP="00C63909">
            <w:pPr>
              <w:jc w:val="center"/>
              <w:rPr>
                <w:moveTo w:id="2876" w:author="Micah Freedman" w:date="2022-03-11T15:01:00Z"/>
                <w:rFonts w:ascii="Arial" w:hAnsi="Arial" w:cs="Arial"/>
                <w:sz w:val="20"/>
                <w:szCs w:val="20"/>
              </w:rPr>
            </w:pPr>
            <w:moveTo w:id="2877"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03BB8DD1" w14:textId="77777777" w:rsidR="00CB5C04" w:rsidRPr="000E2622" w:rsidRDefault="00CB5C04" w:rsidP="00C63909">
            <w:pPr>
              <w:jc w:val="center"/>
              <w:rPr>
                <w:moveTo w:id="2878" w:author="Micah Freedman" w:date="2022-03-11T15:01:00Z"/>
                <w:rFonts w:ascii="Arial" w:hAnsi="Arial" w:cs="Arial"/>
                <w:sz w:val="20"/>
                <w:szCs w:val="20"/>
              </w:rPr>
            </w:pPr>
            <w:moveTo w:id="2879"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4D3C320A" w14:textId="77777777" w:rsidR="00CB5C04" w:rsidRPr="000E2622" w:rsidRDefault="00CB5C04" w:rsidP="00C63909">
            <w:pPr>
              <w:jc w:val="center"/>
              <w:rPr>
                <w:moveTo w:id="2880" w:author="Micah Freedman" w:date="2022-03-11T15:01:00Z"/>
                <w:rFonts w:ascii="Arial" w:hAnsi="Arial" w:cs="Arial"/>
                <w:sz w:val="20"/>
                <w:szCs w:val="20"/>
              </w:rPr>
            </w:pPr>
            <w:moveTo w:id="2881" w:author="Micah Freedman" w:date="2022-03-11T15:01:00Z">
              <w:r w:rsidRPr="000E2622">
                <w:rPr>
                  <w:rFonts w:ascii="Arial" w:hAnsi="Arial" w:cs="Arial"/>
                  <w:sz w:val="20"/>
                  <w:szCs w:val="20"/>
                </w:rPr>
                <w:t>2</w:t>
              </w:r>
            </w:moveTo>
          </w:p>
        </w:tc>
        <w:tc>
          <w:tcPr>
            <w:tcW w:w="795" w:type="dxa"/>
            <w:tcBorders>
              <w:top w:val="nil"/>
              <w:left w:val="single" w:sz="4" w:space="0" w:color="auto"/>
              <w:bottom w:val="nil"/>
              <w:right w:val="single" w:sz="4" w:space="0" w:color="auto"/>
            </w:tcBorders>
            <w:vAlign w:val="center"/>
          </w:tcPr>
          <w:p w14:paraId="19587C6E" w14:textId="77777777" w:rsidR="00CB5C04" w:rsidRPr="000E2622" w:rsidRDefault="00CB5C04" w:rsidP="00C63909">
            <w:pPr>
              <w:jc w:val="center"/>
              <w:rPr>
                <w:moveTo w:id="2882" w:author="Micah Freedman" w:date="2022-03-11T15:01:00Z"/>
                <w:rFonts w:ascii="Arial" w:hAnsi="Arial" w:cs="Arial"/>
                <w:sz w:val="20"/>
                <w:szCs w:val="20"/>
              </w:rPr>
            </w:pPr>
            <w:moveTo w:id="2883" w:author="Micah Freedman" w:date="2022-03-11T15:01:00Z">
              <w:r w:rsidRPr="000E2622">
                <w:rPr>
                  <w:rFonts w:ascii="Arial" w:hAnsi="Arial" w:cs="Arial"/>
                  <w:sz w:val="20"/>
                  <w:szCs w:val="20"/>
                </w:rPr>
                <w:t>8</w:t>
              </w:r>
            </w:moveTo>
          </w:p>
        </w:tc>
      </w:tr>
      <w:tr w:rsidR="00283350" w:rsidRPr="000E2622" w14:paraId="44D60F18" w14:textId="77777777" w:rsidTr="00C63909">
        <w:tc>
          <w:tcPr>
            <w:tcW w:w="1308" w:type="dxa"/>
            <w:vMerge/>
            <w:tcBorders>
              <w:top w:val="nil"/>
              <w:left w:val="single" w:sz="4" w:space="0" w:color="auto"/>
              <w:bottom w:val="single" w:sz="4" w:space="0" w:color="auto"/>
              <w:right w:val="nil"/>
            </w:tcBorders>
            <w:vAlign w:val="center"/>
          </w:tcPr>
          <w:p w14:paraId="0BD03A29" w14:textId="77777777" w:rsidR="00CB5C04" w:rsidRPr="000E2622" w:rsidRDefault="00CB5C04" w:rsidP="00C63909">
            <w:pPr>
              <w:jc w:val="center"/>
              <w:rPr>
                <w:moveTo w:id="2884"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4E53E1FA" w14:textId="77777777" w:rsidR="00CB5C04" w:rsidRPr="000E2622" w:rsidRDefault="00CB5C04" w:rsidP="00C63909">
            <w:pPr>
              <w:jc w:val="center"/>
              <w:rPr>
                <w:moveTo w:id="2885" w:author="Micah Freedman" w:date="2022-03-11T15:01:00Z"/>
                <w:rFonts w:ascii="Arial" w:hAnsi="Arial" w:cs="Arial"/>
                <w:sz w:val="20"/>
                <w:szCs w:val="20"/>
              </w:rPr>
            </w:pPr>
            <w:moveTo w:id="2886" w:author="Micah Freedman" w:date="2022-03-11T15:01:00Z">
              <w:r w:rsidRPr="000E2622">
                <w:rPr>
                  <w:rFonts w:ascii="Arial" w:hAnsi="Arial" w:cs="Arial"/>
                  <w:sz w:val="20"/>
                  <w:szCs w:val="20"/>
                </w:rPr>
                <w:t>AU_A10_2018</w:t>
              </w:r>
            </w:moveTo>
          </w:p>
        </w:tc>
        <w:tc>
          <w:tcPr>
            <w:tcW w:w="908" w:type="dxa"/>
            <w:tcBorders>
              <w:top w:val="nil"/>
              <w:left w:val="single" w:sz="4" w:space="0" w:color="auto"/>
              <w:bottom w:val="nil"/>
              <w:right w:val="nil"/>
            </w:tcBorders>
            <w:vAlign w:val="center"/>
          </w:tcPr>
          <w:p w14:paraId="03111EAC" w14:textId="77777777" w:rsidR="00CB5C04" w:rsidRPr="000E2622" w:rsidRDefault="00CB5C04" w:rsidP="00C63909">
            <w:pPr>
              <w:jc w:val="center"/>
              <w:rPr>
                <w:moveTo w:id="2887" w:author="Micah Freedman" w:date="2022-03-11T15:01:00Z"/>
                <w:rFonts w:ascii="Arial" w:hAnsi="Arial" w:cs="Arial"/>
                <w:sz w:val="20"/>
                <w:szCs w:val="20"/>
              </w:rPr>
            </w:pPr>
            <w:moveTo w:id="2888"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42D260B6" w14:textId="77777777" w:rsidR="00CB5C04" w:rsidRPr="000E2622" w:rsidRDefault="00CB5C04" w:rsidP="00C63909">
            <w:pPr>
              <w:jc w:val="center"/>
              <w:rPr>
                <w:moveTo w:id="2889" w:author="Micah Freedman" w:date="2022-03-11T15:01:00Z"/>
                <w:rFonts w:ascii="Arial" w:hAnsi="Arial" w:cs="Arial"/>
                <w:sz w:val="20"/>
                <w:szCs w:val="20"/>
              </w:rPr>
            </w:pPr>
            <w:moveTo w:id="2890" w:author="Micah Freedman" w:date="2022-03-11T15:01:00Z">
              <w:r w:rsidRPr="000E2622">
                <w:rPr>
                  <w:rFonts w:ascii="Arial" w:hAnsi="Arial" w:cs="Arial"/>
                  <w:sz w:val="20"/>
                  <w:szCs w:val="20"/>
                </w:rPr>
                <w:t>0</w:t>
              </w:r>
            </w:moveTo>
          </w:p>
        </w:tc>
        <w:tc>
          <w:tcPr>
            <w:tcW w:w="839" w:type="dxa"/>
            <w:tcBorders>
              <w:top w:val="nil"/>
              <w:left w:val="nil"/>
              <w:bottom w:val="nil"/>
              <w:right w:val="nil"/>
            </w:tcBorders>
            <w:vAlign w:val="center"/>
          </w:tcPr>
          <w:p w14:paraId="1BD4F0C0" w14:textId="77777777" w:rsidR="00CB5C04" w:rsidRPr="000E2622" w:rsidRDefault="00CB5C04" w:rsidP="00C63909">
            <w:pPr>
              <w:jc w:val="center"/>
              <w:rPr>
                <w:moveTo w:id="2891" w:author="Micah Freedman" w:date="2022-03-11T15:01:00Z"/>
                <w:rFonts w:ascii="Arial" w:hAnsi="Arial" w:cs="Arial"/>
                <w:sz w:val="20"/>
                <w:szCs w:val="20"/>
              </w:rPr>
            </w:pPr>
            <w:moveTo w:id="2892"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5324BCEE" w14:textId="77777777" w:rsidR="00CB5C04" w:rsidRPr="000E2622" w:rsidRDefault="00CB5C04" w:rsidP="00C63909">
            <w:pPr>
              <w:jc w:val="center"/>
              <w:rPr>
                <w:moveTo w:id="2893" w:author="Micah Freedman" w:date="2022-03-11T15:01:00Z"/>
                <w:rFonts w:ascii="Arial" w:hAnsi="Arial" w:cs="Arial"/>
                <w:sz w:val="20"/>
                <w:szCs w:val="20"/>
              </w:rPr>
            </w:pPr>
            <w:moveTo w:id="2894"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4370E5BB" w14:textId="77777777" w:rsidR="00CB5C04" w:rsidRPr="000E2622" w:rsidRDefault="00CB5C04" w:rsidP="00C63909">
            <w:pPr>
              <w:jc w:val="center"/>
              <w:rPr>
                <w:moveTo w:id="2895" w:author="Micah Freedman" w:date="2022-03-11T15:01:00Z"/>
                <w:rFonts w:ascii="Arial" w:hAnsi="Arial" w:cs="Arial"/>
                <w:sz w:val="20"/>
                <w:szCs w:val="20"/>
              </w:rPr>
            </w:pPr>
            <w:moveTo w:id="2896"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5D2A06A8" w14:textId="77777777" w:rsidR="00CB5C04" w:rsidRPr="000E2622" w:rsidRDefault="00CB5C04" w:rsidP="00C63909">
            <w:pPr>
              <w:jc w:val="center"/>
              <w:rPr>
                <w:moveTo w:id="2897" w:author="Micah Freedman" w:date="2022-03-11T15:01:00Z"/>
                <w:rFonts w:ascii="Arial" w:hAnsi="Arial" w:cs="Arial"/>
                <w:sz w:val="20"/>
                <w:szCs w:val="20"/>
              </w:rPr>
            </w:pPr>
            <w:moveTo w:id="2898"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304E3F10" w14:textId="77777777" w:rsidR="00CB5C04" w:rsidRPr="000E2622" w:rsidRDefault="00CB5C04" w:rsidP="00C63909">
            <w:pPr>
              <w:jc w:val="center"/>
              <w:rPr>
                <w:moveTo w:id="2899" w:author="Micah Freedman" w:date="2022-03-11T15:01:00Z"/>
                <w:rFonts w:ascii="Arial" w:hAnsi="Arial" w:cs="Arial"/>
                <w:sz w:val="20"/>
                <w:szCs w:val="20"/>
              </w:rPr>
            </w:pPr>
            <w:moveTo w:id="2900" w:author="Micah Freedman" w:date="2022-03-11T15:01:00Z">
              <w:r w:rsidRPr="000E2622">
                <w:rPr>
                  <w:rFonts w:ascii="Arial" w:hAnsi="Arial" w:cs="Arial"/>
                  <w:sz w:val="20"/>
                  <w:szCs w:val="20"/>
                </w:rPr>
                <w:t>3</w:t>
              </w:r>
            </w:moveTo>
          </w:p>
        </w:tc>
      </w:tr>
      <w:tr w:rsidR="00283350" w:rsidRPr="000E2622" w14:paraId="739A1FDF" w14:textId="77777777" w:rsidTr="00C63909">
        <w:tc>
          <w:tcPr>
            <w:tcW w:w="1308" w:type="dxa"/>
            <w:vMerge/>
            <w:tcBorders>
              <w:top w:val="nil"/>
              <w:left w:val="single" w:sz="4" w:space="0" w:color="auto"/>
              <w:bottom w:val="single" w:sz="4" w:space="0" w:color="auto"/>
              <w:right w:val="nil"/>
            </w:tcBorders>
            <w:vAlign w:val="center"/>
          </w:tcPr>
          <w:p w14:paraId="630DF418" w14:textId="77777777" w:rsidR="00CB5C04" w:rsidRPr="000E2622" w:rsidRDefault="00CB5C04" w:rsidP="00C63909">
            <w:pPr>
              <w:jc w:val="center"/>
              <w:rPr>
                <w:moveTo w:id="2901"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295A1789" w14:textId="77777777" w:rsidR="00CB5C04" w:rsidRPr="000E2622" w:rsidRDefault="00CB5C04" w:rsidP="00C63909">
            <w:pPr>
              <w:jc w:val="center"/>
              <w:rPr>
                <w:moveTo w:id="2902" w:author="Micah Freedman" w:date="2022-03-11T15:01:00Z"/>
                <w:rFonts w:ascii="Arial" w:hAnsi="Arial" w:cs="Arial"/>
                <w:sz w:val="20"/>
                <w:szCs w:val="20"/>
              </w:rPr>
            </w:pPr>
            <w:moveTo w:id="2903" w:author="Micah Freedman" w:date="2022-03-11T15:01:00Z">
              <w:r w:rsidRPr="000E2622">
                <w:rPr>
                  <w:rFonts w:ascii="Arial" w:hAnsi="Arial" w:cs="Arial"/>
                  <w:sz w:val="20"/>
                  <w:szCs w:val="20"/>
                </w:rPr>
                <w:t>AU_A11_2018</w:t>
              </w:r>
            </w:moveTo>
          </w:p>
        </w:tc>
        <w:tc>
          <w:tcPr>
            <w:tcW w:w="908" w:type="dxa"/>
            <w:tcBorders>
              <w:top w:val="nil"/>
              <w:left w:val="single" w:sz="4" w:space="0" w:color="auto"/>
              <w:bottom w:val="nil"/>
              <w:right w:val="nil"/>
            </w:tcBorders>
            <w:vAlign w:val="center"/>
          </w:tcPr>
          <w:p w14:paraId="00459BF2" w14:textId="77777777" w:rsidR="00CB5C04" w:rsidRPr="000E2622" w:rsidRDefault="00CB5C04" w:rsidP="00C63909">
            <w:pPr>
              <w:jc w:val="center"/>
              <w:rPr>
                <w:moveTo w:id="2904" w:author="Micah Freedman" w:date="2022-03-11T15:01:00Z"/>
                <w:rFonts w:ascii="Arial" w:hAnsi="Arial" w:cs="Arial"/>
                <w:sz w:val="20"/>
                <w:szCs w:val="20"/>
              </w:rPr>
            </w:pPr>
            <w:moveTo w:id="2905"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097C36BC" w14:textId="77777777" w:rsidR="00CB5C04" w:rsidRPr="000E2622" w:rsidRDefault="00CB5C04" w:rsidP="00C63909">
            <w:pPr>
              <w:jc w:val="center"/>
              <w:rPr>
                <w:moveTo w:id="2906" w:author="Micah Freedman" w:date="2022-03-11T15:01:00Z"/>
                <w:rFonts w:ascii="Arial" w:hAnsi="Arial" w:cs="Arial"/>
                <w:sz w:val="20"/>
                <w:szCs w:val="20"/>
              </w:rPr>
            </w:pPr>
            <w:moveTo w:id="2907" w:author="Micah Freedman" w:date="2022-03-11T15:01:00Z">
              <w:r w:rsidRPr="000E2622">
                <w:rPr>
                  <w:rFonts w:ascii="Arial" w:hAnsi="Arial" w:cs="Arial"/>
                  <w:sz w:val="20"/>
                  <w:szCs w:val="20"/>
                </w:rPr>
                <w:t>0</w:t>
              </w:r>
            </w:moveTo>
          </w:p>
        </w:tc>
        <w:tc>
          <w:tcPr>
            <w:tcW w:w="839" w:type="dxa"/>
            <w:tcBorders>
              <w:top w:val="nil"/>
              <w:left w:val="nil"/>
              <w:bottom w:val="nil"/>
              <w:right w:val="nil"/>
            </w:tcBorders>
            <w:vAlign w:val="center"/>
          </w:tcPr>
          <w:p w14:paraId="7D4C7707" w14:textId="77777777" w:rsidR="00CB5C04" w:rsidRPr="000E2622" w:rsidRDefault="00CB5C04" w:rsidP="00C63909">
            <w:pPr>
              <w:jc w:val="center"/>
              <w:rPr>
                <w:moveTo w:id="2908" w:author="Micah Freedman" w:date="2022-03-11T15:01:00Z"/>
                <w:rFonts w:ascii="Arial" w:hAnsi="Arial" w:cs="Arial"/>
                <w:sz w:val="20"/>
                <w:szCs w:val="20"/>
              </w:rPr>
            </w:pPr>
            <w:moveTo w:id="2909"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797F409D" w14:textId="77777777" w:rsidR="00CB5C04" w:rsidRPr="000E2622" w:rsidRDefault="00CB5C04" w:rsidP="00C63909">
            <w:pPr>
              <w:jc w:val="center"/>
              <w:rPr>
                <w:moveTo w:id="2910" w:author="Micah Freedman" w:date="2022-03-11T15:01:00Z"/>
                <w:rFonts w:ascii="Arial" w:hAnsi="Arial" w:cs="Arial"/>
                <w:sz w:val="20"/>
                <w:szCs w:val="20"/>
              </w:rPr>
            </w:pPr>
            <w:moveTo w:id="2911"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21DECC7C" w14:textId="77777777" w:rsidR="00CB5C04" w:rsidRPr="000E2622" w:rsidRDefault="00CB5C04" w:rsidP="00C63909">
            <w:pPr>
              <w:jc w:val="center"/>
              <w:rPr>
                <w:moveTo w:id="2912" w:author="Micah Freedman" w:date="2022-03-11T15:01:00Z"/>
                <w:rFonts w:ascii="Arial" w:hAnsi="Arial" w:cs="Arial"/>
                <w:sz w:val="20"/>
                <w:szCs w:val="20"/>
              </w:rPr>
            </w:pPr>
            <w:moveTo w:id="2913"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7B5777DA" w14:textId="77777777" w:rsidR="00CB5C04" w:rsidRPr="000E2622" w:rsidRDefault="00CB5C04" w:rsidP="00C63909">
            <w:pPr>
              <w:jc w:val="center"/>
              <w:rPr>
                <w:moveTo w:id="2914" w:author="Micah Freedman" w:date="2022-03-11T15:01:00Z"/>
                <w:rFonts w:ascii="Arial" w:hAnsi="Arial" w:cs="Arial"/>
                <w:sz w:val="20"/>
                <w:szCs w:val="20"/>
              </w:rPr>
            </w:pPr>
            <w:moveTo w:id="2915"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659DD8FC" w14:textId="77777777" w:rsidR="00CB5C04" w:rsidRPr="000E2622" w:rsidRDefault="00CB5C04" w:rsidP="00C63909">
            <w:pPr>
              <w:jc w:val="center"/>
              <w:rPr>
                <w:moveTo w:id="2916" w:author="Micah Freedman" w:date="2022-03-11T15:01:00Z"/>
                <w:rFonts w:ascii="Arial" w:hAnsi="Arial" w:cs="Arial"/>
                <w:sz w:val="20"/>
                <w:szCs w:val="20"/>
              </w:rPr>
            </w:pPr>
            <w:moveTo w:id="2917" w:author="Micah Freedman" w:date="2022-03-11T15:01:00Z">
              <w:r w:rsidRPr="000E2622">
                <w:rPr>
                  <w:rFonts w:ascii="Arial" w:hAnsi="Arial" w:cs="Arial"/>
                  <w:sz w:val="20"/>
                  <w:szCs w:val="20"/>
                </w:rPr>
                <w:t>1</w:t>
              </w:r>
            </w:moveTo>
          </w:p>
        </w:tc>
      </w:tr>
      <w:tr w:rsidR="00283350" w:rsidRPr="000E2622" w14:paraId="6CC92ED1" w14:textId="77777777" w:rsidTr="00C63909">
        <w:tc>
          <w:tcPr>
            <w:tcW w:w="1308" w:type="dxa"/>
            <w:vMerge/>
            <w:tcBorders>
              <w:top w:val="nil"/>
              <w:left w:val="single" w:sz="4" w:space="0" w:color="auto"/>
              <w:bottom w:val="single" w:sz="4" w:space="0" w:color="auto"/>
              <w:right w:val="nil"/>
            </w:tcBorders>
            <w:vAlign w:val="center"/>
          </w:tcPr>
          <w:p w14:paraId="7AC5B687" w14:textId="77777777" w:rsidR="00CB5C04" w:rsidRPr="000E2622" w:rsidRDefault="00CB5C04" w:rsidP="00C63909">
            <w:pPr>
              <w:jc w:val="center"/>
              <w:rPr>
                <w:moveTo w:id="2918"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0DF85773" w14:textId="77777777" w:rsidR="00CB5C04" w:rsidRPr="000E2622" w:rsidRDefault="00CB5C04" w:rsidP="00C63909">
            <w:pPr>
              <w:jc w:val="center"/>
              <w:rPr>
                <w:moveTo w:id="2919" w:author="Micah Freedman" w:date="2022-03-11T15:01:00Z"/>
                <w:rFonts w:ascii="Arial" w:hAnsi="Arial" w:cs="Arial"/>
                <w:sz w:val="20"/>
                <w:szCs w:val="20"/>
              </w:rPr>
            </w:pPr>
            <w:moveTo w:id="2920" w:author="Micah Freedman" w:date="2022-03-11T15:01:00Z">
              <w:r w:rsidRPr="000E2622">
                <w:rPr>
                  <w:rFonts w:ascii="Arial" w:hAnsi="Arial" w:cs="Arial"/>
                  <w:sz w:val="20"/>
                  <w:szCs w:val="20"/>
                </w:rPr>
                <w:t>AU_A12_2018</w:t>
              </w:r>
            </w:moveTo>
          </w:p>
        </w:tc>
        <w:tc>
          <w:tcPr>
            <w:tcW w:w="908" w:type="dxa"/>
            <w:tcBorders>
              <w:top w:val="nil"/>
              <w:left w:val="single" w:sz="4" w:space="0" w:color="auto"/>
              <w:bottom w:val="nil"/>
              <w:right w:val="nil"/>
            </w:tcBorders>
            <w:vAlign w:val="center"/>
          </w:tcPr>
          <w:p w14:paraId="0B3F9ABE" w14:textId="77777777" w:rsidR="00CB5C04" w:rsidRPr="000E2622" w:rsidRDefault="00CB5C04" w:rsidP="00C63909">
            <w:pPr>
              <w:jc w:val="center"/>
              <w:rPr>
                <w:moveTo w:id="2921" w:author="Micah Freedman" w:date="2022-03-11T15:01:00Z"/>
                <w:rFonts w:ascii="Arial" w:hAnsi="Arial" w:cs="Arial"/>
                <w:sz w:val="20"/>
                <w:szCs w:val="20"/>
              </w:rPr>
            </w:pPr>
            <w:moveTo w:id="2922" w:author="Micah Freedman" w:date="2022-03-11T15:01:00Z">
              <w:r w:rsidRPr="000E2622">
                <w:rPr>
                  <w:rFonts w:ascii="Arial" w:hAnsi="Arial" w:cs="Arial"/>
                  <w:sz w:val="20"/>
                  <w:szCs w:val="20"/>
                </w:rPr>
                <w:t>2</w:t>
              </w:r>
            </w:moveTo>
          </w:p>
        </w:tc>
        <w:tc>
          <w:tcPr>
            <w:tcW w:w="871" w:type="dxa"/>
            <w:tcBorders>
              <w:top w:val="nil"/>
              <w:left w:val="nil"/>
              <w:bottom w:val="nil"/>
              <w:right w:val="nil"/>
            </w:tcBorders>
            <w:vAlign w:val="center"/>
          </w:tcPr>
          <w:p w14:paraId="222014D6" w14:textId="77777777" w:rsidR="00CB5C04" w:rsidRPr="000E2622" w:rsidRDefault="00CB5C04" w:rsidP="00C63909">
            <w:pPr>
              <w:jc w:val="center"/>
              <w:rPr>
                <w:moveTo w:id="2923" w:author="Micah Freedman" w:date="2022-03-11T15:01:00Z"/>
                <w:rFonts w:ascii="Arial" w:hAnsi="Arial" w:cs="Arial"/>
                <w:sz w:val="20"/>
                <w:szCs w:val="20"/>
              </w:rPr>
            </w:pPr>
            <w:moveTo w:id="2924" w:author="Micah Freedman" w:date="2022-03-11T15:01:00Z">
              <w:r w:rsidRPr="000E2622">
                <w:rPr>
                  <w:rFonts w:ascii="Arial" w:hAnsi="Arial" w:cs="Arial"/>
                  <w:sz w:val="20"/>
                  <w:szCs w:val="20"/>
                </w:rPr>
                <w:t>2</w:t>
              </w:r>
            </w:moveTo>
          </w:p>
        </w:tc>
        <w:tc>
          <w:tcPr>
            <w:tcW w:w="839" w:type="dxa"/>
            <w:tcBorders>
              <w:top w:val="nil"/>
              <w:left w:val="nil"/>
              <w:bottom w:val="nil"/>
              <w:right w:val="nil"/>
            </w:tcBorders>
            <w:vAlign w:val="center"/>
          </w:tcPr>
          <w:p w14:paraId="43CC16DB" w14:textId="77777777" w:rsidR="00CB5C04" w:rsidRPr="000E2622" w:rsidRDefault="00CB5C04" w:rsidP="00C63909">
            <w:pPr>
              <w:jc w:val="center"/>
              <w:rPr>
                <w:moveTo w:id="2925" w:author="Micah Freedman" w:date="2022-03-11T15:01:00Z"/>
                <w:rFonts w:ascii="Arial" w:hAnsi="Arial" w:cs="Arial"/>
                <w:sz w:val="20"/>
                <w:szCs w:val="20"/>
              </w:rPr>
            </w:pPr>
            <w:moveTo w:id="2926"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0795A37B" w14:textId="77777777" w:rsidR="00CB5C04" w:rsidRPr="000E2622" w:rsidRDefault="00CB5C04" w:rsidP="00C63909">
            <w:pPr>
              <w:jc w:val="center"/>
              <w:rPr>
                <w:moveTo w:id="2927" w:author="Micah Freedman" w:date="2022-03-11T15:01:00Z"/>
                <w:rFonts w:ascii="Arial" w:hAnsi="Arial" w:cs="Arial"/>
                <w:sz w:val="20"/>
                <w:szCs w:val="20"/>
              </w:rPr>
            </w:pPr>
            <w:moveTo w:id="2928"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12AD69F2" w14:textId="77777777" w:rsidR="00CB5C04" w:rsidRPr="000E2622" w:rsidRDefault="00CB5C04" w:rsidP="00C63909">
            <w:pPr>
              <w:jc w:val="center"/>
              <w:rPr>
                <w:moveTo w:id="2929" w:author="Micah Freedman" w:date="2022-03-11T15:01:00Z"/>
                <w:rFonts w:ascii="Arial" w:hAnsi="Arial" w:cs="Arial"/>
                <w:sz w:val="20"/>
                <w:szCs w:val="20"/>
              </w:rPr>
            </w:pPr>
            <w:moveTo w:id="2930" w:author="Micah Freedman" w:date="2022-03-11T15:01:00Z">
              <w:r w:rsidRPr="000E2622">
                <w:rPr>
                  <w:rFonts w:ascii="Arial" w:hAnsi="Arial" w:cs="Arial"/>
                  <w:sz w:val="20"/>
                  <w:szCs w:val="20"/>
                </w:rPr>
                <w:t>2</w:t>
              </w:r>
            </w:moveTo>
          </w:p>
        </w:tc>
        <w:tc>
          <w:tcPr>
            <w:tcW w:w="930" w:type="dxa"/>
            <w:tcBorders>
              <w:top w:val="nil"/>
              <w:left w:val="nil"/>
              <w:bottom w:val="nil"/>
              <w:right w:val="single" w:sz="4" w:space="0" w:color="auto"/>
            </w:tcBorders>
            <w:vAlign w:val="center"/>
          </w:tcPr>
          <w:p w14:paraId="21C62E99" w14:textId="77777777" w:rsidR="00CB5C04" w:rsidRPr="000E2622" w:rsidRDefault="00CB5C04" w:rsidP="00C63909">
            <w:pPr>
              <w:jc w:val="center"/>
              <w:rPr>
                <w:moveTo w:id="2931" w:author="Micah Freedman" w:date="2022-03-11T15:01:00Z"/>
                <w:rFonts w:ascii="Arial" w:hAnsi="Arial" w:cs="Arial"/>
                <w:sz w:val="20"/>
                <w:szCs w:val="20"/>
              </w:rPr>
            </w:pPr>
            <w:moveTo w:id="2932" w:author="Micah Freedman" w:date="2022-03-11T15:01:00Z">
              <w:r w:rsidRPr="000E2622">
                <w:rPr>
                  <w:rFonts w:ascii="Arial" w:hAnsi="Arial" w:cs="Arial"/>
                  <w:sz w:val="20"/>
                  <w:szCs w:val="20"/>
                </w:rPr>
                <w:t>2</w:t>
              </w:r>
            </w:moveTo>
          </w:p>
        </w:tc>
        <w:tc>
          <w:tcPr>
            <w:tcW w:w="795" w:type="dxa"/>
            <w:tcBorders>
              <w:top w:val="nil"/>
              <w:left w:val="single" w:sz="4" w:space="0" w:color="auto"/>
              <w:bottom w:val="nil"/>
              <w:right w:val="single" w:sz="4" w:space="0" w:color="auto"/>
            </w:tcBorders>
            <w:vAlign w:val="center"/>
          </w:tcPr>
          <w:p w14:paraId="4AF67A93" w14:textId="77777777" w:rsidR="00CB5C04" w:rsidRPr="000E2622" w:rsidRDefault="00CB5C04" w:rsidP="00C63909">
            <w:pPr>
              <w:jc w:val="center"/>
              <w:rPr>
                <w:moveTo w:id="2933" w:author="Micah Freedman" w:date="2022-03-11T15:01:00Z"/>
                <w:rFonts w:ascii="Arial" w:hAnsi="Arial" w:cs="Arial"/>
                <w:sz w:val="20"/>
                <w:szCs w:val="20"/>
              </w:rPr>
            </w:pPr>
            <w:moveTo w:id="2934" w:author="Micah Freedman" w:date="2022-03-11T15:01:00Z">
              <w:r w:rsidRPr="000E2622">
                <w:rPr>
                  <w:rFonts w:ascii="Arial" w:hAnsi="Arial" w:cs="Arial"/>
                  <w:sz w:val="20"/>
                  <w:szCs w:val="20"/>
                </w:rPr>
                <w:t>10</w:t>
              </w:r>
            </w:moveTo>
          </w:p>
        </w:tc>
      </w:tr>
      <w:tr w:rsidR="00283350" w:rsidRPr="000E2622" w14:paraId="7E7D8262" w14:textId="77777777" w:rsidTr="00C63909">
        <w:tc>
          <w:tcPr>
            <w:tcW w:w="1308" w:type="dxa"/>
            <w:vMerge/>
            <w:tcBorders>
              <w:top w:val="nil"/>
              <w:left w:val="single" w:sz="4" w:space="0" w:color="auto"/>
              <w:bottom w:val="single" w:sz="4" w:space="0" w:color="auto"/>
              <w:right w:val="nil"/>
            </w:tcBorders>
            <w:vAlign w:val="center"/>
          </w:tcPr>
          <w:p w14:paraId="7D160AD2" w14:textId="77777777" w:rsidR="00CB5C04" w:rsidRPr="000E2622" w:rsidRDefault="00CB5C04" w:rsidP="00C63909">
            <w:pPr>
              <w:jc w:val="center"/>
              <w:rPr>
                <w:moveTo w:id="2935"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51AA2714" w14:textId="77777777" w:rsidR="00CB5C04" w:rsidRPr="000E2622" w:rsidRDefault="00CB5C04" w:rsidP="00C63909">
            <w:pPr>
              <w:jc w:val="center"/>
              <w:rPr>
                <w:moveTo w:id="2936" w:author="Micah Freedman" w:date="2022-03-11T15:01:00Z"/>
                <w:rFonts w:ascii="Arial" w:hAnsi="Arial" w:cs="Arial"/>
                <w:sz w:val="20"/>
                <w:szCs w:val="20"/>
              </w:rPr>
            </w:pPr>
            <w:moveTo w:id="2937" w:author="Micah Freedman" w:date="2022-03-11T15:01:00Z">
              <w:r w:rsidRPr="000E2622">
                <w:rPr>
                  <w:rFonts w:ascii="Arial" w:hAnsi="Arial" w:cs="Arial"/>
                  <w:sz w:val="20"/>
                  <w:szCs w:val="20"/>
                </w:rPr>
                <w:t>AU_A13_2018</w:t>
              </w:r>
            </w:moveTo>
          </w:p>
        </w:tc>
        <w:tc>
          <w:tcPr>
            <w:tcW w:w="908" w:type="dxa"/>
            <w:tcBorders>
              <w:top w:val="nil"/>
              <w:left w:val="single" w:sz="4" w:space="0" w:color="auto"/>
              <w:bottom w:val="nil"/>
              <w:right w:val="nil"/>
            </w:tcBorders>
            <w:vAlign w:val="center"/>
          </w:tcPr>
          <w:p w14:paraId="07AA0FCC" w14:textId="77777777" w:rsidR="00CB5C04" w:rsidRPr="000E2622" w:rsidRDefault="00CB5C04" w:rsidP="00C63909">
            <w:pPr>
              <w:jc w:val="center"/>
              <w:rPr>
                <w:moveTo w:id="2938" w:author="Micah Freedman" w:date="2022-03-11T15:01:00Z"/>
                <w:rFonts w:ascii="Arial" w:hAnsi="Arial" w:cs="Arial"/>
                <w:sz w:val="20"/>
                <w:szCs w:val="20"/>
              </w:rPr>
            </w:pPr>
            <w:moveTo w:id="2939"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222CBD4F" w14:textId="77777777" w:rsidR="00CB5C04" w:rsidRPr="000E2622" w:rsidRDefault="00CB5C04" w:rsidP="00C63909">
            <w:pPr>
              <w:jc w:val="center"/>
              <w:rPr>
                <w:moveTo w:id="2940" w:author="Micah Freedman" w:date="2022-03-11T15:01:00Z"/>
                <w:rFonts w:ascii="Arial" w:hAnsi="Arial" w:cs="Arial"/>
                <w:sz w:val="20"/>
                <w:szCs w:val="20"/>
              </w:rPr>
            </w:pPr>
            <w:moveTo w:id="2941" w:author="Micah Freedman" w:date="2022-03-11T15:01:00Z">
              <w:r w:rsidRPr="000E2622">
                <w:rPr>
                  <w:rFonts w:ascii="Arial" w:hAnsi="Arial" w:cs="Arial"/>
                  <w:sz w:val="20"/>
                  <w:szCs w:val="20"/>
                </w:rPr>
                <w:t>2</w:t>
              </w:r>
            </w:moveTo>
          </w:p>
        </w:tc>
        <w:tc>
          <w:tcPr>
            <w:tcW w:w="839" w:type="dxa"/>
            <w:tcBorders>
              <w:top w:val="nil"/>
              <w:left w:val="nil"/>
              <w:bottom w:val="nil"/>
              <w:right w:val="nil"/>
            </w:tcBorders>
            <w:vAlign w:val="center"/>
          </w:tcPr>
          <w:p w14:paraId="29673C05" w14:textId="77777777" w:rsidR="00CB5C04" w:rsidRPr="000E2622" w:rsidRDefault="00CB5C04" w:rsidP="00C63909">
            <w:pPr>
              <w:jc w:val="center"/>
              <w:rPr>
                <w:moveTo w:id="2942" w:author="Micah Freedman" w:date="2022-03-11T15:01:00Z"/>
                <w:rFonts w:ascii="Arial" w:hAnsi="Arial" w:cs="Arial"/>
                <w:sz w:val="20"/>
                <w:szCs w:val="20"/>
              </w:rPr>
            </w:pPr>
            <w:moveTo w:id="2943"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787647C2" w14:textId="77777777" w:rsidR="00CB5C04" w:rsidRPr="000E2622" w:rsidRDefault="00CB5C04" w:rsidP="00C63909">
            <w:pPr>
              <w:jc w:val="center"/>
              <w:rPr>
                <w:moveTo w:id="2944" w:author="Micah Freedman" w:date="2022-03-11T15:01:00Z"/>
                <w:rFonts w:ascii="Arial" w:hAnsi="Arial" w:cs="Arial"/>
                <w:sz w:val="20"/>
                <w:szCs w:val="20"/>
              </w:rPr>
            </w:pPr>
            <w:moveTo w:id="2945"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6CABC34D" w14:textId="77777777" w:rsidR="00CB5C04" w:rsidRPr="000E2622" w:rsidRDefault="00CB5C04" w:rsidP="00C63909">
            <w:pPr>
              <w:jc w:val="center"/>
              <w:rPr>
                <w:moveTo w:id="2946" w:author="Micah Freedman" w:date="2022-03-11T15:01:00Z"/>
                <w:rFonts w:ascii="Arial" w:hAnsi="Arial" w:cs="Arial"/>
                <w:sz w:val="20"/>
                <w:szCs w:val="20"/>
              </w:rPr>
            </w:pPr>
            <w:moveTo w:id="2947"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14705B7C" w14:textId="77777777" w:rsidR="00CB5C04" w:rsidRPr="000E2622" w:rsidRDefault="00CB5C04" w:rsidP="00C63909">
            <w:pPr>
              <w:jc w:val="center"/>
              <w:rPr>
                <w:moveTo w:id="2948" w:author="Micah Freedman" w:date="2022-03-11T15:01:00Z"/>
                <w:rFonts w:ascii="Arial" w:hAnsi="Arial" w:cs="Arial"/>
                <w:sz w:val="20"/>
                <w:szCs w:val="20"/>
              </w:rPr>
            </w:pPr>
            <w:moveTo w:id="2949" w:author="Micah Freedman" w:date="2022-03-11T15:01:00Z">
              <w:r w:rsidRPr="000E2622">
                <w:rPr>
                  <w:rFonts w:ascii="Arial" w:hAnsi="Arial" w:cs="Arial"/>
                  <w:sz w:val="20"/>
                  <w:szCs w:val="20"/>
                </w:rPr>
                <w:t>2</w:t>
              </w:r>
            </w:moveTo>
          </w:p>
        </w:tc>
        <w:tc>
          <w:tcPr>
            <w:tcW w:w="795" w:type="dxa"/>
            <w:tcBorders>
              <w:top w:val="nil"/>
              <w:left w:val="single" w:sz="4" w:space="0" w:color="auto"/>
              <w:bottom w:val="nil"/>
              <w:right w:val="single" w:sz="4" w:space="0" w:color="auto"/>
            </w:tcBorders>
            <w:vAlign w:val="center"/>
          </w:tcPr>
          <w:p w14:paraId="357256ED" w14:textId="77777777" w:rsidR="00CB5C04" w:rsidRPr="000E2622" w:rsidRDefault="00CB5C04" w:rsidP="00C63909">
            <w:pPr>
              <w:jc w:val="center"/>
              <w:rPr>
                <w:moveTo w:id="2950" w:author="Micah Freedman" w:date="2022-03-11T15:01:00Z"/>
                <w:rFonts w:ascii="Arial" w:hAnsi="Arial" w:cs="Arial"/>
                <w:sz w:val="20"/>
                <w:szCs w:val="20"/>
              </w:rPr>
            </w:pPr>
            <w:moveTo w:id="2951" w:author="Micah Freedman" w:date="2022-03-11T15:01:00Z">
              <w:r w:rsidRPr="000E2622">
                <w:rPr>
                  <w:rFonts w:ascii="Arial" w:hAnsi="Arial" w:cs="Arial"/>
                  <w:sz w:val="20"/>
                  <w:szCs w:val="20"/>
                </w:rPr>
                <w:t>7</w:t>
              </w:r>
            </w:moveTo>
          </w:p>
        </w:tc>
      </w:tr>
      <w:tr w:rsidR="00283350" w:rsidRPr="000E2622" w14:paraId="6A72E97F" w14:textId="77777777" w:rsidTr="00C63909">
        <w:tc>
          <w:tcPr>
            <w:tcW w:w="1308" w:type="dxa"/>
            <w:vMerge/>
            <w:tcBorders>
              <w:top w:val="nil"/>
              <w:left w:val="single" w:sz="4" w:space="0" w:color="auto"/>
              <w:bottom w:val="single" w:sz="4" w:space="0" w:color="auto"/>
              <w:right w:val="nil"/>
            </w:tcBorders>
            <w:vAlign w:val="center"/>
          </w:tcPr>
          <w:p w14:paraId="2FFFE3F6" w14:textId="77777777" w:rsidR="00CB5C04" w:rsidRPr="000E2622" w:rsidRDefault="00CB5C04" w:rsidP="00C63909">
            <w:pPr>
              <w:jc w:val="center"/>
              <w:rPr>
                <w:moveTo w:id="2952"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06D91FAD" w14:textId="77777777" w:rsidR="00CB5C04" w:rsidRPr="000E2622" w:rsidRDefault="00CB5C04" w:rsidP="00C63909">
            <w:pPr>
              <w:jc w:val="center"/>
              <w:rPr>
                <w:moveTo w:id="2953" w:author="Micah Freedman" w:date="2022-03-11T15:01:00Z"/>
                <w:rFonts w:ascii="Arial" w:hAnsi="Arial" w:cs="Arial"/>
                <w:sz w:val="20"/>
                <w:szCs w:val="20"/>
              </w:rPr>
            </w:pPr>
            <w:moveTo w:id="2954" w:author="Micah Freedman" w:date="2022-03-11T15:01:00Z">
              <w:r w:rsidRPr="000E2622">
                <w:rPr>
                  <w:rFonts w:ascii="Arial" w:hAnsi="Arial" w:cs="Arial"/>
                  <w:sz w:val="20"/>
                  <w:szCs w:val="20"/>
                </w:rPr>
                <w:t>AU_A14_2018</w:t>
              </w:r>
            </w:moveTo>
          </w:p>
        </w:tc>
        <w:tc>
          <w:tcPr>
            <w:tcW w:w="908" w:type="dxa"/>
            <w:tcBorders>
              <w:top w:val="nil"/>
              <w:left w:val="single" w:sz="4" w:space="0" w:color="auto"/>
              <w:bottom w:val="nil"/>
              <w:right w:val="nil"/>
            </w:tcBorders>
            <w:vAlign w:val="center"/>
          </w:tcPr>
          <w:p w14:paraId="52A0D204" w14:textId="77777777" w:rsidR="00CB5C04" w:rsidRPr="000E2622" w:rsidRDefault="00CB5C04" w:rsidP="00C63909">
            <w:pPr>
              <w:jc w:val="center"/>
              <w:rPr>
                <w:moveTo w:id="2955" w:author="Micah Freedman" w:date="2022-03-11T15:01:00Z"/>
                <w:rFonts w:ascii="Arial" w:hAnsi="Arial" w:cs="Arial"/>
                <w:sz w:val="20"/>
                <w:szCs w:val="20"/>
              </w:rPr>
            </w:pPr>
            <w:moveTo w:id="2956"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7EA5B6B2" w14:textId="77777777" w:rsidR="00CB5C04" w:rsidRPr="000E2622" w:rsidRDefault="00CB5C04" w:rsidP="00C63909">
            <w:pPr>
              <w:jc w:val="center"/>
              <w:rPr>
                <w:moveTo w:id="2957" w:author="Micah Freedman" w:date="2022-03-11T15:01:00Z"/>
                <w:rFonts w:ascii="Arial" w:hAnsi="Arial" w:cs="Arial"/>
                <w:sz w:val="20"/>
                <w:szCs w:val="20"/>
              </w:rPr>
            </w:pPr>
            <w:moveTo w:id="2958" w:author="Micah Freedman" w:date="2022-03-11T15:01:00Z">
              <w:r w:rsidRPr="000E2622">
                <w:rPr>
                  <w:rFonts w:ascii="Arial" w:hAnsi="Arial" w:cs="Arial"/>
                  <w:sz w:val="20"/>
                  <w:szCs w:val="20"/>
                </w:rPr>
                <w:t>0</w:t>
              </w:r>
            </w:moveTo>
          </w:p>
        </w:tc>
        <w:tc>
          <w:tcPr>
            <w:tcW w:w="839" w:type="dxa"/>
            <w:tcBorders>
              <w:top w:val="nil"/>
              <w:left w:val="nil"/>
              <w:bottom w:val="nil"/>
              <w:right w:val="nil"/>
            </w:tcBorders>
            <w:vAlign w:val="center"/>
          </w:tcPr>
          <w:p w14:paraId="365EC34D" w14:textId="77777777" w:rsidR="00CB5C04" w:rsidRPr="000E2622" w:rsidRDefault="00CB5C04" w:rsidP="00C63909">
            <w:pPr>
              <w:jc w:val="center"/>
              <w:rPr>
                <w:moveTo w:id="2959" w:author="Micah Freedman" w:date="2022-03-11T15:01:00Z"/>
                <w:rFonts w:ascii="Arial" w:hAnsi="Arial" w:cs="Arial"/>
                <w:sz w:val="20"/>
                <w:szCs w:val="20"/>
              </w:rPr>
            </w:pPr>
            <w:moveTo w:id="2960"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6C772588" w14:textId="77777777" w:rsidR="00CB5C04" w:rsidRPr="000E2622" w:rsidRDefault="00CB5C04" w:rsidP="00C63909">
            <w:pPr>
              <w:jc w:val="center"/>
              <w:rPr>
                <w:moveTo w:id="2961" w:author="Micah Freedman" w:date="2022-03-11T15:01:00Z"/>
                <w:rFonts w:ascii="Arial" w:hAnsi="Arial" w:cs="Arial"/>
                <w:sz w:val="20"/>
                <w:szCs w:val="20"/>
              </w:rPr>
            </w:pPr>
            <w:moveTo w:id="2962"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31E7B3F7" w14:textId="77777777" w:rsidR="00CB5C04" w:rsidRPr="000E2622" w:rsidRDefault="00CB5C04" w:rsidP="00C63909">
            <w:pPr>
              <w:jc w:val="center"/>
              <w:rPr>
                <w:moveTo w:id="2963" w:author="Micah Freedman" w:date="2022-03-11T15:01:00Z"/>
                <w:rFonts w:ascii="Arial" w:hAnsi="Arial" w:cs="Arial"/>
                <w:sz w:val="20"/>
                <w:szCs w:val="20"/>
              </w:rPr>
            </w:pPr>
            <w:moveTo w:id="2964"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20EFD164" w14:textId="77777777" w:rsidR="00CB5C04" w:rsidRPr="000E2622" w:rsidRDefault="00CB5C04" w:rsidP="00C63909">
            <w:pPr>
              <w:jc w:val="center"/>
              <w:rPr>
                <w:moveTo w:id="2965" w:author="Micah Freedman" w:date="2022-03-11T15:01:00Z"/>
                <w:rFonts w:ascii="Arial" w:hAnsi="Arial" w:cs="Arial"/>
                <w:sz w:val="20"/>
                <w:szCs w:val="20"/>
              </w:rPr>
            </w:pPr>
            <w:moveTo w:id="2966" w:author="Micah Freedman" w:date="2022-03-11T15:01:00Z">
              <w:r w:rsidRPr="000E2622">
                <w:rPr>
                  <w:rFonts w:ascii="Arial" w:hAnsi="Arial" w:cs="Arial"/>
                  <w:sz w:val="20"/>
                  <w:szCs w:val="20"/>
                </w:rPr>
                <w:t>1</w:t>
              </w:r>
            </w:moveTo>
          </w:p>
        </w:tc>
        <w:tc>
          <w:tcPr>
            <w:tcW w:w="795" w:type="dxa"/>
            <w:tcBorders>
              <w:top w:val="nil"/>
              <w:left w:val="single" w:sz="4" w:space="0" w:color="auto"/>
              <w:bottom w:val="nil"/>
              <w:right w:val="single" w:sz="4" w:space="0" w:color="auto"/>
            </w:tcBorders>
            <w:vAlign w:val="center"/>
          </w:tcPr>
          <w:p w14:paraId="2B40A7D2" w14:textId="77777777" w:rsidR="00CB5C04" w:rsidRPr="000E2622" w:rsidRDefault="00CB5C04" w:rsidP="00C63909">
            <w:pPr>
              <w:jc w:val="center"/>
              <w:rPr>
                <w:moveTo w:id="2967" w:author="Micah Freedman" w:date="2022-03-11T15:01:00Z"/>
                <w:rFonts w:ascii="Arial" w:hAnsi="Arial" w:cs="Arial"/>
                <w:sz w:val="20"/>
                <w:szCs w:val="20"/>
              </w:rPr>
            </w:pPr>
            <w:moveTo w:id="2968" w:author="Micah Freedman" w:date="2022-03-11T15:01:00Z">
              <w:r w:rsidRPr="000E2622">
                <w:rPr>
                  <w:rFonts w:ascii="Arial" w:hAnsi="Arial" w:cs="Arial"/>
                  <w:sz w:val="20"/>
                  <w:szCs w:val="20"/>
                </w:rPr>
                <w:t>4</w:t>
              </w:r>
            </w:moveTo>
          </w:p>
        </w:tc>
      </w:tr>
      <w:tr w:rsidR="00283350" w:rsidRPr="000E2622" w14:paraId="6647D912" w14:textId="77777777" w:rsidTr="00C63909">
        <w:tc>
          <w:tcPr>
            <w:tcW w:w="1308" w:type="dxa"/>
            <w:vMerge/>
            <w:tcBorders>
              <w:top w:val="nil"/>
              <w:left w:val="single" w:sz="4" w:space="0" w:color="auto"/>
              <w:bottom w:val="single" w:sz="4" w:space="0" w:color="auto"/>
              <w:right w:val="nil"/>
            </w:tcBorders>
            <w:vAlign w:val="center"/>
          </w:tcPr>
          <w:p w14:paraId="55748E8B" w14:textId="77777777" w:rsidR="00CB5C04" w:rsidRPr="000E2622" w:rsidRDefault="00CB5C04" w:rsidP="00C63909">
            <w:pPr>
              <w:jc w:val="center"/>
              <w:rPr>
                <w:moveTo w:id="2969"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738D496D" w14:textId="77777777" w:rsidR="00CB5C04" w:rsidRPr="000E2622" w:rsidRDefault="00CB5C04" w:rsidP="00C63909">
            <w:pPr>
              <w:jc w:val="center"/>
              <w:rPr>
                <w:moveTo w:id="2970" w:author="Micah Freedman" w:date="2022-03-11T15:01:00Z"/>
                <w:rFonts w:ascii="Arial" w:hAnsi="Arial" w:cs="Arial"/>
                <w:sz w:val="20"/>
                <w:szCs w:val="20"/>
              </w:rPr>
            </w:pPr>
            <w:moveTo w:id="2971" w:author="Micah Freedman" w:date="2022-03-11T15:01:00Z">
              <w:r w:rsidRPr="000E2622">
                <w:rPr>
                  <w:rFonts w:ascii="Arial" w:hAnsi="Arial" w:cs="Arial"/>
                  <w:sz w:val="20"/>
                  <w:szCs w:val="20"/>
                </w:rPr>
                <w:t>AU_A2_2018</w:t>
              </w:r>
            </w:moveTo>
          </w:p>
        </w:tc>
        <w:tc>
          <w:tcPr>
            <w:tcW w:w="908" w:type="dxa"/>
            <w:tcBorders>
              <w:top w:val="nil"/>
              <w:left w:val="single" w:sz="4" w:space="0" w:color="auto"/>
              <w:bottom w:val="nil"/>
              <w:right w:val="nil"/>
            </w:tcBorders>
            <w:vAlign w:val="center"/>
          </w:tcPr>
          <w:p w14:paraId="0E46E020" w14:textId="77777777" w:rsidR="00CB5C04" w:rsidRPr="000E2622" w:rsidRDefault="00CB5C04" w:rsidP="00C63909">
            <w:pPr>
              <w:jc w:val="center"/>
              <w:rPr>
                <w:moveTo w:id="2972" w:author="Micah Freedman" w:date="2022-03-11T15:01:00Z"/>
                <w:rFonts w:ascii="Arial" w:hAnsi="Arial" w:cs="Arial"/>
                <w:sz w:val="20"/>
                <w:szCs w:val="20"/>
              </w:rPr>
            </w:pPr>
            <w:moveTo w:id="2973"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5010D31D" w14:textId="77777777" w:rsidR="00CB5C04" w:rsidRPr="000E2622" w:rsidRDefault="00CB5C04" w:rsidP="00C63909">
            <w:pPr>
              <w:jc w:val="center"/>
              <w:rPr>
                <w:moveTo w:id="2974" w:author="Micah Freedman" w:date="2022-03-11T15:01:00Z"/>
                <w:rFonts w:ascii="Arial" w:hAnsi="Arial" w:cs="Arial"/>
                <w:sz w:val="20"/>
                <w:szCs w:val="20"/>
              </w:rPr>
            </w:pPr>
            <w:moveTo w:id="2975" w:author="Micah Freedman" w:date="2022-03-11T15:01:00Z">
              <w:r w:rsidRPr="000E2622">
                <w:rPr>
                  <w:rFonts w:ascii="Arial" w:hAnsi="Arial" w:cs="Arial"/>
                  <w:sz w:val="20"/>
                  <w:szCs w:val="20"/>
                </w:rPr>
                <w:t>2</w:t>
              </w:r>
            </w:moveTo>
          </w:p>
        </w:tc>
        <w:tc>
          <w:tcPr>
            <w:tcW w:w="839" w:type="dxa"/>
            <w:tcBorders>
              <w:top w:val="nil"/>
              <w:left w:val="nil"/>
              <w:bottom w:val="nil"/>
              <w:right w:val="nil"/>
            </w:tcBorders>
            <w:vAlign w:val="center"/>
          </w:tcPr>
          <w:p w14:paraId="307FCED0" w14:textId="77777777" w:rsidR="00CB5C04" w:rsidRPr="000E2622" w:rsidRDefault="00CB5C04" w:rsidP="00C63909">
            <w:pPr>
              <w:jc w:val="center"/>
              <w:rPr>
                <w:moveTo w:id="2976" w:author="Micah Freedman" w:date="2022-03-11T15:01:00Z"/>
                <w:rFonts w:ascii="Arial" w:hAnsi="Arial" w:cs="Arial"/>
                <w:sz w:val="20"/>
                <w:szCs w:val="20"/>
              </w:rPr>
            </w:pPr>
            <w:moveTo w:id="2977" w:author="Micah Freedman" w:date="2022-03-11T15:01:00Z">
              <w:r w:rsidRPr="000E2622">
                <w:rPr>
                  <w:rFonts w:ascii="Arial" w:hAnsi="Arial" w:cs="Arial"/>
                  <w:sz w:val="20"/>
                  <w:szCs w:val="20"/>
                </w:rPr>
                <w:t>2</w:t>
              </w:r>
            </w:moveTo>
          </w:p>
        </w:tc>
        <w:tc>
          <w:tcPr>
            <w:tcW w:w="850" w:type="dxa"/>
            <w:tcBorders>
              <w:top w:val="nil"/>
              <w:left w:val="nil"/>
              <w:bottom w:val="nil"/>
              <w:right w:val="nil"/>
            </w:tcBorders>
            <w:vAlign w:val="center"/>
          </w:tcPr>
          <w:p w14:paraId="322DBBC8" w14:textId="77777777" w:rsidR="00CB5C04" w:rsidRPr="000E2622" w:rsidRDefault="00CB5C04" w:rsidP="00C63909">
            <w:pPr>
              <w:jc w:val="center"/>
              <w:rPr>
                <w:moveTo w:id="2978" w:author="Micah Freedman" w:date="2022-03-11T15:01:00Z"/>
                <w:rFonts w:ascii="Arial" w:hAnsi="Arial" w:cs="Arial"/>
                <w:sz w:val="20"/>
                <w:szCs w:val="20"/>
              </w:rPr>
            </w:pPr>
            <w:moveTo w:id="2979" w:author="Micah Freedman" w:date="2022-03-11T15:01:00Z">
              <w:r w:rsidRPr="000E2622">
                <w:rPr>
                  <w:rFonts w:ascii="Arial" w:hAnsi="Arial" w:cs="Arial"/>
                  <w:sz w:val="20"/>
                  <w:szCs w:val="20"/>
                </w:rPr>
                <w:t>2</w:t>
              </w:r>
            </w:moveTo>
          </w:p>
        </w:tc>
        <w:tc>
          <w:tcPr>
            <w:tcW w:w="852" w:type="dxa"/>
            <w:tcBorders>
              <w:top w:val="nil"/>
              <w:left w:val="nil"/>
              <w:bottom w:val="nil"/>
              <w:right w:val="nil"/>
            </w:tcBorders>
            <w:vAlign w:val="center"/>
          </w:tcPr>
          <w:p w14:paraId="1F89C6AB" w14:textId="77777777" w:rsidR="00CB5C04" w:rsidRPr="000E2622" w:rsidRDefault="00CB5C04" w:rsidP="00C63909">
            <w:pPr>
              <w:jc w:val="center"/>
              <w:rPr>
                <w:moveTo w:id="2980" w:author="Micah Freedman" w:date="2022-03-11T15:01:00Z"/>
                <w:rFonts w:ascii="Arial" w:hAnsi="Arial" w:cs="Arial"/>
                <w:sz w:val="20"/>
                <w:szCs w:val="20"/>
              </w:rPr>
            </w:pPr>
            <w:moveTo w:id="2981"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03974DE4" w14:textId="77777777" w:rsidR="00CB5C04" w:rsidRPr="000E2622" w:rsidRDefault="00CB5C04" w:rsidP="00C63909">
            <w:pPr>
              <w:jc w:val="center"/>
              <w:rPr>
                <w:moveTo w:id="2982" w:author="Micah Freedman" w:date="2022-03-11T15:01:00Z"/>
                <w:rFonts w:ascii="Arial" w:hAnsi="Arial" w:cs="Arial"/>
                <w:sz w:val="20"/>
                <w:szCs w:val="20"/>
              </w:rPr>
            </w:pPr>
            <w:moveTo w:id="2983" w:author="Micah Freedman" w:date="2022-03-11T15:01:00Z">
              <w:r w:rsidRPr="000E2622">
                <w:rPr>
                  <w:rFonts w:ascii="Arial" w:hAnsi="Arial" w:cs="Arial"/>
                  <w:sz w:val="20"/>
                  <w:szCs w:val="20"/>
                </w:rPr>
                <w:t>1</w:t>
              </w:r>
            </w:moveTo>
          </w:p>
        </w:tc>
        <w:tc>
          <w:tcPr>
            <w:tcW w:w="795" w:type="dxa"/>
            <w:tcBorders>
              <w:top w:val="nil"/>
              <w:left w:val="single" w:sz="4" w:space="0" w:color="auto"/>
              <w:bottom w:val="nil"/>
              <w:right w:val="single" w:sz="4" w:space="0" w:color="auto"/>
            </w:tcBorders>
            <w:vAlign w:val="center"/>
          </w:tcPr>
          <w:p w14:paraId="5E93C70B" w14:textId="77777777" w:rsidR="00CB5C04" w:rsidRPr="000E2622" w:rsidRDefault="00CB5C04" w:rsidP="00C63909">
            <w:pPr>
              <w:jc w:val="center"/>
              <w:rPr>
                <w:moveTo w:id="2984" w:author="Micah Freedman" w:date="2022-03-11T15:01:00Z"/>
                <w:rFonts w:ascii="Arial" w:hAnsi="Arial" w:cs="Arial"/>
                <w:sz w:val="20"/>
                <w:szCs w:val="20"/>
              </w:rPr>
            </w:pPr>
            <w:moveTo w:id="2985" w:author="Micah Freedman" w:date="2022-03-11T15:01:00Z">
              <w:r w:rsidRPr="000E2622">
                <w:rPr>
                  <w:rFonts w:ascii="Arial" w:hAnsi="Arial" w:cs="Arial"/>
                  <w:sz w:val="20"/>
                  <w:szCs w:val="20"/>
                </w:rPr>
                <w:t>9</w:t>
              </w:r>
            </w:moveTo>
          </w:p>
        </w:tc>
      </w:tr>
      <w:tr w:rsidR="00283350" w:rsidRPr="000E2622" w14:paraId="2E81A444" w14:textId="77777777" w:rsidTr="00C63909">
        <w:tc>
          <w:tcPr>
            <w:tcW w:w="1308" w:type="dxa"/>
            <w:vMerge/>
            <w:tcBorders>
              <w:top w:val="nil"/>
              <w:left w:val="single" w:sz="4" w:space="0" w:color="auto"/>
              <w:bottom w:val="single" w:sz="4" w:space="0" w:color="auto"/>
              <w:right w:val="nil"/>
            </w:tcBorders>
            <w:vAlign w:val="center"/>
          </w:tcPr>
          <w:p w14:paraId="6D5F6CD7" w14:textId="77777777" w:rsidR="00CB5C04" w:rsidRPr="000E2622" w:rsidRDefault="00CB5C04" w:rsidP="00C63909">
            <w:pPr>
              <w:jc w:val="center"/>
              <w:rPr>
                <w:moveTo w:id="2986"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00DF6421" w14:textId="77777777" w:rsidR="00CB5C04" w:rsidRPr="000E2622" w:rsidRDefault="00CB5C04" w:rsidP="00C63909">
            <w:pPr>
              <w:jc w:val="center"/>
              <w:rPr>
                <w:moveTo w:id="2987" w:author="Micah Freedman" w:date="2022-03-11T15:01:00Z"/>
                <w:rFonts w:ascii="Arial" w:hAnsi="Arial" w:cs="Arial"/>
                <w:sz w:val="20"/>
                <w:szCs w:val="20"/>
              </w:rPr>
            </w:pPr>
            <w:moveTo w:id="2988" w:author="Micah Freedman" w:date="2022-03-11T15:01:00Z">
              <w:r w:rsidRPr="000E2622">
                <w:rPr>
                  <w:rFonts w:ascii="Arial" w:hAnsi="Arial" w:cs="Arial"/>
                  <w:sz w:val="20"/>
                  <w:szCs w:val="20"/>
                </w:rPr>
                <w:t>AU_A5_2018</w:t>
              </w:r>
            </w:moveTo>
          </w:p>
        </w:tc>
        <w:tc>
          <w:tcPr>
            <w:tcW w:w="908" w:type="dxa"/>
            <w:tcBorders>
              <w:top w:val="nil"/>
              <w:left w:val="single" w:sz="4" w:space="0" w:color="auto"/>
              <w:bottom w:val="nil"/>
              <w:right w:val="nil"/>
            </w:tcBorders>
            <w:vAlign w:val="center"/>
          </w:tcPr>
          <w:p w14:paraId="1510E862" w14:textId="77777777" w:rsidR="00CB5C04" w:rsidRPr="000E2622" w:rsidRDefault="00CB5C04" w:rsidP="00C63909">
            <w:pPr>
              <w:jc w:val="center"/>
              <w:rPr>
                <w:moveTo w:id="2989" w:author="Micah Freedman" w:date="2022-03-11T15:01:00Z"/>
                <w:rFonts w:ascii="Arial" w:hAnsi="Arial" w:cs="Arial"/>
                <w:sz w:val="20"/>
                <w:szCs w:val="20"/>
              </w:rPr>
            </w:pPr>
            <w:moveTo w:id="2990" w:author="Micah Freedman" w:date="2022-03-11T15:01:00Z">
              <w:r w:rsidRPr="000E2622">
                <w:rPr>
                  <w:rFonts w:ascii="Arial" w:hAnsi="Arial" w:cs="Arial"/>
                  <w:sz w:val="20"/>
                  <w:szCs w:val="20"/>
                </w:rPr>
                <w:t>2</w:t>
              </w:r>
            </w:moveTo>
          </w:p>
        </w:tc>
        <w:tc>
          <w:tcPr>
            <w:tcW w:w="871" w:type="dxa"/>
            <w:tcBorders>
              <w:top w:val="nil"/>
              <w:left w:val="nil"/>
              <w:bottom w:val="nil"/>
              <w:right w:val="nil"/>
            </w:tcBorders>
            <w:vAlign w:val="center"/>
          </w:tcPr>
          <w:p w14:paraId="44AFB964" w14:textId="77777777" w:rsidR="00CB5C04" w:rsidRPr="000E2622" w:rsidRDefault="00CB5C04" w:rsidP="00C63909">
            <w:pPr>
              <w:jc w:val="center"/>
              <w:rPr>
                <w:moveTo w:id="2991" w:author="Micah Freedman" w:date="2022-03-11T15:01:00Z"/>
                <w:rFonts w:ascii="Arial" w:hAnsi="Arial" w:cs="Arial"/>
                <w:sz w:val="20"/>
                <w:szCs w:val="20"/>
              </w:rPr>
            </w:pPr>
            <w:moveTo w:id="2992"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246802BD" w14:textId="77777777" w:rsidR="00CB5C04" w:rsidRPr="000E2622" w:rsidRDefault="00CB5C04" w:rsidP="00C63909">
            <w:pPr>
              <w:jc w:val="center"/>
              <w:rPr>
                <w:moveTo w:id="2993" w:author="Micah Freedman" w:date="2022-03-11T15:01:00Z"/>
                <w:rFonts w:ascii="Arial" w:hAnsi="Arial" w:cs="Arial"/>
                <w:sz w:val="20"/>
                <w:szCs w:val="20"/>
              </w:rPr>
            </w:pPr>
            <w:moveTo w:id="2994"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453DE0E1" w14:textId="77777777" w:rsidR="00CB5C04" w:rsidRPr="000E2622" w:rsidRDefault="00CB5C04" w:rsidP="00C63909">
            <w:pPr>
              <w:jc w:val="center"/>
              <w:rPr>
                <w:moveTo w:id="2995" w:author="Micah Freedman" w:date="2022-03-11T15:01:00Z"/>
                <w:rFonts w:ascii="Arial" w:hAnsi="Arial" w:cs="Arial"/>
                <w:sz w:val="20"/>
                <w:szCs w:val="20"/>
              </w:rPr>
            </w:pPr>
            <w:moveTo w:id="2996"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71E8F7DE" w14:textId="77777777" w:rsidR="00CB5C04" w:rsidRPr="000E2622" w:rsidRDefault="00CB5C04" w:rsidP="00C63909">
            <w:pPr>
              <w:jc w:val="center"/>
              <w:rPr>
                <w:moveTo w:id="2997" w:author="Micah Freedman" w:date="2022-03-11T15:01:00Z"/>
                <w:rFonts w:ascii="Arial" w:hAnsi="Arial" w:cs="Arial"/>
                <w:sz w:val="20"/>
                <w:szCs w:val="20"/>
              </w:rPr>
            </w:pPr>
            <w:moveTo w:id="2998" w:author="Micah Freedman" w:date="2022-03-11T15:01:00Z">
              <w:r w:rsidRPr="000E2622">
                <w:rPr>
                  <w:rFonts w:ascii="Arial" w:hAnsi="Arial" w:cs="Arial"/>
                  <w:sz w:val="20"/>
                  <w:szCs w:val="20"/>
                </w:rPr>
                <w:t>2</w:t>
              </w:r>
            </w:moveTo>
          </w:p>
        </w:tc>
        <w:tc>
          <w:tcPr>
            <w:tcW w:w="930" w:type="dxa"/>
            <w:tcBorders>
              <w:top w:val="nil"/>
              <w:left w:val="nil"/>
              <w:bottom w:val="nil"/>
              <w:right w:val="single" w:sz="4" w:space="0" w:color="auto"/>
            </w:tcBorders>
            <w:vAlign w:val="center"/>
          </w:tcPr>
          <w:p w14:paraId="117A0194" w14:textId="77777777" w:rsidR="00CB5C04" w:rsidRPr="000E2622" w:rsidRDefault="00CB5C04" w:rsidP="00C63909">
            <w:pPr>
              <w:jc w:val="center"/>
              <w:rPr>
                <w:moveTo w:id="2999" w:author="Micah Freedman" w:date="2022-03-11T15:01:00Z"/>
                <w:rFonts w:ascii="Arial" w:hAnsi="Arial" w:cs="Arial"/>
                <w:sz w:val="20"/>
                <w:szCs w:val="20"/>
              </w:rPr>
            </w:pPr>
            <w:moveTo w:id="3000"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109B3D0C" w14:textId="77777777" w:rsidR="00CB5C04" w:rsidRPr="000E2622" w:rsidRDefault="00CB5C04" w:rsidP="00C63909">
            <w:pPr>
              <w:jc w:val="center"/>
              <w:rPr>
                <w:moveTo w:id="3001" w:author="Micah Freedman" w:date="2022-03-11T15:01:00Z"/>
                <w:rFonts w:ascii="Arial" w:hAnsi="Arial" w:cs="Arial"/>
                <w:sz w:val="20"/>
                <w:szCs w:val="20"/>
              </w:rPr>
            </w:pPr>
            <w:moveTo w:id="3002" w:author="Micah Freedman" w:date="2022-03-11T15:01:00Z">
              <w:r w:rsidRPr="000E2622">
                <w:rPr>
                  <w:rFonts w:ascii="Arial" w:hAnsi="Arial" w:cs="Arial"/>
                  <w:sz w:val="20"/>
                  <w:szCs w:val="20"/>
                </w:rPr>
                <w:t>6</w:t>
              </w:r>
            </w:moveTo>
          </w:p>
        </w:tc>
      </w:tr>
      <w:tr w:rsidR="00283350" w:rsidRPr="000E2622" w14:paraId="2F01DA85" w14:textId="77777777" w:rsidTr="00C63909">
        <w:tc>
          <w:tcPr>
            <w:tcW w:w="1308" w:type="dxa"/>
            <w:vMerge/>
            <w:tcBorders>
              <w:top w:val="nil"/>
              <w:left w:val="single" w:sz="4" w:space="0" w:color="auto"/>
              <w:bottom w:val="single" w:sz="4" w:space="0" w:color="auto"/>
              <w:right w:val="nil"/>
            </w:tcBorders>
            <w:vAlign w:val="center"/>
          </w:tcPr>
          <w:p w14:paraId="3E87934E" w14:textId="77777777" w:rsidR="00CB5C04" w:rsidRPr="000E2622" w:rsidRDefault="00CB5C04" w:rsidP="00C63909">
            <w:pPr>
              <w:jc w:val="center"/>
              <w:rPr>
                <w:moveTo w:id="3003"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722ADF90" w14:textId="77777777" w:rsidR="00CB5C04" w:rsidRPr="000E2622" w:rsidRDefault="00CB5C04" w:rsidP="00C63909">
            <w:pPr>
              <w:jc w:val="center"/>
              <w:rPr>
                <w:moveTo w:id="3004" w:author="Micah Freedman" w:date="2022-03-11T15:01:00Z"/>
                <w:rFonts w:ascii="Arial" w:hAnsi="Arial" w:cs="Arial"/>
                <w:sz w:val="20"/>
                <w:szCs w:val="20"/>
              </w:rPr>
            </w:pPr>
            <w:moveTo w:id="3005" w:author="Micah Freedman" w:date="2022-03-11T15:01:00Z">
              <w:r w:rsidRPr="000E2622">
                <w:rPr>
                  <w:rFonts w:ascii="Arial" w:hAnsi="Arial" w:cs="Arial"/>
                  <w:sz w:val="20"/>
                  <w:szCs w:val="20"/>
                </w:rPr>
                <w:t>AU_A8_2018</w:t>
              </w:r>
            </w:moveTo>
          </w:p>
        </w:tc>
        <w:tc>
          <w:tcPr>
            <w:tcW w:w="908" w:type="dxa"/>
            <w:tcBorders>
              <w:top w:val="nil"/>
              <w:left w:val="single" w:sz="4" w:space="0" w:color="auto"/>
              <w:bottom w:val="nil"/>
              <w:right w:val="nil"/>
            </w:tcBorders>
            <w:vAlign w:val="center"/>
          </w:tcPr>
          <w:p w14:paraId="71CF9B69" w14:textId="77777777" w:rsidR="00CB5C04" w:rsidRPr="000E2622" w:rsidRDefault="00CB5C04" w:rsidP="00C63909">
            <w:pPr>
              <w:jc w:val="center"/>
              <w:rPr>
                <w:moveTo w:id="3006" w:author="Micah Freedman" w:date="2022-03-11T15:01:00Z"/>
                <w:rFonts w:ascii="Arial" w:hAnsi="Arial" w:cs="Arial"/>
                <w:sz w:val="20"/>
                <w:szCs w:val="20"/>
              </w:rPr>
            </w:pPr>
            <w:moveTo w:id="3007"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4489EDFA" w14:textId="77777777" w:rsidR="00CB5C04" w:rsidRPr="000E2622" w:rsidRDefault="00CB5C04" w:rsidP="00C63909">
            <w:pPr>
              <w:jc w:val="center"/>
              <w:rPr>
                <w:moveTo w:id="3008" w:author="Micah Freedman" w:date="2022-03-11T15:01:00Z"/>
                <w:rFonts w:ascii="Arial" w:hAnsi="Arial" w:cs="Arial"/>
                <w:sz w:val="20"/>
                <w:szCs w:val="20"/>
              </w:rPr>
            </w:pPr>
            <w:moveTo w:id="3009" w:author="Micah Freedman" w:date="2022-03-11T15:01:00Z">
              <w:r w:rsidRPr="000E2622">
                <w:rPr>
                  <w:rFonts w:ascii="Arial" w:hAnsi="Arial" w:cs="Arial"/>
                  <w:sz w:val="20"/>
                  <w:szCs w:val="20"/>
                </w:rPr>
                <w:t>0</w:t>
              </w:r>
            </w:moveTo>
          </w:p>
        </w:tc>
        <w:tc>
          <w:tcPr>
            <w:tcW w:w="839" w:type="dxa"/>
            <w:tcBorders>
              <w:top w:val="nil"/>
              <w:left w:val="nil"/>
              <w:bottom w:val="nil"/>
              <w:right w:val="nil"/>
            </w:tcBorders>
            <w:vAlign w:val="center"/>
          </w:tcPr>
          <w:p w14:paraId="7A7B59C5" w14:textId="77777777" w:rsidR="00CB5C04" w:rsidRPr="000E2622" w:rsidRDefault="00CB5C04" w:rsidP="00C63909">
            <w:pPr>
              <w:jc w:val="center"/>
              <w:rPr>
                <w:moveTo w:id="3010" w:author="Micah Freedman" w:date="2022-03-11T15:01:00Z"/>
                <w:rFonts w:ascii="Arial" w:hAnsi="Arial" w:cs="Arial"/>
                <w:sz w:val="20"/>
                <w:szCs w:val="20"/>
              </w:rPr>
            </w:pPr>
            <w:moveTo w:id="3011"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692FE57B" w14:textId="77777777" w:rsidR="00CB5C04" w:rsidRPr="000E2622" w:rsidRDefault="00CB5C04" w:rsidP="00C63909">
            <w:pPr>
              <w:jc w:val="center"/>
              <w:rPr>
                <w:moveTo w:id="3012" w:author="Micah Freedman" w:date="2022-03-11T15:01:00Z"/>
                <w:rFonts w:ascii="Arial" w:hAnsi="Arial" w:cs="Arial"/>
                <w:sz w:val="20"/>
                <w:szCs w:val="20"/>
              </w:rPr>
            </w:pPr>
            <w:moveTo w:id="3013"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6D8396E4" w14:textId="77777777" w:rsidR="00CB5C04" w:rsidRPr="000E2622" w:rsidRDefault="00CB5C04" w:rsidP="00C63909">
            <w:pPr>
              <w:jc w:val="center"/>
              <w:rPr>
                <w:moveTo w:id="3014" w:author="Micah Freedman" w:date="2022-03-11T15:01:00Z"/>
                <w:rFonts w:ascii="Arial" w:hAnsi="Arial" w:cs="Arial"/>
                <w:sz w:val="20"/>
                <w:szCs w:val="20"/>
              </w:rPr>
            </w:pPr>
            <w:moveTo w:id="3015"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6C40A8A7" w14:textId="77777777" w:rsidR="00CB5C04" w:rsidRPr="000E2622" w:rsidRDefault="00CB5C04" w:rsidP="00C63909">
            <w:pPr>
              <w:jc w:val="center"/>
              <w:rPr>
                <w:moveTo w:id="3016" w:author="Micah Freedman" w:date="2022-03-11T15:01:00Z"/>
                <w:rFonts w:ascii="Arial" w:hAnsi="Arial" w:cs="Arial"/>
                <w:sz w:val="20"/>
                <w:szCs w:val="20"/>
              </w:rPr>
            </w:pPr>
            <w:moveTo w:id="3017"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07930A61" w14:textId="77777777" w:rsidR="00CB5C04" w:rsidRPr="000E2622" w:rsidRDefault="00CB5C04" w:rsidP="00C63909">
            <w:pPr>
              <w:jc w:val="center"/>
              <w:rPr>
                <w:moveTo w:id="3018" w:author="Micah Freedman" w:date="2022-03-11T15:01:00Z"/>
                <w:rFonts w:ascii="Arial" w:hAnsi="Arial" w:cs="Arial"/>
                <w:sz w:val="20"/>
                <w:szCs w:val="20"/>
              </w:rPr>
            </w:pPr>
            <w:moveTo w:id="3019" w:author="Micah Freedman" w:date="2022-03-11T15:01:00Z">
              <w:r w:rsidRPr="000E2622">
                <w:rPr>
                  <w:rFonts w:ascii="Arial" w:hAnsi="Arial" w:cs="Arial"/>
                  <w:sz w:val="20"/>
                  <w:szCs w:val="20"/>
                </w:rPr>
                <w:t>3</w:t>
              </w:r>
            </w:moveTo>
          </w:p>
        </w:tc>
      </w:tr>
      <w:tr w:rsidR="00283350" w:rsidRPr="000E2622" w14:paraId="304B8D7A" w14:textId="77777777" w:rsidTr="00C63909">
        <w:tc>
          <w:tcPr>
            <w:tcW w:w="1308" w:type="dxa"/>
            <w:vMerge/>
            <w:tcBorders>
              <w:top w:val="nil"/>
              <w:left w:val="single" w:sz="4" w:space="0" w:color="auto"/>
              <w:bottom w:val="single" w:sz="4" w:space="0" w:color="auto"/>
              <w:right w:val="nil"/>
            </w:tcBorders>
            <w:vAlign w:val="center"/>
          </w:tcPr>
          <w:p w14:paraId="7528EB64" w14:textId="77777777" w:rsidR="00CB5C04" w:rsidRPr="000E2622" w:rsidRDefault="00CB5C04" w:rsidP="00C63909">
            <w:pPr>
              <w:jc w:val="center"/>
              <w:rPr>
                <w:moveTo w:id="3020" w:author="Micah Freedman" w:date="2022-03-11T15:01:00Z"/>
                <w:rFonts w:ascii="Arial" w:hAnsi="Arial" w:cs="Arial"/>
                <w:sz w:val="20"/>
                <w:szCs w:val="20"/>
              </w:rPr>
            </w:pPr>
          </w:p>
        </w:tc>
        <w:tc>
          <w:tcPr>
            <w:tcW w:w="2000" w:type="dxa"/>
            <w:tcBorders>
              <w:top w:val="nil"/>
              <w:left w:val="nil"/>
              <w:bottom w:val="single" w:sz="4" w:space="0" w:color="auto"/>
              <w:right w:val="single" w:sz="4" w:space="0" w:color="auto"/>
            </w:tcBorders>
            <w:vAlign w:val="center"/>
          </w:tcPr>
          <w:p w14:paraId="3DDB5BAE" w14:textId="77777777" w:rsidR="00CB5C04" w:rsidRPr="000E2622" w:rsidRDefault="00CB5C04" w:rsidP="00C63909">
            <w:pPr>
              <w:jc w:val="center"/>
              <w:rPr>
                <w:moveTo w:id="3021" w:author="Micah Freedman" w:date="2022-03-11T15:01:00Z"/>
                <w:rFonts w:ascii="Arial" w:hAnsi="Arial" w:cs="Arial"/>
                <w:sz w:val="20"/>
                <w:szCs w:val="20"/>
              </w:rPr>
            </w:pPr>
            <w:moveTo w:id="3022" w:author="Micah Freedman" w:date="2022-03-11T15:01:00Z">
              <w:r w:rsidRPr="000E2622">
                <w:rPr>
                  <w:rFonts w:ascii="Arial" w:hAnsi="Arial" w:cs="Arial"/>
                  <w:sz w:val="20"/>
                  <w:szCs w:val="20"/>
                </w:rPr>
                <w:t>AU_A9_2018</w:t>
              </w:r>
            </w:moveTo>
          </w:p>
        </w:tc>
        <w:tc>
          <w:tcPr>
            <w:tcW w:w="908" w:type="dxa"/>
            <w:tcBorders>
              <w:top w:val="nil"/>
              <w:left w:val="single" w:sz="4" w:space="0" w:color="auto"/>
              <w:bottom w:val="single" w:sz="4" w:space="0" w:color="auto"/>
              <w:right w:val="nil"/>
            </w:tcBorders>
            <w:vAlign w:val="center"/>
          </w:tcPr>
          <w:p w14:paraId="235901E5" w14:textId="77777777" w:rsidR="00CB5C04" w:rsidRPr="000E2622" w:rsidRDefault="00CB5C04" w:rsidP="00C63909">
            <w:pPr>
              <w:jc w:val="center"/>
              <w:rPr>
                <w:moveTo w:id="3023" w:author="Micah Freedman" w:date="2022-03-11T15:01:00Z"/>
                <w:rFonts w:ascii="Arial" w:hAnsi="Arial" w:cs="Arial"/>
                <w:sz w:val="20"/>
                <w:szCs w:val="20"/>
              </w:rPr>
            </w:pPr>
            <w:moveTo w:id="3024" w:author="Micah Freedman" w:date="2022-03-11T15:01:00Z">
              <w:r w:rsidRPr="000E2622">
                <w:rPr>
                  <w:rFonts w:ascii="Arial" w:hAnsi="Arial" w:cs="Arial"/>
                  <w:sz w:val="20"/>
                  <w:szCs w:val="20"/>
                </w:rPr>
                <w:t>1</w:t>
              </w:r>
            </w:moveTo>
          </w:p>
        </w:tc>
        <w:tc>
          <w:tcPr>
            <w:tcW w:w="871" w:type="dxa"/>
            <w:tcBorders>
              <w:top w:val="nil"/>
              <w:left w:val="nil"/>
              <w:bottom w:val="single" w:sz="4" w:space="0" w:color="auto"/>
              <w:right w:val="nil"/>
            </w:tcBorders>
            <w:vAlign w:val="center"/>
          </w:tcPr>
          <w:p w14:paraId="28AA864F" w14:textId="77777777" w:rsidR="00CB5C04" w:rsidRPr="000E2622" w:rsidRDefault="00CB5C04" w:rsidP="00C63909">
            <w:pPr>
              <w:jc w:val="center"/>
              <w:rPr>
                <w:moveTo w:id="3025" w:author="Micah Freedman" w:date="2022-03-11T15:01:00Z"/>
                <w:rFonts w:ascii="Arial" w:hAnsi="Arial" w:cs="Arial"/>
                <w:sz w:val="20"/>
                <w:szCs w:val="20"/>
              </w:rPr>
            </w:pPr>
            <w:moveTo w:id="3026" w:author="Micah Freedman" w:date="2022-03-11T15:01:00Z">
              <w:r w:rsidRPr="000E2622">
                <w:rPr>
                  <w:rFonts w:ascii="Arial" w:hAnsi="Arial" w:cs="Arial"/>
                  <w:sz w:val="20"/>
                  <w:szCs w:val="20"/>
                </w:rPr>
                <w:t>1</w:t>
              </w:r>
            </w:moveTo>
          </w:p>
        </w:tc>
        <w:tc>
          <w:tcPr>
            <w:tcW w:w="839" w:type="dxa"/>
            <w:tcBorders>
              <w:top w:val="nil"/>
              <w:left w:val="nil"/>
              <w:bottom w:val="single" w:sz="4" w:space="0" w:color="auto"/>
              <w:right w:val="nil"/>
            </w:tcBorders>
            <w:vAlign w:val="center"/>
          </w:tcPr>
          <w:p w14:paraId="30EF4F8E" w14:textId="77777777" w:rsidR="00CB5C04" w:rsidRPr="000E2622" w:rsidRDefault="00CB5C04" w:rsidP="00C63909">
            <w:pPr>
              <w:jc w:val="center"/>
              <w:rPr>
                <w:moveTo w:id="3027" w:author="Micah Freedman" w:date="2022-03-11T15:01:00Z"/>
                <w:rFonts w:ascii="Arial" w:hAnsi="Arial" w:cs="Arial"/>
                <w:sz w:val="20"/>
                <w:szCs w:val="20"/>
              </w:rPr>
            </w:pPr>
            <w:moveTo w:id="3028" w:author="Micah Freedman" w:date="2022-03-11T15:01:00Z">
              <w:r w:rsidRPr="000E2622">
                <w:rPr>
                  <w:rFonts w:ascii="Arial" w:hAnsi="Arial" w:cs="Arial"/>
                  <w:sz w:val="20"/>
                  <w:szCs w:val="20"/>
                </w:rPr>
                <w:t>0</w:t>
              </w:r>
            </w:moveTo>
          </w:p>
        </w:tc>
        <w:tc>
          <w:tcPr>
            <w:tcW w:w="850" w:type="dxa"/>
            <w:tcBorders>
              <w:top w:val="nil"/>
              <w:left w:val="nil"/>
              <w:bottom w:val="single" w:sz="4" w:space="0" w:color="auto"/>
              <w:right w:val="nil"/>
            </w:tcBorders>
            <w:vAlign w:val="center"/>
          </w:tcPr>
          <w:p w14:paraId="67CBBFAB" w14:textId="77777777" w:rsidR="00CB5C04" w:rsidRPr="000E2622" w:rsidRDefault="00CB5C04" w:rsidP="00C63909">
            <w:pPr>
              <w:jc w:val="center"/>
              <w:rPr>
                <w:moveTo w:id="3029" w:author="Micah Freedman" w:date="2022-03-11T15:01:00Z"/>
                <w:rFonts w:ascii="Arial" w:hAnsi="Arial" w:cs="Arial"/>
                <w:sz w:val="20"/>
                <w:szCs w:val="20"/>
              </w:rPr>
            </w:pPr>
            <w:moveTo w:id="3030" w:author="Micah Freedman" w:date="2022-03-11T15:01:00Z">
              <w:r w:rsidRPr="000E2622">
                <w:rPr>
                  <w:rFonts w:ascii="Arial" w:hAnsi="Arial" w:cs="Arial"/>
                  <w:sz w:val="20"/>
                  <w:szCs w:val="20"/>
                </w:rPr>
                <w:t>1</w:t>
              </w:r>
            </w:moveTo>
          </w:p>
        </w:tc>
        <w:tc>
          <w:tcPr>
            <w:tcW w:w="852" w:type="dxa"/>
            <w:tcBorders>
              <w:top w:val="nil"/>
              <w:left w:val="nil"/>
              <w:bottom w:val="single" w:sz="4" w:space="0" w:color="auto"/>
              <w:right w:val="nil"/>
            </w:tcBorders>
            <w:vAlign w:val="center"/>
          </w:tcPr>
          <w:p w14:paraId="0E84EF19" w14:textId="77777777" w:rsidR="00CB5C04" w:rsidRPr="000E2622" w:rsidRDefault="00CB5C04" w:rsidP="00C63909">
            <w:pPr>
              <w:jc w:val="center"/>
              <w:rPr>
                <w:moveTo w:id="3031" w:author="Micah Freedman" w:date="2022-03-11T15:01:00Z"/>
                <w:rFonts w:ascii="Arial" w:hAnsi="Arial" w:cs="Arial"/>
                <w:sz w:val="20"/>
                <w:szCs w:val="20"/>
              </w:rPr>
            </w:pPr>
            <w:moveTo w:id="3032" w:author="Micah Freedman" w:date="2022-03-11T15:01:00Z">
              <w:r w:rsidRPr="000E2622">
                <w:rPr>
                  <w:rFonts w:ascii="Arial" w:hAnsi="Arial" w:cs="Arial"/>
                  <w:sz w:val="20"/>
                  <w:szCs w:val="20"/>
                </w:rPr>
                <w:t>1</w:t>
              </w:r>
            </w:moveTo>
          </w:p>
        </w:tc>
        <w:tc>
          <w:tcPr>
            <w:tcW w:w="930" w:type="dxa"/>
            <w:tcBorders>
              <w:top w:val="nil"/>
              <w:left w:val="nil"/>
              <w:bottom w:val="single" w:sz="4" w:space="0" w:color="auto"/>
              <w:right w:val="single" w:sz="4" w:space="0" w:color="auto"/>
            </w:tcBorders>
            <w:vAlign w:val="center"/>
          </w:tcPr>
          <w:p w14:paraId="1CD53BBF" w14:textId="77777777" w:rsidR="00CB5C04" w:rsidRPr="000E2622" w:rsidRDefault="00CB5C04" w:rsidP="00C63909">
            <w:pPr>
              <w:jc w:val="center"/>
              <w:rPr>
                <w:moveTo w:id="3033" w:author="Micah Freedman" w:date="2022-03-11T15:01:00Z"/>
                <w:rFonts w:ascii="Arial" w:hAnsi="Arial" w:cs="Arial"/>
                <w:sz w:val="20"/>
                <w:szCs w:val="20"/>
              </w:rPr>
            </w:pPr>
            <w:moveTo w:id="3034" w:author="Micah Freedman" w:date="2022-03-11T15:01:00Z">
              <w:r w:rsidRPr="000E2622">
                <w:rPr>
                  <w:rFonts w:ascii="Arial" w:hAnsi="Arial" w:cs="Arial"/>
                  <w:sz w:val="20"/>
                  <w:szCs w:val="20"/>
                </w:rPr>
                <w:t>0</w:t>
              </w:r>
            </w:moveTo>
          </w:p>
        </w:tc>
        <w:tc>
          <w:tcPr>
            <w:tcW w:w="795" w:type="dxa"/>
            <w:tcBorders>
              <w:top w:val="nil"/>
              <w:left w:val="single" w:sz="4" w:space="0" w:color="auto"/>
              <w:bottom w:val="single" w:sz="4" w:space="0" w:color="auto"/>
              <w:right w:val="single" w:sz="4" w:space="0" w:color="auto"/>
            </w:tcBorders>
            <w:vAlign w:val="center"/>
          </w:tcPr>
          <w:p w14:paraId="3B61C190" w14:textId="77777777" w:rsidR="00CB5C04" w:rsidRPr="000E2622" w:rsidRDefault="00CB5C04" w:rsidP="00C63909">
            <w:pPr>
              <w:jc w:val="center"/>
              <w:rPr>
                <w:moveTo w:id="3035" w:author="Micah Freedman" w:date="2022-03-11T15:01:00Z"/>
                <w:rFonts w:ascii="Arial" w:hAnsi="Arial" w:cs="Arial"/>
                <w:sz w:val="20"/>
                <w:szCs w:val="20"/>
              </w:rPr>
            </w:pPr>
            <w:moveTo w:id="3036" w:author="Micah Freedman" w:date="2022-03-11T15:01:00Z">
              <w:r w:rsidRPr="000E2622">
                <w:rPr>
                  <w:rFonts w:ascii="Arial" w:hAnsi="Arial" w:cs="Arial"/>
                  <w:sz w:val="20"/>
                  <w:szCs w:val="20"/>
                </w:rPr>
                <w:t>4</w:t>
              </w:r>
            </w:moveTo>
          </w:p>
        </w:tc>
      </w:tr>
      <w:tr w:rsidR="00283350" w:rsidRPr="000E2622" w14:paraId="4491745D" w14:textId="77777777" w:rsidTr="00C63909">
        <w:tc>
          <w:tcPr>
            <w:tcW w:w="3308" w:type="dxa"/>
            <w:gridSpan w:val="2"/>
            <w:tcBorders>
              <w:top w:val="single" w:sz="4" w:space="0" w:color="auto"/>
              <w:left w:val="single" w:sz="4" w:space="0" w:color="auto"/>
              <w:bottom w:val="nil"/>
              <w:right w:val="nil"/>
            </w:tcBorders>
            <w:vAlign w:val="center"/>
          </w:tcPr>
          <w:p w14:paraId="5D7F44D4" w14:textId="77777777" w:rsidR="00CB5C04" w:rsidRPr="000E2622" w:rsidRDefault="00CB5C04" w:rsidP="00C63909">
            <w:pPr>
              <w:jc w:val="center"/>
              <w:rPr>
                <w:moveTo w:id="3037" w:author="Micah Freedman" w:date="2022-03-11T15:01:00Z"/>
                <w:rFonts w:ascii="Arial" w:hAnsi="Arial" w:cs="Arial"/>
                <w:b/>
                <w:bCs/>
                <w:sz w:val="20"/>
                <w:szCs w:val="20"/>
              </w:rPr>
            </w:pPr>
          </w:p>
        </w:tc>
        <w:tc>
          <w:tcPr>
            <w:tcW w:w="908" w:type="dxa"/>
            <w:tcBorders>
              <w:top w:val="single" w:sz="4" w:space="0" w:color="auto"/>
              <w:left w:val="nil"/>
              <w:bottom w:val="nil"/>
              <w:right w:val="nil"/>
            </w:tcBorders>
            <w:vAlign w:val="center"/>
          </w:tcPr>
          <w:p w14:paraId="76806C1A" w14:textId="77777777" w:rsidR="00CB5C04" w:rsidRPr="000E2622" w:rsidRDefault="00CB5C04" w:rsidP="00C63909">
            <w:pPr>
              <w:jc w:val="center"/>
              <w:rPr>
                <w:moveTo w:id="3038" w:author="Micah Freedman" w:date="2022-03-11T15:01:00Z"/>
                <w:rFonts w:ascii="Arial" w:hAnsi="Arial" w:cs="Arial"/>
                <w:b/>
                <w:bCs/>
                <w:sz w:val="20"/>
                <w:szCs w:val="20"/>
              </w:rPr>
            </w:pPr>
            <w:moveTo w:id="3039" w:author="Micah Freedman" w:date="2022-03-11T15:01:00Z">
              <w:r w:rsidRPr="000E2622">
                <w:rPr>
                  <w:rFonts w:ascii="Arial" w:hAnsi="Arial" w:cs="Arial"/>
                  <w:b/>
                  <w:bCs/>
                  <w:sz w:val="20"/>
                  <w:szCs w:val="20"/>
                </w:rPr>
                <w:t>23</w:t>
              </w:r>
            </w:moveTo>
          </w:p>
        </w:tc>
        <w:tc>
          <w:tcPr>
            <w:tcW w:w="871" w:type="dxa"/>
            <w:tcBorders>
              <w:top w:val="single" w:sz="4" w:space="0" w:color="auto"/>
              <w:left w:val="nil"/>
              <w:bottom w:val="nil"/>
              <w:right w:val="nil"/>
            </w:tcBorders>
            <w:vAlign w:val="center"/>
          </w:tcPr>
          <w:p w14:paraId="37C021A6" w14:textId="77777777" w:rsidR="00CB5C04" w:rsidRPr="000E2622" w:rsidRDefault="00CB5C04" w:rsidP="00C63909">
            <w:pPr>
              <w:jc w:val="center"/>
              <w:rPr>
                <w:moveTo w:id="3040" w:author="Micah Freedman" w:date="2022-03-11T15:01:00Z"/>
                <w:rFonts w:ascii="Arial" w:hAnsi="Arial" w:cs="Arial"/>
                <w:b/>
                <w:bCs/>
                <w:sz w:val="20"/>
                <w:szCs w:val="20"/>
              </w:rPr>
            </w:pPr>
            <w:moveTo w:id="3041" w:author="Micah Freedman" w:date="2022-03-11T15:01:00Z">
              <w:r w:rsidRPr="000E2622">
                <w:rPr>
                  <w:rFonts w:ascii="Arial" w:hAnsi="Arial" w:cs="Arial"/>
                  <w:b/>
                  <w:bCs/>
                  <w:sz w:val="20"/>
                  <w:szCs w:val="20"/>
                </w:rPr>
                <w:t>11</w:t>
              </w:r>
            </w:moveTo>
          </w:p>
        </w:tc>
        <w:tc>
          <w:tcPr>
            <w:tcW w:w="839" w:type="dxa"/>
            <w:tcBorders>
              <w:top w:val="single" w:sz="4" w:space="0" w:color="auto"/>
              <w:left w:val="nil"/>
              <w:bottom w:val="nil"/>
              <w:right w:val="nil"/>
            </w:tcBorders>
            <w:vAlign w:val="center"/>
          </w:tcPr>
          <w:p w14:paraId="60D7AF0D" w14:textId="77777777" w:rsidR="00CB5C04" w:rsidRPr="000E2622" w:rsidRDefault="00CB5C04" w:rsidP="00C63909">
            <w:pPr>
              <w:jc w:val="center"/>
              <w:rPr>
                <w:moveTo w:id="3042" w:author="Micah Freedman" w:date="2022-03-11T15:01:00Z"/>
                <w:rFonts w:ascii="Arial" w:hAnsi="Arial" w:cs="Arial"/>
                <w:b/>
                <w:bCs/>
                <w:sz w:val="20"/>
                <w:szCs w:val="20"/>
              </w:rPr>
            </w:pPr>
            <w:moveTo w:id="3043" w:author="Micah Freedman" w:date="2022-03-11T15:01:00Z">
              <w:r w:rsidRPr="000E2622">
                <w:rPr>
                  <w:rFonts w:ascii="Arial" w:hAnsi="Arial" w:cs="Arial"/>
                  <w:b/>
                  <w:bCs/>
                  <w:sz w:val="20"/>
                  <w:szCs w:val="20"/>
                </w:rPr>
                <w:t>9</w:t>
              </w:r>
            </w:moveTo>
          </w:p>
        </w:tc>
        <w:tc>
          <w:tcPr>
            <w:tcW w:w="850" w:type="dxa"/>
            <w:tcBorders>
              <w:top w:val="single" w:sz="4" w:space="0" w:color="auto"/>
              <w:left w:val="nil"/>
              <w:bottom w:val="nil"/>
              <w:right w:val="nil"/>
            </w:tcBorders>
            <w:vAlign w:val="center"/>
          </w:tcPr>
          <w:p w14:paraId="4D636614" w14:textId="77777777" w:rsidR="00CB5C04" w:rsidRPr="000E2622" w:rsidRDefault="00CB5C04" w:rsidP="00C63909">
            <w:pPr>
              <w:jc w:val="center"/>
              <w:rPr>
                <w:moveTo w:id="3044" w:author="Micah Freedman" w:date="2022-03-11T15:01:00Z"/>
                <w:rFonts w:ascii="Arial" w:hAnsi="Arial" w:cs="Arial"/>
                <w:b/>
                <w:bCs/>
                <w:sz w:val="20"/>
                <w:szCs w:val="20"/>
              </w:rPr>
            </w:pPr>
            <w:moveTo w:id="3045" w:author="Micah Freedman" w:date="2022-03-11T15:01:00Z">
              <w:r w:rsidRPr="000E2622">
                <w:rPr>
                  <w:rFonts w:ascii="Arial" w:hAnsi="Arial" w:cs="Arial"/>
                  <w:b/>
                  <w:bCs/>
                  <w:sz w:val="20"/>
                  <w:szCs w:val="20"/>
                </w:rPr>
                <w:t>8</w:t>
              </w:r>
            </w:moveTo>
          </w:p>
        </w:tc>
        <w:tc>
          <w:tcPr>
            <w:tcW w:w="852" w:type="dxa"/>
            <w:tcBorders>
              <w:top w:val="single" w:sz="4" w:space="0" w:color="auto"/>
              <w:left w:val="nil"/>
              <w:bottom w:val="nil"/>
              <w:right w:val="nil"/>
            </w:tcBorders>
            <w:vAlign w:val="center"/>
          </w:tcPr>
          <w:p w14:paraId="794FFDBB" w14:textId="77777777" w:rsidR="00CB5C04" w:rsidRPr="000E2622" w:rsidRDefault="00CB5C04" w:rsidP="00C63909">
            <w:pPr>
              <w:jc w:val="center"/>
              <w:rPr>
                <w:moveTo w:id="3046" w:author="Micah Freedman" w:date="2022-03-11T15:01:00Z"/>
                <w:rFonts w:ascii="Arial" w:hAnsi="Arial" w:cs="Arial"/>
                <w:b/>
                <w:bCs/>
                <w:sz w:val="20"/>
                <w:szCs w:val="20"/>
              </w:rPr>
            </w:pPr>
            <w:moveTo w:id="3047" w:author="Micah Freedman" w:date="2022-03-11T15:01:00Z">
              <w:r w:rsidRPr="000E2622">
                <w:rPr>
                  <w:rFonts w:ascii="Arial" w:hAnsi="Arial" w:cs="Arial"/>
                  <w:b/>
                  <w:bCs/>
                  <w:sz w:val="20"/>
                  <w:szCs w:val="20"/>
                </w:rPr>
                <w:t>13</w:t>
              </w:r>
            </w:moveTo>
          </w:p>
        </w:tc>
        <w:tc>
          <w:tcPr>
            <w:tcW w:w="930" w:type="dxa"/>
            <w:tcBorders>
              <w:top w:val="single" w:sz="4" w:space="0" w:color="auto"/>
              <w:left w:val="nil"/>
              <w:bottom w:val="nil"/>
              <w:right w:val="single" w:sz="4" w:space="0" w:color="auto"/>
            </w:tcBorders>
            <w:vAlign w:val="center"/>
          </w:tcPr>
          <w:p w14:paraId="0CC5E16D" w14:textId="77777777" w:rsidR="00CB5C04" w:rsidRPr="000E2622" w:rsidRDefault="00CB5C04" w:rsidP="00C63909">
            <w:pPr>
              <w:jc w:val="center"/>
              <w:rPr>
                <w:moveTo w:id="3048" w:author="Micah Freedman" w:date="2022-03-11T15:01:00Z"/>
                <w:rFonts w:ascii="Arial" w:hAnsi="Arial" w:cs="Arial"/>
                <w:b/>
                <w:bCs/>
                <w:sz w:val="20"/>
                <w:szCs w:val="20"/>
              </w:rPr>
            </w:pPr>
            <w:moveTo w:id="3049" w:author="Micah Freedman" w:date="2022-03-11T15:01:00Z">
              <w:r w:rsidRPr="000E2622">
                <w:rPr>
                  <w:rFonts w:ascii="Arial" w:hAnsi="Arial" w:cs="Arial"/>
                  <w:b/>
                  <w:bCs/>
                  <w:sz w:val="20"/>
                  <w:szCs w:val="20"/>
                </w:rPr>
                <w:t>8</w:t>
              </w:r>
            </w:moveTo>
          </w:p>
        </w:tc>
        <w:tc>
          <w:tcPr>
            <w:tcW w:w="795" w:type="dxa"/>
            <w:tcBorders>
              <w:top w:val="single" w:sz="4" w:space="0" w:color="auto"/>
              <w:left w:val="single" w:sz="4" w:space="0" w:color="auto"/>
              <w:bottom w:val="nil"/>
              <w:right w:val="single" w:sz="4" w:space="0" w:color="auto"/>
            </w:tcBorders>
            <w:vAlign w:val="center"/>
          </w:tcPr>
          <w:p w14:paraId="1E65DB0E" w14:textId="77777777" w:rsidR="00CB5C04" w:rsidRPr="000E2622" w:rsidRDefault="00CB5C04" w:rsidP="00C63909">
            <w:pPr>
              <w:jc w:val="center"/>
              <w:rPr>
                <w:moveTo w:id="3050" w:author="Micah Freedman" w:date="2022-03-11T15:01:00Z"/>
                <w:rFonts w:ascii="Arial" w:hAnsi="Arial" w:cs="Arial"/>
                <w:b/>
                <w:bCs/>
                <w:sz w:val="20"/>
                <w:szCs w:val="20"/>
              </w:rPr>
            </w:pPr>
            <w:moveTo w:id="3051" w:author="Micah Freedman" w:date="2022-03-11T15:01:00Z">
              <w:r w:rsidRPr="000E2622">
                <w:rPr>
                  <w:rFonts w:ascii="Arial" w:hAnsi="Arial" w:cs="Arial"/>
                  <w:b/>
                  <w:bCs/>
                  <w:sz w:val="20"/>
                  <w:szCs w:val="20"/>
                </w:rPr>
                <w:t>72</w:t>
              </w:r>
            </w:moveTo>
          </w:p>
        </w:tc>
      </w:tr>
      <w:tr w:rsidR="00283350" w:rsidRPr="000E2622" w14:paraId="7FD9CB37" w14:textId="77777777" w:rsidTr="00C63909">
        <w:tc>
          <w:tcPr>
            <w:tcW w:w="3308" w:type="dxa"/>
            <w:gridSpan w:val="2"/>
            <w:tcBorders>
              <w:top w:val="nil"/>
              <w:left w:val="single" w:sz="4" w:space="0" w:color="auto"/>
              <w:bottom w:val="single" w:sz="4" w:space="0" w:color="auto"/>
              <w:right w:val="nil"/>
            </w:tcBorders>
            <w:vAlign w:val="center"/>
          </w:tcPr>
          <w:p w14:paraId="1B29EA2E" w14:textId="77777777" w:rsidR="00CB5C04" w:rsidRPr="000E2622" w:rsidRDefault="00CB5C04" w:rsidP="00C63909">
            <w:pPr>
              <w:jc w:val="center"/>
              <w:rPr>
                <w:moveTo w:id="3052" w:author="Micah Freedman" w:date="2022-03-11T15:01:00Z"/>
                <w:rFonts w:ascii="Arial" w:hAnsi="Arial" w:cs="Arial"/>
                <w:b/>
                <w:bCs/>
                <w:sz w:val="20"/>
                <w:szCs w:val="20"/>
              </w:rPr>
            </w:pPr>
          </w:p>
        </w:tc>
        <w:tc>
          <w:tcPr>
            <w:tcW w:w="908" w:type="dxa"/>
            <w:tcBorders>
              <w:top w:val="nil"/>
              <w:left w:val="nil"/>
              <w:bottom w:val="single" w:sz="4" w:space="0" w:color="auto"/>
              <w:right w:val="nil"/>
            </w:tcBorders>
            <w:vAlign w:val="center"/>
          </w:tcPr>
          <w:p w14:paraId="3209AABF" w14:textId="77777777" w:rsidR="00CB5C04" w:rsidRPr="000E2622" w:rsidRDefault="00CB5C04" w:rsidP="00C63909">
            <w:pPr>
              <w:jc w:val="center"/>
              <w:rPr>
                <w:moveTo w:id="3053" w:author="Micah Freedman" w:date="2022-03-11T15:01:00Z"/>
                <w:rFonts w:ascii="Arial" w:hAnsi="Arial" w:cs="Arial"/>
                <w:b/>
                <w:bCs/>
                <w:sz w:val="20"/>
                <w:szCs w:val="20"/>
              </w:rPr>
            </w:pPr>
          </w:p>
        </w:tc>
        <w:tc>
          <w:tcPr>
            <w:tcW w:w="871" w:type="dxa"/>
            <w:tcBorders>
              <w:top w:val="nil"/>
              <w:left w:val="nil"/>
              <w:bottom w:val="single" w:sz="4" w:space="0" w:color="auto"/>
              <w:right w:val="nil"/>
            </w:tcBorders>
            <w:vAlign w:val="center"/>
          </w:tcPr>
          <w:p w14:paraId="37E83887" w14:textId="77777777" w:rsidR="00CB5C04" w:rsidRPr="000E2622" w:rsidRDefault="00CB5C04" w:rsidP="00C63909">
            <w:pPr>
              <w:jc w:val="center"/>
              <w:rPr>
                <w:moveTo w:id="3054" w:author="Micah Freedman" w:date="2022-03-11T15:01:00Z"/>
                <w:rFonts w:ascii="Arial" w:hAnsi="Arial" w:cs="Arial"/>
                <w:b/>
                <w:bCs/>
                <w:sz w:val="20"/>
                <w:szCs w:val="20"/>
              </w:rPr>
            </w:pPr>
          </w:p>
        </w:tc>
        <w:tc>
          <w:tcPr>
            <w:tcW w:w="839" w:type="dxa"/>
            <w:tcBorders>
              <w:top w:val="nil"/>
              <w:left w:val="nil"/>
              <w:bottom w:val="single" w:sz="4" w:space="0" w:color="auto"/>
              <w:right w:val="nil"/>
            </w:tcBorders>
            <w:vAlign w:val="center"/>
          </w:tcPr>
          <w:p w14:paraId="62CD7665" w14:textId="77777777" w:rsidR="00CB5C04" w:rsidRPr="000E2622" w:rsidRDefault="00CB5C04" w:rsidP="00C63909">
            <w:pPr>
              <w:jc w:val="center"/>
              <w:rPr>
                <w:moveTo w:id="3055" w:author="Micah Freedman" w:date="2022-03-11T15:01:00Z"/>
                <w:rFonts w:ascii="Arial" w:hAnsi="Arial" w:cs="Arial"/>
                <w:b/>
                <w:bCs/>
                <w:sz w:val="20"/>
                <w:szCs w:val="20"/>
              </w:rPr>
            </w:pPr>
          </w:p>
        </w:tc>
        <w:tc>
          <w:tcPr>
            <w:tcW w:w="850" w:type="dxa"/>
            <w:tcBorders>
              <w:top w:val="nil"/>
              <w:left w:val="nil"/>
              <w:bottom w:val="single" w:sz="4" w:space="0" w:color="auto"/>
              <w:right w:val="nil"/>
            </w:tcBorders>
            <w:vAlign w:val="center"/>
          </w:tcPr>
          <w:p w14:paraId="7F43FB58" w14:textId="77777777" w:rsidR="00CB5C04" w:rsidRPr="000E2622" w:rsidRDefault="00CB5C04" w:rsidP="00C63909">
            <w:pPr>
              <w:jc w:val="center"/>
              <w:rPr>
                <w:moveTo w:id="3056" w:author="Micah Freedman" w:date="2022-03-11T15:01:00Z"/>
                <w:rFonts w:ascii="Arial" w:hAnsi="Arial" w:cs="Arial"/>
                <w:b/>
                <w:bCs/>
                <w:sz w:val="20"/>
                <w:szCs w:val="20"/>
              </w:rPr>
            </w:pPr>
          </w:p>
        </w:tc>
        <w:tc>
          <w:tcPr>
            <w:tcW w:w="852" w:type="dxa"/>
            <w:tcBorders>
              <w:top w:val="nil"/>
              <w:left w:val="nil"/>
              <w:bottom w:val="single" w:sz="4" w:space="0" w:color="auto"/>
              <w:right w:val="nil"/>
            </w:tcBorders>
            <w:vAlign w:val="center"/>
          </w:tcPr>
          <w:p w14:paraId="6E0E6C6E" w14:textId="77777777" w:rsidR="00CB5C04" w:rsidRPr="000E2622" w:rsidRDefault="00CB5C04" w:rsidP="00C63909">
            <w:pPr>
              <w:jc w:val="center"/>
              <w:rPr>
                <w:moveTo w:id="3057" w:author="Micah Freedman" w:date="2022-03-11T15:01:00Z"/>
                <w:rFonts w:ascii="Arial" w:hAnsi="Arial" w:cs="Arial"/>
                <w:b/>
                <w:bCs/>
                <w:sz w:val="20"/>
                <w:szCs w:val="20"/>
              </w:rPr>
            </w:pPr>
          </w:p>
        </w:tc>
        <w:tc>
          <w:tcPr>
            <w:tcW w:w="930" w:type="dxa"/>
            <w:tcBorders>
              <w:top w:val="nil"/>
              <w:left w:val="nil"/>
              <w:bottom w:val="single" w:sz="4" w:space="0" w:color="auto"/>
              <w:right w:val="single" w:sz="4" w:space="0" w:color="auto"/>
            </w:tcBorders>
            <w:vAlign w:val="center"/>
          </w:tcPr>
          <w:p w14:paraId="3A62B5C4" w14:textId="77777777" w:rsidR="00CB5C04" w:rsidRPr="000E2622" w:rsidRDefault="00CB5C04" w:rsidP="00C63909">
            <w:pPr>
              <w:jc w:val="center"/>
              <w:rPr>
                <w:moveTo w:id="3058" w:author="Micah Freedman" w:date="2022-03-11T15:01:00Z"/>
                <w:rFonts w:ascii="Arial" w:hAnsi="Arial" w:cs="Arial"/>
                <w:b/>
                <w:bCs/>
                <w:sz w:val="20"/>
                <w:szCs w:val="20"/>
              </w:rPr>
            </w:pPr>
          </w:p>
        </w:tc>
        <w:tc>
          <w:tcPr>
            <w:tcW w:w="795" w:type="dxa"/>
            <w:tcBorders>
              <w:top w:val="nil"/>
              <w:left w:val="single" w:sz="4" w:space="0" w:color="auto"/>
              <w:bottom w:val="single" w:sz="4" w:space="0" w:color="auto"/>
              <w:right w:val="single" w:sz="4" w:space="0" w:color="auto"/>
            </w:tcBorders>
            <w:vAlign w:val="center"/>
          </w:tcPr>
          <w:p w14:paraId="77E3F924" w14:textId="77777777" w:rsidR="00CB5C04" w:rsidRPr="000E2622" w:rsidRDefault="00CB5C04" w:rsidP="00C63909">
            <w:pPr>
              <w:jc w:val="center"/>
              <w:rPr>
                <w:moveTo w:id="3059" w:author="Micah Freedman" w:date="2022-03-11T15:01:00Z"/>
                <w:rFonts w:ascii="Arial" w:hAnsi="Arial" w:cs="Arial"/>
                <w:b/>
                <w:bCs/>
                <w:sz w:val="20"/>
                <w:szCs w:val="20"/>
              </w:rPr>
            </w:pPr>
          </w:p>
        </w:tc>
      </w:tr>
      <w:tr w:rsidR="00283350" w:rsidRPr="000E2622" w14:paraId="42B3C6E2" w14:textId="77777777" w:rsidTr="00C63909">
        <w:tc>
          <w:tcPr>
            <w:tcW w:w="1308" w:type="dxa"/>
            <w:tcBorders>
              <w:top w:val="single" w:sz="4" w:space="0" w:color="auto"/>
              <w:left w:val="single" w:sz="4" w:space="0" w:color="auto"/>
              <w:bottom w:val="single" w:sz="4" w:space="0" w:color="auto"/>
              <w:right w:val="nil"/>
            </w:tcBorders>
            <w:vAlign w:val="center"/>
          </w:tcPr>
          <w:p w14:paraId="615607F9" w14:textId="77777777" w:rsidR="00CB5C04" w:rsidRPr="000E2622" w:rsidRDefault="00CB5C04" w:rsidP="00C63909">
            <w:pPr>
              <w:jc w:val="center"/>
              <w:rPr>
                <w:moveTo w:id="3060" w:author="Micah Freedman" w:date="2022-03-11T15:01:00Z"/>
                <w:rFonts w:ascii="Arial" w:hAnsi="Arial" w:cs="Arial"/>
                <w:sz w:val="20"/>
                <w:szCs w:val="20"/>
              </w:rPr>
            </w:pPr>
            <w:moveTo w:id="3061" w:author="Micah Freedman" w:date="2022-03-11T15:01:00Z">
              <w:r w:rsidRPr="000E2622">
                <w:rPr>
                  <w:rFonts w:ascii="Arial" w:hAnsi="Arial" w:cs="Arial"/>
                  <w:b/>
                  <w:bCs/>
                  <w:sz w:val="20"/>
                  <w:szCs w:val="20"/>
                </w:rPr>
                <w:t>Population</w:t>
              </w:r>
            </w:moveTo>
          </w:p>
        </w:tc>
        <w:tc>
          <w:tcPr>
            <w:tcW w:w="2000" w:type="dxa"/>
            <w:tcBorders>
              <w:top w:val="single" w:sz="4" w:space="0" w:color="auto"/>
              <w:left w:val="nil"/>
              <w:bottom w:val="single" w:sz="4" w:space="0" w:color="auto"/>
              <w:right w:val="nil"/>
            </w:tcBorders>
            <w:vAlign w:val="center"/>
          </w:tcPr>
          <w:p w14:paraId="3C7CB333" w14:textId="77777777" w:rsidR="00CB5C04" w:rsidRPr="000E2622" w:rsidRDefault="00CB5C04" w:rsidP="00C63909">
            <w:pPr>
              <w:jc w:val="center"/>
              <w:rPr>
                <w:moveTo w:id="3062" w:author="Micah Freedman" w:date="2022-03-11T15:01:00Z"/>
                <w:rFonts w:ascii="Arial" w:hAnsi="Arial" w:cs="Arial"/>
                <w:sz w:val="20"/>
                <w:szCs w:val="20"/>
              </w:rPr>
            </w:pPr>
            <w:moveTo w:id="3063" w:author="Micah Freedman" w:date="2022-03-11T15:01:00Z">
              <w:r w:rsidRPr="000E2622">
                <w:rPr>
                  <w:rFonts w:ascii="Arial" w:hAnsi="Arial" w:cs="Arial"/>
                  <w:b/>
                  <w:bCs/>
                  <w:sz w:val="20"/>
                  <w:szCs w:val="20"/>
                </w:rPr>
                <w:t>Family ID</w:t>
              </w:r>
            </w:moveTo>
          </w:p>
        </w:tc>
        <w:tc>
          <w:tcPr>
            <w:tcW w:w="908" w:type="dxa"/>
            <w:tcBorders>
              <w:top w:val="single" w:sz="4" w:space="0" w:color="auto"/>
              <w:left w:val="nil"/>
              <w:bottom w:val="single" w:sz="4" w:space="0" w:color="auto"/>
              <w:right w:val="nil"/>
            </w:tcBorders>
            <w:vAlign w:val="center"/>
          </w:tcPr>
          <w:p w14:paraId="16F379E8" w14:textId="77777777" w:rsidR="00CB5C04" w:rsidRPr="000E2622" w:rsidRDefault="00CB5C04" w:rsidP="00C63909">
            <w:pPr>
              <w:jc w:val="center"/>
              <w:rPr>
                <w:moveTo w:id="3064" w:author="Micah Freedman" w:date="2022-03-11T15:01:00Z"/>
                <w:rFonts w:ascii="Arial" w:hAnsi="Arial" w:cs="Arial"/>
                <w:sz w:val="20"/>
                <w:szCs w:val="20"/>
              </w:rPr>
            </w:pPr>
            <w:moveTo w:id="3065" w:author="Micah Freedman" w:date="2022-03-11T15:01:00Z">
              <w:r w:rsidRPr="000E2622">
                <w:rPr>
                  <w:rFonts w:ascii="Arial" w:hAnsi="Arial" w:cs="Arial"/>
                  <w:b/>
                  <w:bCs/>
                  <w:sz w:val="20"/>
                  <w:szCs w:val="20"/>
                </w:rPr>
                <w:t>GOPH</w:t>
              </w:r>
            </w:moveTo>
          </w:p>
        </w:tc>
        <w:tc>
          <w:tcPr>
            <w:tcW w:w="871" w:type="dxa"/>
            <w:tcBorders>
              <w:top w:val="single" w:sz="4" w:space="0" w:color="auto"/>
              <w:left w:val="nil"/>
              <w:bottom w:val="single" w:sz="4" w:space="0" w:color="auto"/>
              <w:right w:val="nil"/>
            </w:tcBorders>
            <w:vAlign w:val="center"/>
          </w:tcPr>
          <w:p w14:paraId="15986C9C" w14:textId="77777777" w:rsidR="00CB5C04" w:rsidRPr="000E2622" w:rsidRDefault="00CB5C04" w:rsidP="00C63909">
            <w:pPr>
              <w:jc w:val="center"/>
              <w:rPr>
                <w:moveTo w:id="3066" w:author="Micah Freedman" w:date="2022-03-11T15:01:00Z"/>
                <w:rFonts w:ascii="Arial" w:hAnsi="Arial" w:cs="Arial"/>
                <w:sz w:val="20"/>
                <w:szCs w:val="20"/>
              </w:rPr>
            </w:pPr>
            <w:moveTo w:id="3067" w:author="Micah Freedman" w:date="2022-03-11T15:01:00Z">
              <w:r w:rsidRPr="000E2622">
                <w:rPr>
                  <w:rFonts w:ascii="Arial" w:hAnsi="Arial" w:cs="Arial"/>
                  <w:b/>
                  <w:bCs/>
                  <w:sz w:val="20"/>
                  <w:szCs w:val="20"/>
                </w:rPr>
                <w:t>ASCU</w:t>
              </w:r>
            </w:moveTo>
          </w:p>
        </w:tc>
        <w:tc>
          <w:tcPr>
            <w:tcW w:w="839" w:type="dxa"/>
            <w:tcBorders>
              <w:top w:val="single" w:sz="4" w:space="0" w:color="auto"/>
              <w:left w:val="nil"/>
              <w:bottom w:val="single" w:sz="4" w:space="0" w:color="auto"/>
              <w:right w:val="nil"/>
            </w:tcBorders>
            <w:vAlign w:val="center"/>
          </w:tcPr>
          <w:p w14:paraId="138B6069" w14:textId="77777777" w:rsidR="00CB5C04" w:rsidRPr="000E2622" w:rsidRDefault="00CB5C04" w:rsidP="00C63909">
            <w:pPr>
              <w:jc w:val="center"/>
              <w:rPr>
                <w:moveTo w:id="3068" w:author="Micah Freedman" w:date="2022-03-11T15:01:00Z"/>
                <w:rFonts w:ascii="Arial" w:hAnsi="Arial" w:cs="Arial"/>
                <w:sz w:val="20"/>
                <w:szCs w:val="20"/>
              </w:rPr>
            </w:pPr>
            <w:moveTo w:id="3069" w:author="Micah Freedman" w:date="2022-03-11T15:01:00Z">
              <w:r w:rsidRPr="000E2622">
                <w:rPr>
                  <w:rFonts w:ascii="Arial" w:hAnsi="Arial" w:cs="Arial"/>
                  <w:b/>
                  <w:bCs/>
                  <w:sz w:val="20"/>
                  <w:szCs w:val="20"/>
                </w:rPr>
                <w:t>AINC</w:t>
              </w:r>
            </w:moveTo>
          </w:p>
        </w:tc>
        <w:tc>
          <w:tcPr>
            <w:tcW w:w="850" w:type="dxa"/>
            <w:tcBorders>
              <w:top w:val="single" w:sz="4" w:space="0" w:color="auto"/>
              <w:left w:val="nil"/>
              <w:bottom w:val="single" w:sz="4" w:space="0" w:color="auto"/>
              <w:right w:val="nil"/>
            </w:tcBorders>
            <w:vAlign w:val="center"/>
          </w:tcPr>
          <w:p w14:paraId="64FE5769" w14:textId="77777777" w:rsidR="00CB5C04" w:rsidRPr="000E2622" w:rsidRDefault="00CB5C04" w:rsidP="00C63909">
            <w:pPr>
              <w:jc w:val="center"/>
              <w:rPr>
                <w:moveTo w:id="3070" w:author="Micah Freedman" w:date="2022-03-11T15:01:00Z"/>
                <w:rFonts w:ascii="Arial" w:hAnsi="Arial" w:cs="Arial"/>
                <w:sz w:val="20"/>
                <w:szCs w:val="20"/>
              </w:rPr>
            </w:pPr>
            <w:moveTo w:id="3071" w:author="Micah Freedman" w:date="2022-03-11T15:01:00Z">
              <w:r w:rsidRPr="000E2622">
                <w:rPr>
                  <w:rFonts w:ascii="Arial" w:hAnsi="Arial" w:cs="Arial"/>
                  <w:b/>
                  <w:bCs/>
                  <w:sz w:val="20"/>
                  <w:szCs w:val="20"/>
                </w:rPr>
                <w:t>ASFA</w:t>
              </w:r>
            </w:moveTo>
          </w:p>
        </w:tc>
        <w:tc>
          <w:tcPr>
            <w:tcW w:w="852" w:type="dxa"/>
            <w:tcBorders>
              <w:top w:val="single" w:sz="4" w:space="0" w:color="auto"/>
              <w:left w:val="nil"/>
              <w:bottom w:val="single" w:sz="4" w:space="0" w:color="auto"/>
              <w:right w:val="nil"/>
            </w:tcBorders>
            <w:vAlign w:val="center"/>
          </w:tcPr>
          <w:p w14:paraId="0C6C4AFD" w14:textId="77777777" w:rsidR="00CB5C04" w:rsidRPr="000E2622" w:rsidRDefault="00CB5C04" w:rsidP="00C63909">
            <w:pPr>
              <w:jc w:val="center"/>
              <w:rPr>
                <w:moveTo w:id="3072" w:author="Micah Freedman" w:date="2022-03-11T15:01:00Z"/>
                <w:rFonts w:ascii="Arial" w:hAnsi="Arial" w:cs="Arial"/>
                <w:sz w:val="20"/>
                <w:szCs w:val="20"/>
              </w:rPr>
            </w:pPr>
            <w:moveTo w:id="3073" w:author="Micah Freedman" w:date="2022-03-11T15:01:00Z">
              <w:r w:rsidRPr="000E2622">
                <w:rPr>
                  <w:rFonts w:ascii="Arial" w:hAnsi="Arial" w:cs="Arial"/>
                  <w:b/>
                  <w:bCs/>
                  <w:sz w:val="20"/>
                  <w:szCs w:val="20"/>
                </w:rPr>
                <w:t>ASYR</w:t>
              </w:r>
            </w:moveTo>
          </w:p>
        </w:tc>
        <w:tc>
          <w:tcPr>
            <w:tcW w:w="930" w:type="dxa"/>
            <w:tcBorders>
              <w:top w:val="single" w:sz="4" w:space="0" w:color="auto"/>
              <w:left w:val="nil"/>
              <w:bottom w:val="single" w:sz="4" w:space="0" w:color="auto"/>
              <w:right w:val="single" w:sz="4" w:space="0" w:color="auto"/>
            </w:tcBorders>
            <w:vAlign w:val="center"/>
          </w:tcPr>
          <w:p w14:paraId="31857858" w14:textId="77777777" w:rsidR="00CB5C04" w:rsidRPr="000E2622" w:rsidRDefault="00CB5C04" w:rsidP="00C63909">
            <w:pPr>
              <w:jc w:val="center"/>
              <w:rPr>
                <w:moveTo w:id="3074" w:author="Micah Freedman" w:date="2022-03-11T15:01:00Z"/>
                <w:rFonts w:ascii="Arial" w:hAnsi="Arial" w:cs="Arial"/>
                <w:sz w:val="20"/>
                <w:szCs w:val="20"/>
              </w:rPr>
            </w:pPr>
            <w:moveTo w:id="3075" w:author="Micah Freedman" w:date="2022-03-11T15:01:00Z">
              <w:r w:rsidRPr="000E2622">
                <w:rPr>
                  <w:rFonts w:ascii="Arial" w:hAnsi="Arial" w:cs="Arial"/>
                  <w:b/>
                  <w:bCs/>
                  <w:sz w:val="20"/>
                  <w:szCs w:val="20"/>
                </w:rPr>
                <w:t>ASPEC</w:t>
              </w:r>
            </w:moveTo>
          </w:p>
        </w:tc>
        <w:tc>
          <w:tcPr>
            <w:tcW w:w="795" w:type="dxa"/>
            <w:tcBorders>
              <w:top w:val="single" w:sz="4" w:space="0" w:color="auto"/>
              <w:left w:val="single" w:sz="4" w:space="0" w:color="auto"/>
              <w:bottom w:val="single" w:sz="4" w:space="0" w:color="auto"/>
              <w:right w:val="single" w:sz="4" w:space="0" w:color="auto"/>
            </w:tcBorders>
            <w:vAlign w:val="center"/>
          </w:tcPr>
          <w:p w14:paraId="686696CB" w14:textId="77777777" w:rsidR="00CB5C04" w:rsidRPr="000E2622" w:rsidRDefault="00CB5C04" w:rsidP="00C63909">
            <w:pPr>
              <w:jc w:val="center"/>
              <w:rPr>
                <w:moveTo w:id="3076" w:author="Micah Freedman" w:date="2022-03-11T15:01:00Z"/>
                <w:rFonts w:ascii="Arial" w:hAnsi="Arial" w:cs="Arial"/>
                <w:b/>
                <w:bCs/>
                <w:sz w:val="20"/>
                <w:szCs w:val="20"/>
              </w:rPr>
            </w:pPr>
            <w:moveTo w:id="3077" w:author="Micah Freedman" w:date="2022-03-11T15:01:00Z">
              <w:r w:rsidRPr="000E2622">
                <w:rPr>
                  <w:rFonts w:ascii="Arial" w:hAnsi="Arial" w:cs="Arial"/>
                  <w:b/>
                  <w:bCs/>
                  <w:sz w:val="20"/>
                  <w:szCs w:val="20"/>
                </w:rPr>
                <w:t>Total</w:t>
              </w:r>
            </w:moveTo>
          </w:p>
        </w:tc>
      </w:tr>
      <w:tr w:rsidR="00283350" w:rsidRPr="000E2622" w14:paraId="72E931A1" w14:textId="77777777" w:rsidTr="00C63909">
        <w:tc>
          <w:tcPr>
            <w:tcW w:w="1308" w:type="dxa"/>
            <w:vMerge w:val="restart"/>
            <w:tcBorders>
              <w:top w:val="single" w:sz="4" w:space="0" w:color="auto"/>
              <w:left w:val="single" w:sz="4" w:space="0" w:color="auto"/>
              <w:right w:val="nil"/>
            </w:tcBorders>
            <w:vAlign w:val="center"/>
          </w:tcPr>
          <w:p w14:paraId="05E19D7A" w14:textId="77777777" w:rsidR="00CB5C04" w:rsidRPr="000E2622" w:rsidRDefault="00CB5C04" w:rsidP="00C63909">
            <w:pPr>
              <w:jc w:val="center"/>
              <w:rPr>
                <w:moveTo w:id="3078" w:author="Micah Freedman" w:date="2022-03-11T15:01:00Z"/>
                <w:rFonts w:ascii="Arial" w:hAnsi="Arial" w:cs="Arial"/>
                <w:b/>
                <w:bCs/>
                <w:sz w:val="20"/>
                <w:szCs w:val="20"/>
              </w:rPr>
            </w:pPr>
            <w:moveTo w:id="3079" w:author="Micah Freedman" w:date="2022-03-11T15:01:00Z">
              <w:r w:rsidRPr="000E2622">
                <w:rPr>
                  <w:rFonts w:ascii="Arial" w:hAnsi="Arial" w:cs="Arial"/>
                  <w:b/>
                  <w:bCs/>
                  <w:sz w:val="20"/>
                  <w:szCs w:val="20"/>
                </w:rPr>
                <w:t>California</w:t>
              </w:r>
            </w:moveTo>
          </w:p>
        </w:tc>
        <w:tc>
          <w:tcPr>
            <w:tcW w:w="2000" w:type="dxa"/>
            <w:tcBorders>
              <w:top w:val="single" w:sz="4" w:space="0" w:color="auto"/>
              <w:left w:val="nil"/>
              <w:bottom w:val="nil"/>
              <w:right w:val="single" w:sz="4" w:space="0" w:color="auto"/>
            </w:tcBorders>
            <w:vAlign w:val="center"/>
          </w:tcPr>
          <w:p w14:paraId="3B630ED6" w14:textId="77777777" w:rsidR="00CB5C04" w:rsidRPr="000E2622" w:rsidRDefault="00CB5C04" w:rsidP="00C63909">
            <w:pPr>
              <w:jc w:val="center"/>
              <w:rPr>
                <w:moveTo w:id="3080" w:author="Micah Freedman" w:date="2022-03-11T15:01:00Z"/>
                <w:rFonts w:ascii="Arial" w:hAnsi="Arial" w:cs="Arial"/>
                <w:sz w:val="20"/>
                <w:szCs w:val="20"/>
              </w:rPr>
            </w:pPr>
            <w:moveTo w:id="3081" w:author="Micah Freedman" w:date="2022-03-11T15:01:00Z">
              <w:r w:rsidRPr="000E2622">
                <w:rPr>
                  <w:rFonts w:ascii="Arial" w:hAnsi="Arial" w:cs="Arial"/>
                  <w:sz w:val="20"/>
                  <w:szCs w:val="20"/>
                </w:rPr>
                <w:t>CA_1017.1B_2018</w:t>
              </w:r>
            </w:moveTo>
          </w:p>
        </w:tc>
        <w:tc>
          <w:tcPr>
            <w:tcW w:w="908" w:type="dxa"/>
            <w:tcBorders>
              <w:top w:val="single" w:sz="4" w:space="0" w:color="auto"/>
              <w:left w:val="single" w:sz="4" w:space="0" w:color="auto"/>
              <w:bottom w:val="nil"/>
              <w:right w:val="nil"/>
            </w:tcBorders>
            <w:vAlign w:val="center"/>
          </w:tcPr>
          <w:p w14:paraId="623D0673" w14:textId="77777777" w:rsidR="00CB5C04" w:rsidRPr="000E2622" w:rsidRDefault="00CB5C04" w:rsidP="00C63909">
            <w:pPr>
              <w:jc w:val="center"/>
              <w:rPr>
                <w:moveTo w:id="3082" w:author="Micah Freedman" w:date="2022-03-11T15:01:00Z"/>
                <w:rFonts w:ascii="Arial" w:hAnsi="Arial" w:cs="Arial"/>
                <w:sz w:val="20"/>
                <w:szCs w:val="20"/>
              </w:rPr>
            </w:pPr>
            <w:moveTo w:id="3083" w:author="Micah Freedman" w:date="2022-03-11T15:01:00Z">
              <w:r w:rsidRPr="000E2622">
                <w:rPr>
                  <w:rFonts w:ascii="Arial" w:hAnsi="Arial" w:cs="Arial"/>
                  <w:sz w:val="20"/>
                  <w:szCs w:val="20"/>
                </w:rPr>
                <w:t>0</w:t>
              </w:r>
            </w:moveTo>
          </w:p>
        </w:tc>
        <w:tc>
          <w:tcPr>
            <w:tcW w:w="871" w:type="dxa"/>
            <w:tcBorders>
              <w:top w:val="single" w:sz="4" w:space="0" w:color="auto"/>
              <w:left w:val="nil"/>
              <w:bottom w:val="nil"/>
              <w:right w:val="nil"/>
            </w:tcBorders>
            <w:vAlign w:val="center"/>
          </w:tcPr>
          <w:p w14:paraId="5A2D5A65" w14:textId="77777777" w:rsidR="00CB5C04" w:rsidRPr="000E2622" w:rsidRDefault="00CB5C04" w:rsidP="00C63909">
            <w:pPr>
              <w:jc w:val="center"/>
              <w:rPr>
                <w:moveTo w:id="3084" w:author="Micah Freedman" w:date="2022-03-11T15:01:00Z"/>
                <w:rFonts w:ascii="Arial" w:hAnsi="Arial" w:cs="Arial"/>
                <w:sz w:val="20"/>
                <w:szCs w:val="20"/>
              </w:rPr>
            </w:pPr>
            <w:moveTo w:id="3085" w:author="Micah Freedman" w:date="2022-03-11T15:01:00Z">
              <w:r w:rsidRPr="000E2622">
                <w:rPr>
                  <w:rFonts w:ascii="Arial" w:hAnsi="Arial" w:cs="Arial"/>
                  <w:sz w:val="20"/>
                  <w:szCs w:val="20"/>
                </w:rPr>
                <w:t>1</w:t>
              </w:r>
            </w:moveTo>
          </w:p>
        </w:tc>
        <w:tc>
          <w:tcPr>
            <w:tcW w:w="839" w:type="dxa"/>
            <w:tcBorders>
              <w:top w:val="single" w:sz="4" w:space="0" w:color="auto"/>
              <w:left w:val="nil"/>
              <w:bottom w:val="nil"/>
              <w:right w:val="nil"/>
            </w:tcBorders>
            <w:vAlign w:val="center"/>
          </w:tcPr>
          <w:p w14:paraId="18F1AEC2" w14:textId="77777777" w:rsidR="00CB5C04" w:rsidRPr="000E2622" w:rsidRDefault="00CB5C04" w:rsidP="00C63909">
            <w:pPr>
              <w:jc w:val="center"/>
              <w:rPr>
                <w:moveTo w:id="3086" w:author="Micah Freedman" w:date="2022-03-11T15:01:00Z"/>
                <w:rFonts w:ascii="Arial" w:hAnsi="Arial" w:cs="Arial"/>
                <w:sz w:val="20"/>
                <w:szCs w:val="20"/>
              </w:rPr>
            </w:pPr>
            <w:moveTo w:id="3087" w:author="Micah Freedman" w:date="2022-03-11T15:01:00Z">
              <w:r w:rsidRPr="000E2622">
                <w:rPr>
                  <w:rFonts w:ascii="Arial" w:hAnsi="Arial" w:cs="Arial"/>
                  <w:sz w:val="20"/>
                  <w:szCs w:val="20"/>
                </w:rPr>
                <w:t>0</w:t>
              </w:r>
            </w:moveTo>
          </w:p>
        </w:tc>
        <w:tc>
          <w:tcPr>
            <w:tcW w:w="850" w:type="dxa"/>
            <w:tcBorders>
              <w:top w:val="single" w:sz="4" w:space="0" w:color="auto"/>
              <w:left w:val="nil"/>
              <w:bottom w:val="nil"/>
              <w:right w:val="nil"/>
            </w:tcBorders>
            <w:vAlign w:val="center"/>
          </w:tcPr>
          <w:p w14:paraId="0ACA08B2" w14:textId="77777777" w:rsidR="00CB5C04" w:rsidRPr="000E2622" w:rsidRDefault="00CB5C04" w:rsidP="00C63909">
            <w:pPr>
              <w:jc w:val="center"/>
              <w:rPr>
                <w:moveTo w:id="3088" w:author="Micah Freedman" w:date="2022-03-11T15:01:00Z"/>
                <w:rFonts w:ascii="Arial" w:hAnsi="Arial" w:cs="Arial"/>
                <w:sz w:val="20"/>
                <w:szCs w:val="20"/>
              </w:rPr>
            </w:pPr>
            <w:moveTo w:id="3089" w:author="Micah Freedman" w:date="2022-03-11T15:01:00Z">
              <w:r w:rsidRPr="000E2622">
                <w:rPr>
                  <w:rFonts w:ascii="Arial" w:hAnsi="Arial" w:cs="Arial"/>
                  <w:sz w:val="20"/>
                  <w:szCs w:val="20"/>
                </w:rPr>
                <w:t>0</w:t>
              </w:r>
            </w:moveTo>
          </w:p>
        </w:tc>
        <w:tc>
          <w:tcPr>
            <w:tcW w:w="852" w:type="dxa"/>
            <w:tcBorders>
              <w:top w:val="single" w:sz="4" w:space="0" w:color="auto"/>
              <w:left w:val="nil"/>
              <w:bottom w:val="nil"/>
              <w:right w:val="nil"/>
            </w:tcBorders>
            <w:vAlign w:val="center"/>
          </w:tcPr>
          <w:p w14:paraId="03BC3B55" w14:textId="77777777" w:rsidR="00CB5C04" w:rsidRPr="000E2622" w:rsidRDefault="00CB5C04" w:rsidP="00C63909">
            <w:pPr>
              <w:jc w:val="center"/>
              <w:rPr>
                <w:moveTo w:id="3090" w:author="Micah Freedman" w:date="2022-03-11T15:01:00Z"/>
                <w:rFonts w:ascii="Arial" w:hAnsi="Arial" w:cs="Arial"/>
                <w:sz w:val="20"/>
                <w:szCs w:val="20"/>
              </w:rPr>
            </w:pPr>
            <w:moveTo w:id="3091" w:author="Micah Freedman" w:date="2022-03-11T15:01:00Z">
              <w:r w:rsidRPr="000E2622">
                <w:rPr>
                  <w:rFonts w:ascii="Arial" w:hAnsi="Arial" w:cs="Arial"/>
                  <w:sz w:val="20"/>
                  <w:szCs w:val="20"/>
                </w:rPr>
                <w:t>1</w:t>
              </w:r>
            </w:moveTo>
          </w:p>
        </w:tc>
        <w:tc>
          <w:tcPr>
            <w:tcW w:w="930" w:type="dxa"/>
            <w:tcBorders>
              <w:top w:val="single" w:sz="4" w:space="0" w:color="auto"/>
              <w:left w:val="nil"/>
              <w:bottom w:val="nil"/>
              <w:right w:val="single" w:sz="4" w:space="0" w:color="auto"/>
            </w:tcBorders>
            <w:vAlign w:val="center"/>
          </w:tcPr>
          <w:p w14:paraId="673CD4DD" w14:textId="77777777" w:rsidR="00CB5C04" w:rsidRPr="000E2622" w:rsidRDefault="00CB5C04" w:rsidP="00C63909">
            <w:pPr>
              <w:jc w:val="center"/>
              <w:rPr>
                <w:moveTo w:id="3092" w:author="Micah Freedman" w:date="2022-03-11T15:01:00Z"/>
                <w:rFonts w:ascii="Arial" w:hAnsi="Arial" w:cs="Arial"/>
                <w:sz w:val="20"/>
                <w:szCs w:val="20"/>
              </w:rPr>
            </w:pPr>
            <w:moveTo w:id="3093" w:author="Micah Freedman" w:date="2022-03-11T15:01:00Z">
              <w:r w:rsidRPr="000E2622">
                <w:rPr>
                  <w:rFonts w:ascii="Arial" w:hAnsi="Arial" w:cs="Arial"/>
                  <w:sz w:val="20"/>
                  <w:szCs w:val="20"/>
                </w:rPr>
                <w:t>0</w:t>
              </w:r>
            </w:moveTo>
          </w:p>
        </w:tc>
        <w:tc>
          <w:tcPr>
            <w:tcW w:w="795" w:type="dxa"/>
            <w:tcBorders>
              <w:top w:val="single" w:sz="4" w:space="0" w:color="auto"/>
              <w:left w:val="single" w:sz="4" w:space="0" w:color="auto"/>
              <w:bottom w:val="nil"/>
              <w:right w:val="single" w:sz="4" w:space="0" w:color="auto"/>
            </w:tcBorders>
            <w:vAlign w:val="center"/>
          </w:tcPr>
          <w:p w14:paraId="23BF09D7" w14:textId="77777777" w:rsidR="00CB5C04" w:rsidRPr="000E2622" w:rsidRDefault="00CB5C04" w:rsidP="00C63909">
            <w:pPr>
              <w:jc w:val="center"/>
              <w:rPr>
                <w:moveTo w:id="3094" w:author="Micah Freedman" w:date="2022-03-11T15:01:00Z"/>
                <w:rFonts w:ascii="Arial" w:hAnsi="Arial" w:cs="Arial"/>
                <w:sz w:val="20"/>
                <w:szCs w:val="20"/>
              </w:rPr>
            </w:pPr>
            <w:moveTo w:id="3095" w:author="Micah Freedman" w:date="2022-03-11T15:01:00Z">
              <w:r w:rsidRPr="000E2622">
                <w:rPr>
                  <w:rFonts w:ascii="Arial" w:hAnsi="Arial" w:cs="Arial"/>
                  <w:sz w:val="20"/>
                  <w:szCs w:val="20"/>
                </w:rPr>
                <w:t>2</w:t>
              </w:r>
            </w:moveTo>
          </w:p>
        </w:tc>
      </w:tr>
      <w:tr w:rsidR="00283350" w:rsidRPr="000E2622" w14:paraId="3A298F24" w14:textId="77777777" w:rsidTr="00C63909">
        <w:tc>
          <w:tcPr>
            <w:tcW w:w="1308" w:type="dxa"/>
            <w:vMerge/>
            <w:tcBorders>
              <w:left w:val="single" w:sz="4" w:space="0" w:color="auto"/>
              <w:right w:val="nil"/>
            </w:tcBorders>
            <w:vAlign w:val="center"/>
          </w:tcPr>
          <w:p w14:paraId="7721D3FD" w14:textId="77777777" w:rsidR="00CB5C04" w:rsidRPr="000E2622" w:rsidRDefault="00CB5C04" w:rsidP="00C63909">
            <w:pPr>
              <w:jc w:val="center"/>
              <w:rPr>
                <w:moveTo w:id="3096"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67CE7D54" w14:textId="77777777" w:rsidR="00CB5C04" w:rsidRPr="000E2622" w:rsidRDefault="00CB5C04" w:rsidP="00C63909">
            <w:pPr>
              <w:jc w:val="center"/>
              <w:rPr>
                <w:moveTo w:id="3097" w:author="Micah Freedman" w:date="2022-03-11T15:01:00Z"/>
                <w:rFonts w:ascii="Arial" w:hAnsi="Arial" w:cs="Arial"/>
                <w:sz w:val="20"/>
                <w:szCs w:val="20"/>
              </w:rPr>
            </w:pPr>
            <w:moveTo w:id="3098" w:author="Micah Freedman" w:date="2022-03-11T15:01:00Z">
              <w:r w:rsidRPr="000E2622">
                <w:rPr>
                  <w:rFonts w:ascii="Arial" w:hAnsi="Arial" w:cs="Arial"/>
                  <w:sz w:val="20"/>
                  <w:szCs w:val="20"/>
                </w:rPr>
                <w:t>CA_11_2018</w:t>
              </w:r>
            </w:moveTo>
          </w:p>
        </w:tc>
        <w:tc>
          <w:tcPr>
            <w:tcW w:w="908" w:type="dxa"/>
            <w:tcBorders>
              <w:top w:val="nil"/>
              <w:left w:val="single" w:sz="4" w:space="0" w:color="auto"/>
              <w:bottom w:val="nil"/>
              <w:right w:val="nil"/>
            </w:tcBorders>
            <w:vAlign w:val="center"/>
          </w:tcPr>
          <w:p w14:paraId="77AAF96C" w14:textId="77777777" w:rsidR="00CB5C04" w:rsidRPr="000E2622" w:rsidRDefault="00CB5C04" w:rsidP="00C63909">
            <w:pPr>
              <w:jc w:val="center"/>
              <w:rPr>
                <w:moveTo w:id="3099" w:author="Micah Freedman" w:date="2022-03-11T15:01:00Z"/>
                <w:rFonts w:ascii="Arial" w:hAnsi="Arial" w:cs="Arial"/>
                <w:sz w:val="20"/>
                <w:szCs w:val="20"/>
              </w:rPr>
            </w:pPr>
            <w:moveTo w:id="3100"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752F9260" w14:textId="77777777" w:rsidR="00CB5C04" w:rsidRPr="000E2622" w:rsidRDefault="00CB5C04" w:rsidP="00C63909">
            <w:pPr>
              <w:jc w:val="center"/>
              <w:rPr>
                <w:moveTo w:id="3101" w:author="Micah Freedman" w:date="2022-03-11T15:01:00Z"/>
                <w:rFonts w:ascii="Arial" w:hAnsi="Arial" w:cs="Arial"/>
                <w:sz w:val="20"/>
                <w:szCs w:val="20"/>
              </w:rPr>
            </w:pPr>
            <w:moveTo w:id="3102"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3D0F6DAD" w14:textId="77777777" w:rsidR="00CB5C04" w:rsidRPr="000E2622" w:rsidRDefault="00CB5C04" w:rsidP="00C63909">
            <w:pPr>
              <w:jc w:val="center"/>
              <w:rPr>
                <w:moveTo w:id="3103" w:author="Micah Freedman" w:date="2022-03-11T15:01:00Z"/>
                <w:rFonts w:ascii="Arial" w:hAnsi="Arial" w:cs="Arial"/>
                <w:sz w:val="20"/>
                <w:szCs w:val="20"/>
              </w:rPr>
            </w:pPr>
            <w:moveTo w:id="3104"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13EF68FB" w14:textId="77777777" w:rsidR="00CB5C04" w:rsidRPr="000E2622" w:rsidRDefault="00CB5C04" w:rsidP="00C63909">
            <w:pPr>
              <w:jc w:val="center"/>
              <w:rPr>
                <w:moveTo w:id="3105" w:author="Micah Freedman" w:date="2022-03-11T15:01:00Z"/>
                <w:rFonts w:ascii="Arial" w:hAnsi="Arial" w:cs="Arial"/>
                <w:sz w:val="20"/>
                <w:szCs w:val="20"/>
              </w:rPr>
            </w:pPr>
            <w:moveTo w:id="3106"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629B2492" w14:textId="77777777" w:rsidR="00CB5C04" w:rsidRPr="000E2622" w:rsidRDefault="00CB5C04" w:rsidP="00C63909">
            <w:pPr>
              <w:jc w:val="center"/>
              <w:rPr>
                <w:moveTo w:id="3107" w:author="Micah Freedman" w:date="2022-03-11T15:01:00Z"/>
                <w:rFonts w:ascii="Arial" w:hAnsi="Arial" w:cs="Arial"/>
                <w:sz w:val="20"/>
                <w:szCs w:val="20"/>
              </w:rPr>
            </w:pPr>
            <w:moveTo w:id="3108"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74D6E880" w14:textId="77777777" w:rsidR="00CB5C04" w:rsidRPr="000E2622" w:rsidRDefault="00CB5C04" w:rsidP="00C63909">
            <w:pPr>
              <w:jc w:val="center"/>
              <w:rPr>
                <w:moveTo w:id="3109" w:author="Micah Freedman" w:date="2022-03-11T15:01:00Z"/>
                <w:rFonts w:ascii="Arial" w:hAnsi="Arial" w:cs="Arial"/>
                <w:sz w:val="20"/>
                <w:szCs w:val="20"/>
              </w:rPr>
            </w:pPr>
            <w:moveTo w:id="3110" w:author="Micah Freedman" w:date="2022-03-11T15:01:00Z">
              <w:r w:rsidRPr="000E2622">
                <w:rPr>
                  <w:rFonts w:ascii="Arial" w:hAnsi="Arial" w:cs="Arial"/>
                  <w:sz w:val="20"/>
                  <w:szCs w:val="20"/>
                </w:rPr>
                <w:t>1</w:t>
              </w:r>
            </w:moveTo>
          </w:p>
        </w:tc>
        <w:tc>
          <w:tcPr>
            <w:tcW w:w="795" w:type="dxa"/>
            <w:tcBorders>
              <w:top w:val="nil"/>
              <w:left w:val="single" w:sz="4" w:space="0" w:color="auto"/>
              <w:bottom w:val="nil"/>
              <w:right w:val="single" w:sz="4" w:space="0" w:color="auto"/>
            </w:tcBorders>
            <w:vAlign w:val="center"/>
          </w:tcPr>
          <w:p w14:paraId="73A2732E" w14:textId="77777777" w:rsidR="00CB5C04" w:rsidRPr="000E2622" w:rsidRDefault="00CB5C04" w:rsidP="00C63909">
            <w:pPr>
              <w:jc w:val="center"/>
              <w:rPr>
                <w:moveTo w:id="3111" w:author="Micah Freedman" w:date="2022-03-11T15:01:00Z"/>
                <w:rFonts w:ascii="Arial" w:hAnsi="Arial" w:cs="Arial"/>
                <w:sz w:val="20"/>
                <w:szCs w:val="20"/>
              </w:rPr>
            </w:pPr>
            <w:moveTo w:id="3112" w:author="Micah Freedman" w:date="2022-03-11T15:01:00Z">
              <w:r w:rsidRPr="000E2622">
                <w:rPr>
                  <w:rFonts w:ascii="Arial" w:hAnsi="Arial" w:cs="Arial"/>
                  <w:sz w:val="20"/>
                  <w:szCs w:val="20"/>
                </w:rPr>
                <w:t>3</w:t>
              </w:r>
            </w:moveTo>
          </w:p>
        </w:tc>
      </w:tr>
      <w:tr w:rsidR="00283350" w:rsidRPr="000E2622" w14:paraId="14E74437" w14:textId="77777777" w:rsidTr="00C63909">
        <w:tc>
          <w:tcPr>
            <w:tcW w:w="1308" w:type="dxa"/>
            <w:vMerge/>
            <w:tcBorders>
              <w:left w:val="single" w:sz="4" w:space="0" w:color="auto"/>
              <w:right w:val="nil"/>
            </w:tcBorders>
            <w:vAlign w:val="center"/>
          </w:tcPr>
          <w:p w14:paraId="6765336A" w14:textId="77777777" w:rsidR="00CB5C04" w:rsidRPr="000E2622" w:rsidRDefault="00CB5C04" w:rsidP="00C63909">
            <w:pPr>
              <w:jc w:val="center"/>
              <w:rPr>
                <w:moveTo w:id="3113"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30725375" w14:textId="77777777" w:rsidR="00CB5C04" w:rsidRPr="000E2622" w:rsidRDefault="00CB5C04" w:rsidP="00C63909">
            <w:pPr>
              <w:jc w:val="center"/>
              <w:rPr>
                <w:moveTo w:id="3114" w:author="Micah Freedman" w:date="2022-03-11T15:01:00Z"/>
                <w:rFonts w:ascii="Arial" w:hAnsi="Arial" w:cs="Arial"/>
                <w:sz w:val="20"/>
                <w:szCs w:val="20"/>
              </w:rPr>
            </w:pPr>
            <w:moveTo w:id="3115" w:author="Micah Freedman" w:date="2022-03-11T15:01:00Z">
              <w:r w:rsidRPr="000E2622">
                <w:rPr>
                  <w:rFonts w:ascii="Arial" w:hAnsi="Arial" w:cs="Arial"/>
                  <w:sz w:val="20"/>
                  <w:szCs w:val="20"/>
                </w:rPr>
                <w:t>CA_13_2017</w:t>
              </w:r>
            </w:moveTo>
          </w:p>
        </w:tc>
        <w:tc>
          <w:tcPr>
            <w:tcW w:w="908" w:type="dxa"/>
            <w:tcBorders>
              <w:top w:val="nil"/>
              <w:left w:val="single" w:sz="4" w:space="0" w:color="auto"/>
              <w:bottom w:val="nil"/>
              <w:right w:val="nil"/>
            </w:tcBorders>
            <w:vAlign w:val="center"/>
          </w:tcPr>
          <w:p w14:paraId="2CF88333" w14:textId="77777777" w:rsidR="00CB5C04" w:rsidRPr="000E2622" w:rsidRDefault="00CB5C04" w:rsidP="00C63909">
            <w:pPr>
              <w:jc w:val="center"/>
              <w:rPr>
                <w:moveTo w:id="3116" w:author="Micah Freedman" w:date="2022-03-11T15:01:00Z"/>
                <w:rFonts w:ascii="Arial" w:hAnsi="Arial" w:cs="Arial"/>
                <w:sz w:val="20"/>
                <w:szCs w:val="20"/>
              </w:rPr>
            </w:pPr>
            <w:moveTo w:id="3117"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54CE113F" w14:textId="77777777" w:rsidR="00CB5C04" w:rsidRPr="000E2622" w:rsidRDefault="00CB5C04" w:rsidP="00C63909">
            <w:pPr>
              <w:jc w:val="center"/>
              <w:rPr>
                <w:moveTo w:id="3118" w:author="Micah Freedman" w:date="2022-03-11T15:01:00Z"/>
                <w:rFonts w:ascii="Arial" w:hAnsi="Arial" w:cs="Arial"/>
                <w:sz w:val="20"/>
                <w:szCs w:val="20"/>
              </w:rPr>
            </w:pPr>
            <w:moveTo w:id="3119" w:author="Micah Freedman" w:date="2022-03-11T15:01:00Z">
              <w:r w:rsidRPr="000E2622">
                <w:rPr>
                  <w:rFonts w:ascii="Arial" w:hAnsi="Arial" w:cs="Arial"/>
                  <w:sz w:val="20"/>
                  <w:szCs w:val="20"/>
                </w:rPr>
                <w:t>0</w:t>
              </w:r>
            </w:moveTo>
          </w:p>
        </w:tc>
        <w:tc>
          <w:tcPr>
            <w:tcW w:w="839" w:type="dxa"/>
            <w:tcBorders>
              <w:top w:val="nil"/>
              <w:left w:val="nil"/>
              <w:bottom w:val="nil"/>
              <w:right w:val="nil"/>
            </w:tcBorders>
            <w:vAlign w:val="center"/>
          </w:tcPr>
          <w:p w14:paraId="00786FF0" w14:textId="77777777" w:rsidR="00CB5C04" w:rsidRPr="000E2622" w:rsidRDefault="00CB5C04" w:rsidP="00C63909">
            <w:pPr>
              <w:jc w:val="center"/>
              <w:rPr>
                <w:moveTo w:id="3120" w:author="Micah Freedman" w:date="2022-03-11T15:01:00Z"/>
                <w:rFonts w:ascii="Arial" w:hAnsi="Arial" w:cs="Arial"/>
                <w:sz w:val="20"/>
                <w:szCs w:val="20"/>
              </w:rPr>
            </w:pPr>
            <w:moveTo w:id="3121"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276AF9B2" w14:textId="77777777" w:rsidR="00CB5C04" w:rsidRPr="000E2622" w:rsidRDefault="00CB5C04" w:rsidP="00C63909">
            <w:pPr>
              <w:jc w:val="center"/>
              <w:rPr>
                <w:moveTo w:id="3122" w:author="Micah Freedman" w:date="2022-03-11T15:01:00Z"/>
                <w:rFonts w:ascii="Arial" w:hAnsi="Arial" w:cs="Arial"/>
                <w:sz w:val="20"/>
                <w:szCs w:val="20"/>
              </w:rPr>
            </w:pPr>
            <w:moveTo w:id="3123"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4DF9DB49" w14:textId="77777777" w:rsidR="00CB5C04" w:rsidRPr="000E2622" w:rsidRDefault="00CB5C04" w:rsidP="00C63909">
            <w:pPr>
              <w:jc w:val="center"/>
              <w:rPr>
                <w:moveTo w:id="3124" w:author="Micah Freedman" w:date="2022-03-11T15:01:00Z"/>
                <w:rFonts w:ascii="Arial" w:hAnsi="Arial" w:cs="Arial"/>
                <w:sz w:val="20"/>
                <w:szCs w:val="20"/>
              </w:rPr>
            </w:pPr>
            <w:moveTo w:id="3125"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055E58A7" w14:textId="77777777" w:rsidR="00CB5C04" w:rsidRPr="000E2622" w:rsidRDefault="00CB5C04" w:rsidP="00C63909">
            <w:pPr>
              <w:jc w:val="center"/>
              <w:rPr>
                <w:moveTo w:id="3126" w:author="Micah Freedman" w:date="2022-03-11T15:01:00Z"/>
                <w:rFonts w:ascii="Arial" w:hAnsi="Arial" w:cs="Arial"/>
                <w:sz w:val="20"/>
                <w:szCs w:val="20"/>
              </w:rPr>
            </w:pPr>
            <w:moveTo w:id="3127"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0F7BA14A" w14:textId="77777777" w:rsidR="00CB5C04" w:rsidRPr="000E2622" w:rsidRDefault="00CB5C04" w:rsidP="00C63909">
            <w:pPr>
              <w:jc w:val="center"/>
              <w:rPr>
                <w:moveTo w:id="3128" w:author="Micah Freedman" w:date="2022-03-11T15:01:00Z"/>
                <w:rFonts w:ascii="Arial" w:hAnsi="Arial" w:cs="Arial"/>
                <w:sz w:val="20"/>
                <w:szCs w:val="20"/>
              </w:rPr>
            </w:pPr>
            <w:moveTo w:id="3129" w:author="Micah Freedman" w:date="2022-03-11T15:01:00Z">
              <w:r w:rsidRPr="000E2622">
                <w:rPr>
                  <w:rFonts w:ascii="Arial" w:hAnsi="Arial" w:cs="Arial"/>
                  <w:sz w:val="20"/>
                  <w:szCs w:val="20"/>
                </w:rPr>
                <w:t>2</w:t>
              </w:r>
            </w:moveTo>
          </w:p>
        </w:tc>
      </w:tr>
      <w:tr w:rsidR="00283350" w:rsidRPr="000E2622" w14:paraId="2298C9A0" w14:textId="77777777" w:rsidTr="00C63909">
        <w:tc>
          <w:tcPr>
            <w:tcW w:w="1308" w:type="dxa"/>
            <w:vMerge/>
            <w:tcBorders>
              <w:left w:val="single" w:sz="4" w:space="0" w:color="auto"/>
              <w:right w:val="nil"/>
            </w:tcBorders>
            <w:vAlign w:val="center"/>
          </w:tcPr>
          <w:p w14:paraId="0730AB87" w14:textId="77777777" w:rsidR="00CB5C04" w:rsidRPr="000E2622" w:rsidRDefault="00CB5C04" w:rsidP="00C63909">
            <w:pPr>
              <w:jc w:val="center"/>
              <w:rPr>
                <w:moveTo w:id="3130"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713120B3" w14:textId="77777777" w:rsidR="00CB5C04" w:rsidRPr="000E2622" w:rsidRDefault="00CB5C04" w:rsidP="00C63909">
            <w:pPr>
              <w:jc w:val="center"/>
              <w:rPr>
                <w:moveTo w:id="3131" w:author="Micah Freedman" w:date="2022-03-11T15:01:00Z"/>
                <w:rFonts w:ascii="Arial" w:hAnsi="Arial" w:cs="Arial"/>
                <w:sz w:val="20"/>
                <w:szCs w:val="20"/>
              </w:rPr>
            </w:pPr>
            <w:moveTo w:id="3132" w:author="Micah Freedman" w:date="2022-03-11T15:01:00Z">
              <w:r w:rsidRPr="000E2622">
                <w:rPr>
                  <w:rFonts w:ascii="Arial" w:hAnsi="Arial" w:cs="Arial"/>
                  <w:sz w:val="20"/>
                  <w:szCs w:val="20"/>
                </w:rPr>
                <w:t>CA_13_2018</w:t>
              </w:r>
            </w:moveTo>
          </w:p>
        </w:tc>
        <w:tc>
          <w:tcPr>
            <w:tcW w:w="908" w:type="dxa"/>
            <w:tcBorders>
              <w:top w:val="nil"/>
              <w:left w:val="single" w:sz="4" w:space="0" w:color="auto"/>
              <w:bottom w:val="nil"/>
              <w:right w:val="nil"/>
            </w:tcBorders>
            <w:vAlign w:val="center"/>
          </w:tcPr>
          <w:p w14:paraId="04C057E3" w14:textId="77777777" w:rsidR="00CB5C04" w:rsidRPr="000E2622" w:rsidRDefault="00CB5C04" w:rsidP="00C63909">
            <w:pPr>
              <w:jc w:val="center"/>
              <w:rPr>
                <w:moveTo w:id="3133" w:author="Micah Freedman" w:date="2022-03-11T15:01:00Z"/>
                <w:rFonts w:ascii="Arial" w:hAnsi="Arial" w:cs="Arial"/>
                <w:sz w:val="20"/>
                <w:szCs w:val="20"/>
              </w:rPr>
            </w:pPr>
            <w:moveTo w:id="3134" w:author="Micah Freedman" w:date="2022-03-11T15:01:00Z">
              <w:r w:rsidRPr="000E2622">
                <w:rPr>
                  <w:rFonts w:ascii="Arial" w:hAnsi="Arial" w:cs="Arial"/>
                  <w:sz w:val="20"/>
                  <w:szCs w:val="20"/>
                </w:rPr>
                <w:t>0</w:t>
              </w:r>
            </w:moveTo>
          </w:p>
        </w:tc>
        <w:tc>
          <w:tcPr>
            <w:tcW w:w="871" w:type="dxa"/>
            <w:tcBorders>
              <w:top w:val="nil"/>
              <w:left w:val="nil"/>
              <w:bottom w:val="nil"/>
              <w:right w:val="nil"/>
            </w:tcBorders>
            <w:vAlign w:val="center"/>
          </w:tcPr>
          <w:p w14:paraId="61F83F75" w14:textId="77777777" w:rsidR="00CB5C04" w:rsidRPr="000E2622" w:rsidRDefault="00CB5C04" w:rsidP="00C63909">
            <w:pPr>
              <w:jc w:val="center"/>
              <w:rPr>
                <w:moveTo w:id="3135" w:author="Micah Freedman" w:date="2022-03-11T15:01:00Z"/>
                <w:rFonts w:ascii="Arial" w:hAnsi="Arial" w:cs="Arial"/>
                <w:sz w:val="20"/>
                <w:szCs w:val="20"/>
              </w:rPr>
            </w:pPr>
            <w:moveTo w:id="3136"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0BA75ADA" w14:textId="77777777" w:rsidR="00CB5C04" w:rsidRPr="000E2622" w:rsidRDefault="00CB5C04" w:rsidP="00C63909">
            <w:pPr>
              <w:jc w:val="center"/>
              <w:rPr>
                <w:moveTo w:id="3137" w:author="Micah Freedman" w:date="2022-03-11T15:01:00Z"/>
                <w:rFonts w:ascii="Arial" w:hAnsi="Arial" w:cs="Arial"/>
                <w:sz w:val="20"/>
                <w:szCs w:val="20"/>
              </w:rPr>
            </w:pPr>
            <w:moveTo w:id="3138"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2E550D87" w14:textId="77777777" w:rsidR="00CB5C04" w:rsidRPr="000E2622" w:rsidRDefault="00CB5C04" w:rsidP="00C63909">
            <w:pPr>
              <w:jc w:val="center"/>
              <w:rPr>
                <w:moveTo w:id="3139" w:author="Micah Freedman" w:date="2022-03-11T15:01:00Z"/>
                <w:rFonts w:ascii="Arial" w:hAnsi="Arial" w:cs="Arial"/>
                <w:sz w:val="20"/>
                <w:szCs w:val="20"/>
              </w:rPr>
            </w:pPr>
            <w:moveTo w:id="3140" w:author="Micah Freedman" w:date="2022-03-11T15:01:00Z">
              <w:r w:rsidRPr="000E2622">
                <w:rPr>
                  <w:rFonts w:ascii="Arial" w:hAnsi="Arial" w:cs="Arial"/>
                  <w:sz w:val="20"/>
                  <w:szCs w:val="20"/>
                </w:rPr>
                <w:t>2</w:t>
              </w:r>
            </w:moveTo>
          </w:p>
        </w:tc>
        <w:tc>
          <w:tcPr>
            <w:tcW w:w="852" w:type="dxa"/>
            <w:tcBorders>
              <w:top w:val="nil"/>
              <w:left w:val="nil"/>
              <w:bottom w:val="nil"/>
              <w:right w:val="nil"/>
            </w:tcBorders>
            <w:vAlign w:val="center"/>
          </w:tcPr>
          <w:p w14:paraId="0FF4AD97" w14:textId="77777777" w:rsidR="00CB5C04" w:rsidRPr="000E2622" w:rsidRDefault="00CB5C04" w:rsidP="00C63909">
            <w:pPr>
              <w:jc w:val="center"/>
              <w:rPr>
                <w:moveTo w:id="3141" w:author="Micah Freedman" w:date="2022-03-11T15:01:00Z"/>
                <w:rFonts w:ascii="Arial" w:hAnsi="Arial" w:cs="Arial"/>
                <w:sz w:val="20"/>
                <w:szCs w:val="20"/>
              </w:rPr>
            </w:pPr>
            <w:moveTo w:id="3142"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38B44083" w14:textId="77777777" w:rsidR="00CB5C04" w:rsidRPr="000E2622" w:rsidRDefault="00CB5C04" w:rsidP="00C63909">
            <w:pPr>
              <w:jc w:val="center"/>
              <w:rPr>
                <w:moveTo w:id="3143" w:author="Micah Freedman" w:date="2022-03-11T15:01:00Z"/>
                <w:rFonts w:ascii="Arial" w:hAnsi="Arial" w:cs="Arial"/>
                <w:sz w:val="20"/>
                <w:szCs w:val="20"/>
              </w:rPr>
            </w:pPr>
            <w:moveTo w:id="3144" w:author="Micah Freedman" w:date="2022-03-11T15:01:00Z">
              <w:r w:rsidRPr="000E2622">
                <w:rPr>
                  <w:rFonts w:ascii="Arial" w:hAnsi="Arial" w:cs="Arial"/>
                  <w:sz w:val="20"/>
                  <w:szCs w:val="20"/>
                </w:rPr>
                <w:t>2</w:t>
              </w:r>
            </w:moveTo>
          </w:p>
        </w:tc>
        <w:tc>
          <w:tcPr>
            <w:tcW w:w="795" w:type="dxa"/>
            <w:tcBorders>
              <w:top w:val="nil"/>
              <w:left w:val="single" w:sz="4" w:space="0" w:color="auto"/>
              <w:bottom w:val="nil"/>
              <w:right w:val="single" w:sz="4" w:space="0" w:color="auto"/>
            </w:tcBorders>
            <w:vAlign w:val="center"/>
          </w:tcPr>
          <w:p w14:paraId="761BC671" w14:textId="77777777" w:rsidR="00CB5C04" w:rsidRPr="000E2622" w:rsidRDefault="00CB5C04" w:rsidP="00C63909">
            <w:pPr>
              <w:jc w:val="center"/>
              <w:rPr>
                <w:moveTo w:id="3145" w:author="Micah Freedman" w:date="2022-03-11T15:01:00Z"/>
                <w:rFonts w:ascii="Arial" w:hAnsi="Arial" w:cs="Arial"/>
                <w:sz w:val="20"/>
                <w:szCs w:val="20"/>
              </w:rPr>
            </w:pPr>
            <w:moveTo w:id="3146" w:author="Micah Freedman" w:date="2022-03-11T15:01:00Z">
              <w:r w:rsidRPr="000E2622">
                <w:rPr>
                  <w:rFonts w:ascii="Arial" w:hAnsi="Arial" w:cs="Arial"/>
                  <w:sz w:val="20"/>
                  <w:szCs w:val="20"/>
                </w:rPr>
                <w:t>7</w:t>
              </w:r>
            </w:moveTo>
          </w:p>
        </w:tc>
      </w:tr>
      <w:tr w:rsidR="00283350" w:rsidRPr="000E2622" w14:paraId="0C2E99F0" w14:textId="77777777" w:rsidTr="00C63909">
        <w:tc>
          <w:tcPr>
            <w:tcW w:w="1308" w:type="dxa"/>
            <w:vMerge/>
            <w:tcBorders>
              <w:left w:val="single" w:sz="4" w:space="0" w:color="auto"/>
              <w:right w:val="nil"/>
            </w:tcBorders>
            <w:vAlign w:val="center"/>
          </w:tcPr>
          <w:p w14:paraId="5A7BBA3E" w14:textId="77777777" w:rsidR="00CB5C04" w:rsidRPr="000E2622" w:rsidRDefault="00CB5C04" w:rsidP="00C63909">
            <w:pPr>
              <w:jc w:val="center"/>
              <w:rPr>
                <w:moveTo w:id="3147"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57A4C26D" w14:textId="77777777" w:rsidR="00CB5C04" w:rsidRPr="000E2622" w:rsidRDefault="00CB5C04" w:rsidP="00C63909">
            <w:pPr>
              <w:jc w:val="center"/>
              <w:rPr>
                <w:moveTo w:id="3148" w:author="Micah Freedman" w:date="2022-03-11T15:01:00Z"/>
                <w:rFonts w:ascii="Arial" w:hAnsi="Arial" w:cs="Arial"/>
                <w:sz w:val="20"/>
                <w:szCs w:val="20"/>
              </w:rPr>
            </w:pPr>
            <w:moveTo w:id="3149" w:author="Micah Freedman" w:date="2022-03-11T15:01:00Z">
              <w:r w:rsidRPr="000E2622">
                <w:rPr>
                  <w:rFonts w:ascii="Arial" w:hAnsi="Arial" w:cs="Arial"/>
                  <w:sz w:val="20"/>
                  <w:szCs w:val="20"/>
                </w:rPr>
                <w:t>CA_2_2017</w:t>
              </w:r>
            </w:moveTo>
          </w:p>
        </w:tc>
        <w:tc>
          <w:tcPr>
            <w:tcW w:w="908" w:type="dxa"/>
            <w:tcBorders>
              <w:top w:val="nil"/>
              <w:left w:val="single" w:sz="4" w:space="0" w:color="auto"/>
              <w:bottom w:val="nil"/>
              <w:right w:val="nil"/>
            </w:tcBorders>
            <w:vAlign w:val="center"/>
          </w:tcPr>
          <w:p w14:paraId="66C3AAA2" w14:textId="77777777" w:rsidR="00CB5C04" w:rsidRPr="000E2622" w:rsidRDefault="00CB5C04" w:rsidP="00C63909">
            <w:pPr>
              <w:jc w:val="center"/>
              <w:rPr>
                <w:moveTo w:id="3150" w:author="Micah Freedman" w:date="2022-03-11T15:01:00Z"/>
                <w:rFonts w:ascii="Arial" w:hAnsi="Arial" w:cs="Arial"/>
                <w:sz w:val="20"/>
                <w:szCs w:val="20"/>
              </w:rPr>
            </w:pPr>
            <w:moveTo w:id="3151"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7B75FD49" w14:textId="77777777" w:rsidR="00CB5C04" w:rsidRPr="000E2622" w:rsidRDefault="00CB5C04" w:rsidP="00C63909">
            <w:pPr>
              <w:jc w:val="center"/>
              <w:rPr>
                <w:moveTo w:id="3152" w:author="Micah Freedman" w:date="2022-03-11T15:01:00Z"/>
                <w:rFonts w:ascii="Arial" w:hAnsi="Arial" w:cs="Arial"/>
                <w:sz w:val="20"/>
                <w:szCs w:val="20"/>
              </w:rPr>
            </w:pPr>
            <w:moveTo w:id="3153"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7882E40F" w14:textId="77777777" w:rsidR="00CB5C04" w:rsidRPr="000E2622" w:rsidRDefault="00CB5C04" w:rsidP="00C63909">
            <w:pPr>
              <w:jc w:val="center"/>
              <w:rPr>
                <w:moveTo w:id="3154" w:author="Micah Freedman" w:date="2022-03-11T15:01:00Z"/>
                <w:rFonts w:ascii="Arial" w:hAnsi="Arial" w:cs="Arial"/>
                <w:sz w:val="20"/>
                <w:szCs w:val="20"/>
              </w:rPr>
            </w:pPr>
            <w:moveTo w:id="3155"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50740E1B" w14:textId="77777777" w:rsidR="00CB5C04" w:rsidRPr="000E2622" w:rsidRDefault="00CB5C04" w:rsidP="00C63909">
            <w:pPr>
              <w:jc w:val="center"/>
              <w:rPr>
                <w:moveTo w:id="3156" w:author="Micah Freedman" w:date="2022-03-11T15:01:00Z"/>
                <w:rFonts w:ascii="Arial" w:hAnsi="Arial" w:cs="Arial"/>
                <w:sz w:val="20"/>
                <w:szCs w:val="20"/>
              </w:rPr>
            </w:pPr>
            <w:moveTo w:id="3157" w:author="Micah Freedman" w:date="2022-03-11T15:01:00Z">
              <w:r w:rsidRPr="000E2622">
                <w:rPr>
                  <w:rFonts w:ascii="Arial" w:hAnsi="Arial" w:cs="Arial"/>
                  <w:sz w:val="20"/>
                  <w:szCs w:val="20"/>
                </w:rPr>
                <w:t>2</w:t>
              </w:r>
            </w:moveTo>
          </w:p>
        </w:tc>
        <w:tc>
          <w:tcPr>
            <w:tcW w:w="852" w:type="dxa"/>
            <w:tcBorders>
              <w:top w:val="nil"/>
              <w:left w:val="nil"/>
              <w:bottom w:val="nil"/>
              <w:right w:val="nil"/>
            </w:tcBorders>
            <w:vAlign w:val="center"/>
          </w:tcPr>
          <w:p w14:paraId="0F4E08FD" w14:textId="77777777" w:rsidR="00CB5C04" w:rsidRPr="000E2622" w:rsidRDefault="00CB5C04" w:rsidP="00C63909">
            <w:pPr>
              <w:jc w:val="center"/>
              <w:rPr>
                <w:moveTo w:id="3158" w:author="Micah Freedman" w:date="2022-03-11T15:01:00Z"/>
                <w:rFonts w:ascii="Arial" w:hAnsi="Arial" w:cs="Arial"/>
                <w:sz w:val="20"/>
                <w:szCs w:val="20"/>
              </w:rPr>
            </w:pPr>
            <w:moveTo w:id="3159"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3FBB89F5" w14:textId="77777777" w:rsidR="00CB5C04" w:rsidRPr="000E2622" w:rsidRDefault="00CB5C04" w:rsidP="00C63909">
            <w:pPr>
              <w:jc w:val="center"/>
              <w:rPr>
                <w:moveTo w:id="3160" w:author="Micah Freedman" w:date="2022-03-11T15:01:00Z"/>
                <w:rFonts w:ascii="Arial" w:hAnsi="Arial" w:cs="Arial"/>
                <w:sz w:val="20"/>
                <w:szCs w:val="20"/>
              </w:rPr>
            </w:pPr>
            <w:moveTo w:id="3161"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18A850C0" w14:textId="77777777" w:rsidR="00CB5C04" w:rsidRPr="000E2622" w:rsidRDefault="00CB5C04" w:rsidP="00C63909">
            <w:pPr>
              <w:jc w:val="center"/>
              <w:rPr>
                <w:moveTo w:id="3162" w:author="Micah Freedman" w:date="2022-03-11T15:01:00Z"/>
                <w:rFonts w:ascii="Arial" w:hAnsi="Arial" w:cs="Arial"/>
                <w:sz w:val="20"/>
                <w:szCs w:val="20"/>
              </w:rPr>
            </w:pPr>
            <w:moveTo w:id="3163" w:author="Micah Freedman" w:date="2022-03-11T15:01:00Z">
              <w:r w:rsidRPr="000E2622">
                <w:rPr>
                  <w:rFonts w:ascii="Arial" w:hAnsi="Arial" w:cs="Arial"/>
                  <w:sz w:val="20"/>
                  <w:szCs w:val="20"/>
                </w:rPr>
                <w:t>5</w:t>
              </w:r>
            </w:moveTo>
          </w:p>
        </w:tc>
      </w:tr>
      <w:tr w:rsidR="00283350" w:rsidRPr="000E2622" w14:paraId="1E2BE9BD" w14:textId="77777777" w:rsidTr="00C63909">
        <w:tc>
          <w:tcPr>
            <w:tcW w:w="1308" w:type="dxa"/>
            <w:vMerge/>
            <w:tcBorders>
              <w:left w:val="single" w:sz="4" w:space="0" w:color="auto"/>
              <w:right w:val="nil"/>
            </w:tcBorders>
            <w:vAlign w:val="center"/>
          </w:tcPr>
          <w:p w14:paraId="72D44AE6" w14:textId="77777777" w:rsidR="00CB5C04" w:rsidRPr="000E2622" w:rsidRDefault="00CB5C04" w:rsidP="00C63909">
            <w:pPr>
              <w:jc w:val="center"/>
              <w:rPr>
                <w:moveTo w:id="3164"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554A5B08" w14:textId="77777777" w:rsidR="00CB5C04" w:rsidRPr="000E2622" w:rsidRDefault="00CB5C04" w:rsidP="00C63909">
            <w:pPr>
              <w:jc w:val="center"/>
              <w:rPr>
                <w:moveTo w:id="3165" w:author="Micah Freedman" w:date="2022-03-11T15:01:00Z"/>
                <w:rFonts w:ascii="Arial" w:hAnsi="Arial" w:cs="Arial"/>
                <w:sz w:val="20"/>
                <w:szCs w:val="20"/>
              </w:rPr>
            </w:pPr>
            <w:moveTo w:id="3166" w:author="Micah Freedman" w:date="2022-03-11T15:01:00Z">
              <w:r w:rsidRPr="000E2622">
                <w:rPr>
                  <w:rFonts w:ascii="Arial" w:hAnsi="Arial" w:cs="Arial"/>
                  <w:sz w:val="20"/>
                  <w:szCs w:val="20"/>
                </w:rPr>
                <w:t>CA_2_2018</w:t>
              </w:r>
            </w:moveTo>
          </w:p>
        </w:tc>
        <w:tc>
          <w:tcPr>
            <w:tcW w:w="908" w:type="dxa"/>
            <w:tcBorders>
              <w:top w:val="nil"/>
              <w:left w:val="single" w:sz="4" w:space="0" w:color="auto"/>
              <w:bottom w:val="nil"/>
              <w:right w:val="nil"/>
            </w:tcBorders>
            <w:vAlign w:val="center"/>
          </w:tcPr>
          <w:p w14:paraId="209316F4" w14:textId="77777777" w:rsidR="00CB5C04" w:rsidRPr="000E2622" w:rsidRDefault="00CB5C04" w:rsidP="00C63909">
            <w:pPr>
              <w:jc w:val="center"/>
              <w:rPr>
                <w:moveTo w:id="3167" w:author="Micah Freedman" w:date="2022-03-11T15:01:00Z"/>
                <w:rFonts w:ascii="Arial" w:hAnsi="Arial" w:cs="Arial"/>
                <w:sz w:val="20"/>
                <w:szCs w:val="20"/>
              </w:rPr>
            </w:pPr>
            <w:moveTo w:id="3168" w:author="Micah Freedman" w:date="2022-03-11T15:01:00Z">
              <w:r w:rsidRPr="000E2622">
                <w:rPr>
                  <w:rFonts w:ascii="Arial" w:hAnsi="Arial" w:cs="Arial"/>
                  <w:sz w:val="20"/>
                  <w:szCs w:val="20"/>
                </w:rPr>
                <w:t>2</w:t>
              </w:r>
            </w:moveTo>
          </w:p>
        </w:tc>
        <w:tc>
          <w:tcPr>
            <w:tcW w:w="871" w:type="dxa"/>
            <w:tcBorders>
              <w:top w:val="nil"/>
              <w:left w:val="nil"/>
              <w:bottom w:val="nil"/>
              <w:right w:val="nil"/>
            </w:tcBorders>
            <w:vAlign w:val="center"/>
          </w:tcPr>
          <w:p w14:paraId="45E44856" w14:textId="77777777" w:rsidR="00CB5C04" w:rsidRPr="000E2622" w:rsidRDefault="00CB5C04" w:rsidP="00C63909">
            <w:pPr>
              <w:jc w:val="center"/>
              <w:rPr>
                <w:moveTo w:id="3169" w:author="Micah Freedman" w:date="2022-03-11T15:01:00Z"/>
                <w:rFonts w:ascii="Arial" w:hAnsi="Arial" w:cs="Arial"/>
                <w:sz w:val="20"/>
                <w:szCs w:val="20"/>
              </w:rPr>
            </w:pPr>
            <w:moveTo w:id="3170"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61B7DFD6" w14:textId="77777777" w:rsidR="00CB5C04" w:rsidRPr="000E2622" w:rsidRDefault="00CB5C04" w:rsidP="00C63909">
            <w:pPr>
              <w:jc w:val="center"/>
              <w:rPr>
                <w:moveTo w:id="3171" w:author="Micah Freedman" w:date="2022-03-11T15:01:00Z"/>
                <w:rFonts w:ascii="Arial" w:hAnsi="Arial" w:cs="Arial"/>
                <w:sz w:val="20"/>
                <w:szCs w:val="20"/>
              </w:rPr>
            </w:pPr>
            <w:moveTo w:id="3172"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6612F15A" w14:textId="77777777" w:rsidR="00CB5C04" w:rsidRPr="000E2622" w:rsidRDefault="00CB5C04" w:rsidP="00C63909">
            <w:pPr>
              <w:jc w:val="center"/>
              <w:rPr>
                <w:moveTo w:id="3173" w:author="Micah Freedman" w:date="2022-03-11T15:01:00Z"/>
                <w:rFonts w:ascii="Arial" w:hAnsi="Arial" w:cs="Arial"/>
                <w:sz w:val="20"/>
                <w:szCs w:val="20"/>
              </w:rPr>
            </w:pPr>
            <w:moveTo w:id="3174"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7FC1F703" w14:textId="77777777" w:rsidR="00CB5C04" w:rsidRPr="000E2622" w:rsidRDefault="00CB5C04" w:rsidP="00C63909">
            <w:pPr>
              <w:jc w:val="center"/>
              <w:rPr>
                <w:moveTo w:id="3175" w:author="Micah Freedman" w:date="2022-03-11T15:01:00Z"/>
                <w:rFonts w:ascii="Arial" w:hAnsi="Arial" w:cs="Arial"/>
                <w:sz w:val="20"/>
                <w:szCs w:val="20"/>
              </w:rPr>
            </w:pPr>
            <w:moveTo w:id="3176"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4F2E2ED1" w14:textId="77777777" w:rsidR="00CB5C04" w:rsidRPr="000E2622" w:rsidRDefault="00CB5C04" w:rsidP="00C63909">
            <w:pPr>
              <w:jc w:val="center"/>
              <w:rPr>
                <w:moveTo w:id="3177" w:author="Micah Freedman" w:date="2022-03-11T15:01:00Z"/>
                <w:rFonts w:ascii="Arial" w:hAnsi="Arial" w:cs="Arial"/>
                <w:sz w:val="20"/>
                <w:szCs w:val="20"/>
              </w:rPr>
            </w:pPr>
            <w:moveTo w:id="3178" w:author="Micah Freedman" w:date="2022-03-11T15:01:00Z">
              <w:r w:rsidRPr="000E2622">
                <w:rPr>
                  <w:rFonts w:ascii="Arial" w:hAnsi="Arial" w:cs="Arial"/>
                  <w:sz w:val="20"/>
                  <w:szCs w:val="20"/>
                </w:rPr>
                <w:t>2</w:t>
              </w:r>
            </w:moveTo>
          </w:p>
        </w:tc>
        <w:tc>
          <w:tcPr>
            <w:tcW w:w="795" w:type="dxa"/>
            <w:tcBorders>
              <w:top w:val="nil"/>
              <w:left w:val="single" w:sz="4" w:space="0" w:color="auto"/>
              <w:bottom w:val="nil"/>
              <w:right w:val="single" w:sz="4" w:space="0" w:color="auto"/>
            </w:tcBorders>
            <w:vAlign w:val="center"/>
          </w:tcPr>
          <w:p w14:paraId="39C6E42A" w14:textId="77777777" w:rsidR="00CB5C04" w:rsidRPr="000E2622" w:rsidRDefault="00CB5C04" w:rsidP="00C63909">
            <w:pPr>
              <w:jc w:val="center"/>
              <w:rPr>
                <w:moveTo w:id="3179" w:author="Micah Freedman" w:date="2022-03-11T15:01:00Z"/>
                <w:rFonts w:ascii="Arial" w:hAnsi="Arial" w:cs="Arial"/>
                <w:sz w:val="20"/>
                <w:szCs w:val="20"/>
              </w:rPr>
            </w:pPr>
            <w:moveTo w:id="3180" w:author="Micah Freedman" w:date="2022-03-11T15:01:00Z">
              <w:r w:rsidRPr="000E2622">
                <w:rPr>
                  <w:rFonts w:ascii="Arial" w:hAnsi="Arial" w:cs="Arial"/>
                  <w:sz w:val="20"/>
                  <w:szCs w:val="20"/>
                </w:rPr>
                <w:t>8</w:t>
              </w:r>
            </w:moveTo>
          </w:p>
        </w:tc>
      </w:tr>
      <w:tr w:rsidR="00283350" w:rsidRPr="000E2622" w14:paraId="5BD8EAD4" w14:textId="77777777" w:rsidTr="00C63909">
        <w:tc>
          <w:tcPr>
            <w:tcW w:w="1308" w:type="dxa"/>
            <w:vMerge/>
            <w:tcBorders>
              <w:left w:val="single" w:sz="4" w:space="0" w:color="auto"/>
              <w:right w:val="nil"/>
            </w:tcBorders>
            <w:vAlign w:val="center"/>
          </w:tcPr>
          <w:p w14:paraId="15B2C045" w14:textId="77777777" w:rsidR="00CB5C04" w:rsidRPr="000E2622" w:rsidRDefault="00CB5C04" w:rsidP="00C63909">
            <w:pPr>
              <w:jc w:val="center"/>
              <w:rPr>
                <w:moveTo w:id="3181"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0586CAEC" w14:textId="77777777" w:rsidR="00CB5C04" w:rsidRPr="000E2622" w:rsidRDefault="00CB5C04" w:rsidP="00C63909">
            <w:pPr>
              <w:jc w:val="center"/>
              <w:rPr>
                <w:moveTo w:id="3182" w:author="Micah Freedman" w:date="2022-03-11T15:01:00Z"/>
                <w:rFonts w:ascii="Arial" w:hAnsi="Arial" w:cs="Arial"/>
                <w:sz w:val="20"/>
                <w:szCs w:val="20"/>
              </w:rPr>
            </w:pPr>
            <w:moveTo w:id="3183" w:author="Micah Freedman" w:date="2022-03-11T15:01:00Z">
              <w:r w:rsidRPr="000E2622">
                <w:rPr>
                  <w:rFonts w:ascii="Arial" w:hAnsi="Arial" w:cs="Arial"/>
                  <w:sz w:val="20"/>
                  <w:szCs w:val="20"/>
                </w:rPr>
                <w:t>CA_23_2018</w:t>
              </w:r>
            </w:moveTo>
          </w:p>
        </w:tc>
        <w:tc>
          <w:tcPr>
            <w:tcW w:w="908" w:type="dxa"/>
            <w:tcBorders>
              <w:top w:val="nil"/>
              <w:left w:val="single" w:sz="4" w:space="0" w:color="auto"/>
              <w:bottom w:val="nil"/>
              <w:right w:val="nil"/>
            </w:tcBorders>
            <w:vAlign w:val="center"/>
          </w:tcPr>
          <w:p w14:paraId="1F236786" w14:textId="77777777" w:rsidR="00CB5C04" w:rsidRPr="000E2622" w:rsidRDefault="00CB5C04" w:rsidP="00C63909">
            <w:pPr>
              <w:jc w:val="center"/>
              <w:rPr>
                <w:moveTo w:id="3184" w:author="Micah Freedman" w:date="2022-03-11T15:01:00Z"/>
                <w:rFonts w:ascii="Arial" w:hAnsi="Arial" w:cs="Arial"/>
                <w:sz w:val="20"/>
                <w:szCs w:val="20"/>
              </w:rPr>
            </w:pPr>
            <w:moveTo w:id="3185" w:author="Micah Freedman" w:date="2022-03-11T15:01:00Z">
              <w:r w:rsidRPr="000E2622">
                <w:rPr>
                  <w:rFonts w:ascii="Arial" w:hAnsi="Arial" w:cs="Arial"/>
                  <w:sz w:val="20"/>
                  <w:szCs w:val="20"/>
                </w:rPr>
                <w:t>0</w:t>
              </w:r>
            </w:moveTo>
          </w:p>
        </w:tc>
        <w:tc>
          <w:tcPr>
            <w:tcW w:w="871" w:type="dxa"/>
            <w:tcBorders>
              <w:top w:val="nil"/>
              <w:left w:val="nil"/>
              <w:bottom w:val="nil"/>
              <w:right w:val="nil"/>
            </w:tcBorders>
            <w:vAlign w:val="center"/>
          </w:tcPr>
          <w:p w14:paraId="2C474477" w14:textId="77777777" w:rsidR="00CB5C04" w:rsidRPr="000E2622" w:rsidRDefault="00CB5C04" w:rsidP="00C63909">
            <w:pPr>
              <w:jc w:val="center"/>
              <w:rPr>
                <w:moveTo w:id="3186" w:author="Micah Freedman" w:date="2022-03-11T15:01:00Z"/>
                <w:rFonts w:ascii="Arial" w:hAnsi="Arial" w:cs="Arial"/>
                <w:sz w:val="20"/>
                <w:szCs w:val="20"/>
              </w:rPr>
            </w:pPr>
            <w:moveTo w:id="3187"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451A5954" w14:textId="77777777" w:rsidR="00CB5C04" w:rsidRPr="000E2622" w:rsidRDefault="00CB5C04" w:rsidP="00C63909">
            <w:pPr>
              <w:jc w:val="center"/>
              <w:rPr>
                <w:moveTo w:id="3188" w:author="Micah Freedman" w:date="2022-03-11T15:01:00Z"/>
                <w:rFonts w:ascii="Arial" w:hAnsi="Arial" w:cs="Arial"/>
                <w:sz w:val="20"/>
                <w:szCs w:val="20"/>
              </w:rPr>
            </w:pPr>
            <w:moveTo w:id="3189"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1EE1CC07" w14:textId="77777777" w:rsidR="00CB5C04" w:rsidRPr="000E2622" w:rsidRDefault="00CB5C04" w:rsidP="00C63909">
            <w:pPr>
              <w:jc w:val="center"/>
              <w:rPr>
                <w:moveTo w:id="3190" w:author="Micah Freedman" w:date="2022-03-11T15:01:00Z"/>
                <w:rFonts w:ascii="Arial" w:hAnsi="Arial" w:cs="Arial"/>
                <w:sz w:val="20"/>
                <w:szCs w:val="20"/>
              </w:rPr>
            </w:pPr>
            <w:moveTo w:id="3191"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575CDA38" w14:textId="77777777" w:rsidR="00CB5C04" w:rsidRPr="000E2622" w:rsidRDefault="00CB5C04" w:rsidP="00C63909">
            <w:pPr>
              <w:jc w:val="center"/>
              <w:rPr>
                <w:moveTo w:id="3192" w:author="Micah Freedman" w:date="2022-03-11T15:01:00Z"/>
                <w:rFonts w:ascii="Arial" w:hAnsi="Arial" w:cs="Arial"/>
                <w:sz w:val="20"/>
                <w:szCs w:val="20"/>
              </w:rPr>
            </w:pPr>
            <w:moveTo w:id="3193"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202C8098" w14:textId="77777777" w:rsidR="00CB5C04" w:rsidRPr="000E2622" w:rsidRDefault="00CB5C04" w:rsidP="00C63909">
            <w:pPr>
              <w:jc w:val="center"/>
              <w:rPr>
                <w:moveTo w:id="3194" w:author="Micah Freedman" w:date="2022-03-11T15:01:00Z"/>
                <w:rFonts w:ascii="Arial" w:hAnsi="Arial" w:cs="Arial"/>
                <w:sz w:val="20"/>
                <w:szCs w:val="20"/>
              </w:rPr>
            </w:pPr>
            <w:moveTo w:id="3195" w:author="Micah Freedman" w:date="2022-03-11T15:01:00Z">
              <w:r w:rsidRPr="000E2622">
                <w:rPr>
                  <w:rFonts w:ascii="Arial" w:hAnsi="Arial" w:cs="Arial"/>
                  <w:sz w:val="20"/>
                  <w:szCs w:val="20"/>
                </w:rPr>
                <w:t>1</w:t>
              </w:r>
            </w:moveTo>
          </w:p>
        </w:tc>
        <w:tc>
          <w:tcPr>
            <w:tcW w:w="795" w:type="dxa"/>
            <w:tcBorders>
              <w:top w:val="nil"/>
              <w:left w:val="single" w:sz="4" w:space="0" w:color="auto"/>
              <w:bottom w:val="nil"/>
              <w:right w:val="single" w:sz="4" w:space="0" w:color="auto"/>
            </w:tcBorders>
            <w:vAlign w:val="center"/>
          </w:tcPr>
          <w:p w14:paraId="664E106C" w14:textId="77777777" w:rsidR="00CB5C04" w:rsidRPr="000E2622" w:rsidRDefault="00CB5C04" w:rsidP="00C63909">
            <w:pPr>
              <w:jc w:val="center"/>
              <w:rPr>
                <w:moveTo w:id="3196" w:author="Micah Freedman" w:date="2022-03-11T15:01:00Z"/>
                <w:rFonts w:ascii="Arial" w:hAnsi="Arial" w:cs="Arial"/>
                <w:sz w:val="20"/>
                <w:szCs w:val="20"/>
              </w:rPr>
            </w:pPr>
            <w:moveTo w:id="3197" w:author="Micah Freedman" w:date="2022-03-11T15:01:00Z">
              <w:r w:rsidRPr="000E2622">
                <w:rPr>
                  <w:rFonts w:ascii="Arial" w:hAnsi="Arial" w:cs="Arial"/>
                  <w:sz w:val="20"/>
                  <w:szCs w:val="20"/>
                </w:rPr>
                <w:t>5</w:t>
              </w:r>
            </w:moveTo>
          </w:p>
        </w:tc>
      </w:tr>
      <w:tr w:rsidR="00283350" w:rsidRPr="000E2622" w14:paraId="1C87833F" w14:textId="77777777" w:rsidTr="00C63909">
        <w:tc>
          <w:tcPr>
            <w:tcW w:w="1308" w:type="dxa"/>
            <w:vMerge/>
            <w:tcBorders>
              <w:left w:val="single" w:sz="4" w:space="0" w:color="auto"/>
              <w:right w:val="nil"/>
            </w:tcBorders>
            <w:vAlign w:val="center"/>
          </w:tcPr>
          <w:p w14:paraId="2BB5C0ED" w14:textId="77777777" w:rsidR="00CB5C04" w:rsidRPr="000E2622" w:rsidRDefault="00CB5C04" w:rsidP="00C63909">
            <w:pPr>
              <w:jc w:val="center"/>
              <w:rPr>
                <w:moveTo w:id="3198"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76B70BE0" w14:textId="77777777" w:rsidR="00CB5C04" w:rsidRPr="000E2622" w:rsidRDefault="00CB5C04" w:rsidP="00C63909">
            <w:pPr>
              <w:jc w:val="center"/>
              <w:rPr>
                <w:moveTo w:id="3199" w:author="Micah Freedman" w:date="2022-03-11T15:01:00Z"/>
                <w:rFonts w:ascii="Arial" w:hAnsi="Arial" w:cs="Arial"/>
                <w:sz w:val="20"/>
                <w:szCs w:val="20"/>
              </w:rPr>
            </w:pPr>
            <w:moveTo w:id="3200" w:author="Micah Freedman" w:date="2022-03-11T15:01:00Z">
              <w:r w:rsidRPr="000E2622">
                <w:rPr>
                  <w:rFonts w:ascii="Arial" w:hAnsi="Arial" w:cs="Arial"/>
                  <w:sz w:val="20"/>
                  <w:szCs w:val="20"/>
                </w:rPr>
                <w:t>CA_3_2018</w:t>
              </w:r>
            </w:moveTo>
          </w:p>
        </w:tc>
        <w:tc>
          <w:tcPr>
            <w:tcW w:w="908" w:type="dxa"/>
            <w:tcBorders>
              <w:top w:val="nil"/>
              <w:left w:val="single" w:sz="4" w:space="0" w:color="auto"/>
              <w:bottom w:val="nil"/>
              <w:right w:val="nil"/>
            </w:tcBorders>
            <w:vAlign w:val="center"/>
          </w:tcPr>
          <w:p w14:paraId="674F9106" w14:textId="77777777" w:rsidR="00CB5C04" w:rsidRPr="000E2622" w:rsidRDefault="00CB5C04" w:rsidP="00C63909">
            <w:pPr>
              <w:jc w:val="center"/>
              <w:rPr>
                <w:moveTo w:id="3201" w:author="Micah Freedman" w:date="2022-03-11T15:01:00Z"/>
                <w:rFonts w:ascii="Arial" w:hAnsi="Arial" w:cs="Arial"/>
                <w:sz w:val="20"/>
                <w:szCs w:val="20"/>
              </w:rPr>
            </w:pPr>
            <w:moveTo w:id="3202" w:author="Micah Freedman" w:date="2022-03-11T15:01:00Z">
              <w:r w:rsidRPr="000E2622">
                <w:rPr>
                  <w:rFonts w:ascii="Arial" w:hAnsi="Arial" w:cs="Arial"/>
                  <w:sz w:val="20"/>
                  <w:szCs w:val="20"/>
                </w:rPr>
                <w:t>5</w:t>
              </w:r>
            </w:moveTo>
          </w:p>
        </w:tc>
        <w:tc>
          <w:tcPr>
            <w:tcW w:w="871" w:type="dxa"/>
            <w:tcBorders>
              <w:top w:val="nil"/>
              <w:left w:val="nil"/>
              <w:bottom w:val="nil"/>
              <w:right w:val="nil"/>
            </w:tcBorders>
            <w:vAlign w:val="center"/>
          </w:tcPr>
          <w:p w14:paraId="727B8EBC" w14:textId="77777777" w:rsidR="00CB5C04" w:rsidRPr="000E2622" w:rsidRDefault="00CB5C04" w:rsidP="00C63909">
            <w:pPr>
              <w:jc w:val="center"/>
              <w:rPr>
                <w:moveTo w:id="3203" w:author="Micah Freedman" w:date="2022-03-11T15:01:00Z"/>
                <w:rFonts w:ascii="Arial" w:hAnsi="Arial" w:cs="Arial"/>
                <w:sz w:val="20"/>
                <w:szCs w:val="20"/>
              </w:rPr>
            </w:pPr>
            <w:moveTo w:id="3204" w:author="Micah Freedman" w:date="2022-03-11T15:01:00Z">
              <w:r w:rsidRPr="000E2622">
                <w:rPr>
                  <w:rFonts w:ascii="Arial" w:hAnsi="Arial" w:cs="Arial"/>
                  <w:sz w:val="20"/>
                  <w:szCs w:val="20"/>
                </w:rPr>
                <w:t>2</w:t>
              </w:r>
            </w:moveTo>
          </w:p>
        </w:tc>
        <w:tc>
          <w:tcPr>
            <w:tcW w:w="839" w:type="dxa"/>
            <w:tcBorders>
              <w:top w:val="nil"/>
              <w:left w:val="nil"/>
              <w:bottom w:val="nil"/>
              <w:right w:val="nil"/>
            </w:tcBorders>
            <w:vAlign w:val="center"/>
          </w:tcPr>
          <w:p w14:paraId="091FB04C" w14:textId="77777777" w:rsidR="00CB5C04" w:rsidRPr="000E2622" w:rsidRDefault="00CB5C04" w:rsidP="00C63909">
            <w:pPr>
              <w:jc w:val="center"/>
              <w:rPr>
                <w:moveTo w:id="3205" w:author="Micah Freedman" w:date="2022-03-11T15:01:00Z"/>
                <w:rFonts w:ascii="Arial" w:hAnsi="Arial" w:cs="Arial"/>
                <w:sz w:val="20"/>
                <w:szCs w:val="20"/>
              </w:rPr>
            </w:pPr>
            <w:moveTo w:id="3206" w:author="Micah Freedman" w:date="2022-03-11T15:01:00Z">
              <w:r w:rsidRPr="000E2622">
                <w:rPr>
                  <w:rFonts w:ascii="Arial" w:hAnsi="Arial" w:cs="Arial"/>
                  <w:sz w:val="20"/>
                  <w:szCs w:val="20"/>
                </w:rPr>
                <w:t>2</w:t>
              </w:r>
            </w:moveTo>
          </w:p>
        </w:tc>
        <w:tc>
          <w:tcPr>
            <w:tcW w:w="850" w:type="dxa"/>
            <w:tcBorders>
              <w:top w:val="nil"/>
              <w:left w:val="nil"/>
              <w:bottom w:val="nil"/>
              <w:right w:val="nil"/>
            </w:tcBorders>
            <w:vAlign w:val="center"/>
          </w:tcPr>
          <w:p w14:paraId="1FBAF99A" w14:textId="77777777" w:rsidR="00CB5C04" w:rsidRPr="000E2622" w:rsidRDefault="00CB5C04" w:rsidP="00C63909">
            <w:pPr>
              <w:jc w:val="center"/>
              <w:rPr>
                <w:moveTo w:id="3207" w:author="Micah Freedman" w:date="2022-03-11T15:01:00Z"/>
                <w:rFonts w:ascii="Arial" w:hAnsi="Arial" w:cs="Arial"/>
                <w:sz w:val="20"/>
                <w:szCs w:val="20"/>
              </w:rPr>
            </w:pPr>
            <w:moveTo w:id="3208" w:author="Micah Freedman" w:date="2022-03-11T15:01:00Z">
              <w:r w:rsidRPr="000E2622">
                <w:rPr>
                  <w:rFonts w:ascii="Arial" w:hAnsi="Arial" w:cs="Arial"/>
                  <w:sz w:val="20"/>
                  <w:szCs w:val="20"/>
                </w:rPr>
                <w:t>2</w:t>
              </w:r>
            </w:moveTo>
          </w:p>
        </w:tc>
        <w:tc>
          <w:tcPr>
            <w:tcW w:w="852" w:type="dxa"/>
            <w:tcBorders>
              <w:top w:val="nil"/>
              <w:left w:val="nil"/>
              <w:bottom w:val="nil"/>
              <w:right w:val="nil"/>
            </w:tcBorders>
            <w:vAlign w:val="center"/>
          </w:tcPr>
          <w:p w14:paraId="63063FF1" w14:textId="77777777" w:rsidR="00CB5C04" w:rsidRPr="000E2622" w:rsidRDefault="00CB5C04" w:rsidP="00C63909">
            <w:pPr>
              <w:jc w:val="center"/>
              <w:rPr>
                <w:moveTo w:id="3209" w:author="Micah Freedman" w:date="2022-03-11T15:01:00Z"/>
                <w:rFonts w:ascii="Arial" w:hAnsi="Arial" w:cs="Arial"/>
                <w:sz w:val="20"/>
                <w:szCs w:val="20"/>
              </w:rPr>
            </w:pPr>
            <w:moveTo w:id="3210"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01CFE6D5" w14:textId="77777777" w:rsidR="00CB5C04" w:rsidRPr="000E2622" w:rsidRDefault="00CB5C04" w:rsidP="00C63909">
            <w:pPr>
              <w:jc w:val="center"/>
              <w:rPr>
                <w:moveTo w:id="3211" w:author="Micah Freedman" w:date="2022-03-11T15:01:00Z"/>
                <w:rFonts w:ascii="Arial" w:hAnsi="Arial" w:cs="Arial"/>
                <w:sz w:val="20"/>
                <w:szCs w:val="20"/>
              </w:rPr>
            </w:pPr>
            <w:moveTo w:id="3212" w:author="Micah Freedman" w:date="2022-03-11T15:01:00Z">
              <w:r w:rsidRPr="000E2622">
                <w:rPr>
                  <w:rFonts w:ascii="Arial" w:hAnsi="Arial" w:cs="Arial"/>
                  <w:sz w:val="20"/>
                  <w:szCs w:val="20"/>
                </w:rPr>
                <w:t>3</w:t>
              </w:r>
            </w:moveTo>
          </w:p>
        </w:tc>
        <w:tc>
          <w:tcPr>
            <w:tcW w:w="795" w:type="dxa"/>
            <w:tcBorders>
              <w:top w:val="nil"/>
              <w:left w:val="single" w:sz="4" w:space="0" w:color="auto"/>
              <w:bottom w:val="nil"/>
              <w:right w:val="single" w:sz="4" w:space="0" w:color="auto"/>
            </w:tcBorders>
            <w:vAlign w:val="center"/>
          </w:tcPr>
          <w:p w14:paraId="1FD72A89" w14:textId="77777777" w:rsidR="00CB5C04" w:rsidRPr="000E2622" w:rsidRDefault="00CB5C04" w:rsidP="00C63909">
            <w:pPr>
              <w:jc w:val="center"/>
              <w:rPr>
                <w:moveTo w:id="3213" w:author="Micah Freedman" w:date="2022-03-11T15:01:00Z"/>
                <w:rFonts w:ascii="Arial" w:hAnsi="Arial" w:cs="Arial"/>
                <w:sz w:val="20"/>
                <w:szCs w:val="20"/>
              </w:rPr>
            </w:pPr>
            <w:moveTo w:id="3214" w:author="Micah Freedman" w:date="2022-03-11T15:01:00Z">
              <w:r w:rsidRPr="000E2622">
                <w:rPr>
                  <w:rFonts w:ascii="Arial" w:hAnsi="Arial" w:cs="Arial"/>
                  <w:sz w:val="20"/>
                  <w:szCs w:val="20"/>
                </w:rPr>
                <w:t>15</w:t>
              </w:r>
            </w:moveTo>
          </w:p>
        </w:tc>
      </w:tr>
      <w:tr w:rsidR="00283350" w:rsidRPr="000E2622" w14:paraId="53227D31" w14:textId="77777777" w:rsidTr="00C63909">
        <w:tc>
          <w:tcPr>
            <w:tcW w:w="1308" w:type="dxa"/>
            <w:vMerge/>
            <w:tcBorders>
              <w:left w:val="single" w:sz="4" w:space="0" w:color="auto"/>
              <w:right w:val="nil"/>
            </w:tcBorders>
            <w:vAlign w:val="center"/>
          </w:tcPr>
          <w:p w14:paraId="15C2B838" w14:textId="77777777" w:rsidR="00CB5C04" w:rsidRPr="000E2622" w:rsidRDefault="00CB5C04" w:rsidP="00C63909">
            <w:pPr>
              <w:jc w:val="center"/>
              <w:rPr>
                <w:moveTo w:id="3215"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6A21F5E3" w14:textId="77777777" w:rsidR="00CB5C04" w:rsidRPr="000E2622" w:rsidRDefault="00CB5C04" w:rsidP="00C63909">
            <w:pPr>
              <w:jc w:val="center"/>
              <w:rPr>
                <w:moveTo w:id="3216" w:author="Micah Freedman" w:date="2022-03-11T15:01:00Z"/>
                <w:rFonts w:ascii="Arial" w:hAnsi="Arial" w:cs="Arial"/>
                <w:sz w:val="20"/>
                <w:szCs w:val="20"/>
              </w:rPr>
            </w:pPr>
            <w:moveTo w:id="3217" w:author="Micah Freedman" w:date="2022-03-11T15:01:00Z">
              <w:r w:rsidRPr="000E2622">
                <w:rPr>
                  <w:rFonts w:ascii="Arial" w:hAnsi="Arial" w:cs="Arial"/>
                  <w:sz w:val="20"/>
                  <w:szCs w:val="20"/>
                </w:rPr>
                <w:t>CA_5_2017</w:t>
              </w:r>
            </w:moveTo>
          </w:p>
        </w:tc>
        <w:tc>
          <w:tcPr>
            <w:tcW w:w="908" w:type="dxa"/>
            <w:tcBorders>
              <w:top w:val="nil"/>
              <w:left w:val="single" w:sz="4" w:space="0" w:color="auto"/>
              <w:bottom w:val="nil"/>
              <w:right w:val="nil"/>
            </w:tcBorders>
            <w:vAlign w:val="center"/>
          </w:tcPr>
          <w:p w14:paraId="33E2F27D" w14:textId="77777777" w:rsidR="00CB5C04" w:rsidRPr="000E2622" w:rsidRDefault="00CB5C04" w:rsidP="00C63909">
            <w:pPr>
              <w:jc w:val="center"/>
              <w:rPr>
                <w:moveTo w:id="3218" w:author="Micah Freedman" w:date="2022-03-11T15:01:00Z"/>
                <w:rFonts w:ascii="Arial" w:hAnsi="Arial" w:cs="Arial"/>
                <w:sz w:val="20"/>
                <w:szCs w:val="20"/>
              </w:rPr>
            </w:pPr>
            <w:moveTo w:id="3219"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247D63E7" w14:textId="77777777" w:rsidR="00CB5C04" w:rsidRPr="000E2622" w:rsidRDefault="00CB5C04" w:rsidP="00C63909">
            <w:pPr>
              <w:jc w:val="center"/>
              <w:rPr>
                <w:moveTo w:id="3220" w:author="Micah Freedman" w:date="2022-03-11T15:01:00Z"/>
                <w:rFonts w:ascii="Arial" w:hAnsi="Arial" w:cs="Arial"/>
                <w:sz w:val="20"/>
                <w:szCs w:val="20"/>
              </w:rPr>
            </w:pPr>
            <w:moveTo w:id="3221" w:author="Micah Freedman" w:date="2022-03-11T15:01:00Z">
              <w:r w:rsidRPr="000E2622">
                <w:rPr>
                  <w:rFonts w:ascii="Arial" w:hAnsi="Arial" w:cs="Arial"/>
                  <w:sz w:val="20"/>
                  <w:szCs w:val="20"/>
                </w:rPr>
                <w:t>2</w:t>
              </w:r>
            </w:moveTo>
          </w:p>
        </w:tc>
        <w:tc>
          <w:tcPr>
            <w:tcW w:w="839" w:type="dxa"/>
            <w:tcBorders>
              <w:top w:val="nil"/>
              <w:left w:val="nil"/>
              <w:bottom w:val="nil"/>
              <w:right w:val="nil"/>
            </w:tcBorders>
            <w:vAlign w:val="center"/>
          </w:tcPr>
          <w:p w14:paraId="796E5B1F" w14:textId="77777777" w:rsidR="00CB5C04" w:rsidRPr="000E2622" w:rsidRDefault="00CB5C04" w:rsidP="00C63909">
            <w:pPr>
              <w:jc w:val="center"/>
              <w:rPr>
                <w:moveTo w:id="3222" w:author="Micah Freedman" w:date="2022-03-11T15:01:00Z"/>
                <w:rFonts w:ascii="Arial" w:hAnsi="Arial" w:cs="Arial"/>
                <w:sz w:val="20"/>
                <w:szCs w:val="20"/>
              </w:rPr>
            </w:pPr>
            <w:moveTo w:id="3223"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19AABC09" w14:textId="77777777" w:rsidR="00CB5C04" w:rsidRPr="000E2622" w:rsidRDefault="00CB5C04" w:rsidP="00C63909">
            <w:pPr>
              <w:jc w:val="center"/>
              <w:rPr>
                <w:moveTo w:id="3224" w:author="Micah Freedman" w:date="2022-03-11T15:01:00Z"/>
                <w:rFonts w:ascii="Arial" w:hAnsi="Arial" w:cs="Arial"/>
                <w:sz w:val="20"/>
                <w:szCs w:val="20"/>
              </w:rPr>
            </w:pPr>
            <w:moveTo w:id="3225"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45FC5DD7" w14:textId="77777777" w:rsidR="00CB5C04" w:rsidRPr="000E2622" w:rsidRDefault="00CB5C04" w:rsidP="00C63909">
            <w:pPr>
              <w:jc w:val="center"/>
              <w:rPr>
                <w:moveTo w:id="3226" w:author="Micah Freedman" w:date="2022-03-11T15:01:00Z"/>
                <w:rFonts w:ascii="Arial" w:hAnsi="Arial" w:cs="Arial"/>
                <w:sz w:val="20"/>
                <w:szCs w:val="20"/>
              </w:rPr>
            </w:pPr>
            <w:moveTo w:id="3227"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7DA8E043" w14:textId="77777777" w:rsidR="00CB5C04" w:rsidRPr="000E2622" w:rsidRDefault="00CB5C04" w:rsidP="00C63909">
            <w:pPr>
              <w:jc w:val="center"/>
              <w:rPr>
                <w:moveTo w:id="3228" w:author="Micah Freedman" w:date="2022-03-11T15:01:00Z"/>
                <w:rFonts w:ascii="Arial" w:hAnsi="Arial" w:cs="Arial"/>
                <w:sz w:val="20"/>
                <w:szCs w:val="20"/>
              </w:rPr>
            </w:pPr>
            <w:moveTo w:id="3229"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52B05E67" w14:textId="77777777" w:rsidR="00CB5C04" w:rsidRPr="000E2622" w:rsidRDefault="00CB5C04" w:rsidP="00C63909">
            <w:pPr>
              <w:jc w:val="center"/>
              <w:rPr>
                <w:moveTo w:id="3230" w:author="Micah Freedman" w:date="2022-03-11T15:01:00Z"/>
                <w:rFonts w:ascii="Arial" w:hAnsi="Arial" w:cs="Arial"/>
                <w:sz w:val="20"/>
                <w:szCs w:val="20"/>
              </w:rPr>
            </w:pPr>
            <w:moveTo w:id="3231" w:author="Micah Freedman" w:date="2022-03-11T15:01:00Z">
              <w:r w:rsidRPr="000E2622">
                <w:rPr>
                  <w:rFonts w:ascii="Arial" w:hAnsi="Arial" w:cs="Arial"/>
                  <w:sz w:val="20"/>
                  <w:szCs w:val="20"/>
                </w:rPr>
                <w:t>5</w:t>
              </w:r>
            </w:moveTo>
          </w:p>
        </w:tc>
      </w:tr>
      <w:tr w:rsidR="00283350" w:rsidRPr="000E2622" w14:paraId="2401AB47" w14:textId="77777777" w:rsidTr="00C63909">
        <w:tc>
          <w:tcPr>
            <w:tcW w:w="1308" w:type="dxa"/>
            <w:vMerge/>
            <w:tcBorders>
              <w:left w:val="single" w:sz="4" w:space="0" w:color="auto"/>
              <w:right w:val="nil"/>
            </w:tcBorders>
            <w:vAlign w:val="center"/>
          </w:tcPr>
          <w:p w14:paraId="6D29B097" w14:textId="77777777" w:rsidR="00CB5C04" w:rsidRPr="000E2622" w:rsidRDefault="00CB5C04" w:rsidP="00C63909">
            <w:pPr>
              <w:jc w:val="center"/>
              <w:rPr>
                <w:moveTo w:id="3232"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7368915B" w14:textId="77777777" w:rsidR="00CB5C04" w:rsidRPr="000E2622" w:rsidRDefault="00CB5C04" w:rsidP="00C63909">
            <w:pPr>
              <w:jc w:val="center"/>
              <w:rPr>
                <w:moveTo w:id="3233" w:author="Micah Freedman" w:date="2022-03-11T15:01:00Z"/>
                <w:rFonts w:ascii="Arial" w:hAnsi="Arial" w:cs="Arial"/>
                <w:sz w:val="20"/>
                <w:szCs w:val="20"/>
              </w:rPr>
            </w:pPr>
            <w:moveTo w:id="3234" w:author="Micah Freedman" w:date="2022-03-11T15:01:00Z">
              <w:r w:rsidRPr="000E2622">
                <w:rPr>
                  <w:rFonts w:ascii="Arial" w:hAnsi="Arial" w:cs="Arial"/>
                  <w:sz w:val="20"/>
                  <w:szCs w:val="20"/>
                </w:rPr>
                <w:t>CA_605.1_2018</w:t>
              </w:r>
            </w:moveTo>
          </w:p>
        </w:tc>
        <w:tc>
          <w:tcPr>
            <w:tcW w:w="908" w:type="dxa"/>
            <w:tcBorders>
              <w:top w:val="nil"/>
              <w:left w:val="single" w:sz="4" w:space="0" w:color="auto"/>
              <w:bottom w:val="nil"/>
              <w:right w:val="nil"/>
            </w:tcBorders>
            <w:vAlign w:val="center"/>
          </w:tcPr>
          <w:p w14:paraId="0D9D3DAF" w14:textId="77777777" w:rsidR="00CB5C04" w:rsidRPr="000E2622" w:rsidRDefault="00CB5C04" w:rsidP="00C63909">
            <w:pPr>
              <w:jc w:val="center"/>
              <w:rPr>
                <w:moveTo w:id="3235" w:author="Micah Freedman" w:date="2022-03-11T15:01:00Z"/>
                <w:rFonts w:ascii="Arial" w:hAnsi="Arial" w:cs="Arial"/>
                <w:sz w:val="20"/>
                <w:szCs w:val="20"/>
              </w:rPr>
            </w:pPr>
            <w:moveTo w:id="3236" w:author="Micah Freedman" w:date="2022-03-11T15:01:00Z">
              <w:r w:rsidRPr="000E2622">
                <w:rPr>
                  <w:rFonts w:ascii="Arial" w:hAnsi="Arial" w:cs="Arial"/>
                  <w:sz w:val="20"/>
                  <w:szCs w:val="20"/>
                </w:rPr>
                <w:t>0</w:t>
              </w:r>
            </w:moveTo>
          </w:p>
        </w:tc>
        <w:tc>
          <w:tcPr>
            <w:tcW w:w="871" w:type="dxa"/>
            <w:tcBorders>
              <w:top w:val="nil"/>
              <w:left w:val="nil"/>
              <w:bottom w:val="nil"/>
              <w:right w:val="nil"/>
            </w:tcBorders>
            <w:vAlign w:val="center"/>
          </w:tcPr>
          <w:p w14:paraId="64540C28" w14:textId="77777777" w:rsidR="00CB5C04" w:rsidRPr="000E2622" w:rsidRDefault="00CB5C04" w:rsidP="00C63909">
            <w:pPr>
              <w:jc w:val="center"/>
              <w:rPr>
                <w:moveTo w:id="3237" w:author="Micah Freedman" w:date="2022-03-11T15:01:00Z"/>
                <w:rFonts w:ascii="Arial" w:hAnsi="Arial" w:cs="Arial"/>
                <w:sz w:val="20"/>
                <w:szCs w:val="20"/>
              </w:rPr>
            </w:pPr>
            <w:moveTo w:id="3238"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07635378" w14:textId="77777777" w:rsidR="00CB5C04" w:rsidRPr="000E2622" w:rsidRDefault="00CB5C04" w:rsidP="00C63909">
            <w:pPr>
              <w:jc w:val="center"/>
              <w:rPr>
                <w:moveTo w:id="3239" w:author="Micah Freedman" w:date="2022-03-11T15:01:00Z"/>
                <w:rFonts w:ascii="Arial" w:hAnsi="Arial" w:cs="Arial"/>
                <w:sz w:val="20"/>
                <w:szCs w:val="20"/>
              </w:rPr>
            </w:pPr>
            <w:moveTo w:id="3240"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0885DC84" w14:textId="77777777" w:rsidR="00CB5C04" w:rsidRPr="000E2622" w:rsidRDefault="00CB5C04" w:rsidP="00C63909">
            <w:pPr>
              <w:jc w:val="center"/>
              <w:rPr>
                <w:moveTo w:id="3241" w:author="Micah Freedman" w:date="2022-03-11T15:01:00Z"/>
                <w:rFonts w:ascii="Arial" w:hAnsi="Arial" w:cs="Arial"/>
                <w:sz w:val="20"/>
                <w:szCs w:val="20"/>
              </w:rPr>
            </w:pPr>
            <w:moveTo w:id="3242"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12697718" w14:textId="77777777" w:rsidR="00CB5C04" w:rsidRPr="000E2622" w:rsidRDefault="00CB5C04" w:rsidP="00C63909">
            <w:pPr>
              <w:jc w:val="center"/>
              <w:rPr>
                <w:moveTo w:id="3243" w:author="Micah Freedman" w:date="2022-03-11T15:01:00Z"/>
                <w:rFonts w:ascii="Arial" w:hAnsi="Arial" w:cs="Arial"/>
                <w:sz w:val="20"/>
                <w:szCs w:val="20"/>
              </w:rPr>
            </w:pPr>
            <w:moveTo w:id="3244"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730A7D9A" w14:textId="77777777" w:rsidR="00CB5C04" w:rsidRPr="000E2622" w:rsidRDefault="00CB5C04" w:rsidP="00C63909">
            <w:pPr>
              <w:jc w:val="center"/>
              <w:rPr>
                <w:moveTo w:id="3245" w:author="Micah Freedman" w:date="2022-03-11T15:01:00Z"/>
                <w:rFonts w:ascii="Arial" w:hAnsi="Arial" w:cs="Arial"/>
                <w:sz w:val="20"/>
                <w:szCs w:val="20"/>
              </w:rPr>
            </w:pPr>
            <w:moveTo w:id="3246" w:author="Micah Freedman" w:date="2022-03-11T15:01:00Z">
              <w:r w:rsidRPr="000E2622">
                <w:rPr>
                  <w:rFonts w:ascii="Arial" w:hAnsi="Arial" w:cs="Arial"/>
                  <w:sz w:val="20"/>
                  <w:szCs w:val="20"/>
                </w:rPr>
                <w:t>1</w:t>
              </w:r>
            </w:moveTo>
          </w:p>
        </w:tc>
        <w:tc>
          <w:tcPr>
            <w:tcW w:w="795" w:type="dxa"/>
            <w:tcBorders>
              <w:top w:val="nil"/>
              <w:left w:val="single" w:sz="4" w:space="0" w:color="auto"/>
              <w:bottom w:val="nil"/>
              <w:right w:val="single" w:sz="4" w:space="0" w:color="auto"/>
            </w:tcBorders>
            <w:vAlign w:val="center"/>
          </w:tcPr>
          <w:p w14:paraId="74816B63" w14:textId="77777777" w:rsidR="00CB5C04" w:rsidRPr="000E2622" w:rsidRDefault="00CB5C04" w:rsidP="00C63909">
            <w:pPr>
              <w:jc w:val="center"/>
              <w:rPr>
                <w:moveTo w:id="3247" w:author="Micah Freedman" w:date="2022-03-11T15:01:00Z"/>
                <w:rFonts w:ascii="Arial" w:hAnsi="Arial" w:cs="Arial"/>
                <w:sz w:val="20"/>
                <w:szCs w:val="20"/>
              </w:rPr>
            </w:pPr>
            <w:moveTo w:id="3248" w:author="Micah Freedman" w:date="2022-03-11T15:01:00Z">
              <w:r w:rsidRPr="000E2622">
                <w:rPr>
                  <w:rFonts w:ascii="Arial" w:hAnsi="Arial" w:cs="Arial"/>
                  <w:sz w:val="20"/>
                  <w:szCs w:val="20"/>
                </w:rPr>
                <w:t>4</w:t>
              </w:r>
            </w:moveTo>
          </w:p>
        </w:tc>
      </w:tr>
      <w:tr w:rsidR="00283350" w:rsidRPr="000E2622" w14:paraId="232431CD" w14:textId="77777777" w:rsidTr="00C63909">
        <w:tc>
          <w:tcPr>
            <w:tcW w:w="1308" w:type="dxa"/>
            <w:vMerge/>
            <w:tcBorders>
              <w:left w:val="single" w:sz="4" w:space="0" w:color="auto"/>
              <w:right w:val="nil"/>
            </w:tcBorders>
            <w:vAlign w:val="center"/>
          </w:tcPr>
          <w:p w14:paraId="6F149570" w14:textId="77777777" w:rsidR="00CB5C04" w:rsidRPr="000E2622" w:rsidRDefault="00CB5C04" w:rsidP="00C63909">
            <w:pPr>
              <w:jc w:val="center"/>
              <w:rPr>
                <w:moveTo w:id="3249"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03B5D0F1" w14:textId="77777777" w:rsidR="00CB5C04" w:rsidRPr="000E2622" w:rsidRDefault="00CB5C04" w:rsidP="00C63909">
            <w:pPr>
              <w:jc w:val="center"/>
              <w:rPr>
                <w:moveTo w:id="3250" w:author="Micah Freedman" w:date="2022-03-11T15:01:00Z"/>
                <w:rFonts w:ascii="Arial" w:hAnsi="Arial" w:cs="Arial"/>
                <w:sz w:val="20"/>
                <w:szCs w:val="20"/>
              </w:rPr>
            </w:pPr>
            <w:moveTo w:id="3251" w:author="Micah Freedman" w:date="2022-03-11T15:01:00Z">
              <w:r w:rsidRPr="000E2622">
                <w:rPr>
                  <w:rFonts w:ascii="Arial" w:hAnsi="Arial" w:cs="Arial"/>
                  <w:sz w:val="20"/>
                  <w:szCs w:val="20"/>
                </w:rPr>
                <w:t>CA_7_2017</w:t>
              </w:r>
            </w:moveTo>
          </w:p>
        </w:tc>
        <w:tc>
          <w:tcPr>
            <w:tcW w:w="908" w:type="dxa"/>
            <w:tcBorders>
              <w:top w:val="nil"/>
              <w:left w:val="single" w:sz="4" w:space="0" w:color="auto"/>
              <w:bottom w:val="nil"/>
              <w:right w:val="nil"/>
            </w:tcBorders>
            <w:vAlign w:val="center"/>
          </w:tcPr>
          <w:p w14:paraId="711D6CB6" w14:textId="77777777" w:rsidR="00CB5C04" w:rsidRPr="000E2622" w:rsidRDefault="00CB5C04" w:rsidP="00C63909">
            <w:pPr>
              <w:jc w:val="center"/>
              <w:rPr>
                <w:moveTo w:id="3252" w:author="Micah Freedman" w:date="2022-03-11T15:01:00Z"/>
                <w:rFonts w:ascii="Arial" w:hAnsi="Arial" w:cs="Arial"/>
                <w:sz w:val="20"/>
                <w:szCs w:val="20"/>
              </w:rPr>
            </w:pPr>
            <w:moveTo w:id="3253"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10E0870B" w14:textId="77777777" w:rsidR="00CB5C04" w:rsidRPr="000E2622" w:rsidRDefault="00CB5C04" w:rsidP="00C63909">
            <w:pPr>
              <w:jc w:val="center"/>
              <w:rPr>
                <w:moveTo w:id="3254" w:author="Micah Freedman" w:date="2022-03-11T15:01:00Z"/>
                <w:rFonts w:ascii="Arial" w:hAnsi="Arial" w:cs="Arial"/>
                <w:sz w:val="20"/>
                <w:szCs w:val="20"/>
              </w:rPr>
            </w:pPr>
            <w:moveTo w:id="3255" w:author="Micah Freedman" w:date="2022-03-11T15:01:00Z">
              <w:r w:rsidRPr="000E2622">
                <w:rPr>
                  <w:rFonts w:ascii="Arial" w:hAnsi="Arial" w:cs="Arial"/>
                  <w:sz w:val="20"/>
                  <w:szCs w:val="20"/>
                </w:rPr>
                <w:t>0</w:t>
              </w:r>
            </w:moveTo>
          </w:p>
        </w:tc>
        <w:tc>
          <w:tcPr>
            <w:tcW w:w="839" w:type="dxa"/>
            <w:tcBorders>
              <w:top w:val="nil"/>
              <w:left w:val="nil"/>
              <w:bottom w:val="nil"/>
              <w:right w:val="nil"/>
            </w:tcBorders>
            <w:vAlign w:val="center"/>
          </w:tcPr>
          <w:p w14:paraId="10A96D77" w14:textId="77777777" w:rsidR="00CB5C04" w:rsidRPr="000E2622" w:rsidRDefault="00CB5C04" w:rsidP="00C63909">
            <w:pPr>
              <w:jc w:val="center"/>
              <w:rPr>
                <w:moveTo w:id="3256" w:author="Micah Freedman" w:date="2022-03-11T15:01:00Z"/>
                <w:rFonts w:ascii="Arial" w:hAnsi="Arial" w:cs="Arial"/>
                <w:sz w:val="20"/>
                <w:szCs w:val="20"/>
              </w:rPr>
            </w:pPr>
            <w:moveTo w:id="3257"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4ED9381C" w14:textId="77777777" w:rsidR="00CB5C04" w:rsidRPr="000E2622" w:rsidRDefault="00CB5C04" w:rsidP="00C63909">
            <w:pPr>
              <w:jc w:val="center"/>
              <w:rPr>
                <w:moveTo w:id="3258" w:author="Micah Freedman" w:date="2022-03-11T15:01:00Z"/>
                <w:rFonts w:ascii="Arial" w:hAnsi="Arial" w:cs="Arial"/>
                <w:sz w:val="20"/>
                <w:szCs w:val="20"/>
              </w:rPr>
            </w:pPr>
            <w:moveTo w:id="3259"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7E4A67C1" w14:textId="77777777" w:rsidR="00CB5C04" w:rsidRPr="000E2622" w:rsidRDefault="00CB5C04" w:rsidP="00C63909">
            <w:pPr>
              <w:jc w:val="center"/>
              <w:rPr>
                <w:moveTo w:id="3260" w:author="Micah Freedman" w:date="2022-03-11T15:01:00Z"/>
                <w:rFonts w:ascii="Arial" w:hAnsi="Arial" w:cs="Arial"/>
                <w:sz w:val="20"/>
                <w:szCs w:val="20"/>
              </w:rPr>
            </w:pPr>
            <w:moveTo w:id="3261"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077B524D" w14:textId="77777777" w:rsidR="00CB5C04" w:rsidRPr="000E2622" w:rsidRDefault="00CB5C04" w:rsidP="00C63909">
            <w:pPr>
              <w:jc w:val="center"/>
              <w:rPr>
                <w:moveTo w:id="3262" w:author="Micah Freedman" w:date="2022-03-11T15:01:00Z"/>
                <w:rFonts w:ascii="Arial" w:hAnsi="Arial" w:cs="Arial"/>
                <w:sz w:val="20"/>
                <w:szCs w:val="20"/>
              </w:rPr>
            </w:pPr>
            <w:moveTo w:id="3263"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2110F8C4" w14:textId="77777777" w:rsidR="00CB5C04" w:rsidRPr="000E2622" w:rsidRDefault="00CB5C04" w:rsidP="00C63909">
            <w:pPr>
              <w:jc w:val="center"/>
              <w:rPr>
                <w:moveTo w:id="3264" w:author="Micah Freedman" w:date="2022-03-11T15:01:00Z"/>
                <w:rFonts w:ascii="Arial" w:hAnsi="Arial" w:cs="Arial"/>
                <w:sz w:val="20"/>
                <w:szCs w:val="20"/>
              </w:rPr>
            </w:pPr>
            <w:moveTo w:id="3265" w:author="Micah Freedman" w:date="2022-03-11T15:01:00Z">
              <w:r w:rsidRPr="000E2622">
                <w:rPr>
                  <w:rFonts w:ascii="Arial" w:hAnsi="Arial" w:cs="Arial"/>
                  <w:sz w:val="20"/>
                  <w:szCs w:val="20"/>
                </w:rPr>
                <w:t>2</w:t>
              </w:r>
            </w:moveTo>
          </w:p>
        </w:tc>
      </w:tr>
      <w:tr w:rsidR="00283350" w:rsidRPr="000E2622" w14:paraId="4EA3479F" w14:textId="77777777" w:rsidTr="00C63909">
        <w:tc>
          <w:tcPr>
            <w:tcW w:w="1308" w:type="dxa"/>
            <w:vMerge/>
            <w:tcBorders>
              <w:left w:val="single" w:sz="4" w:space="0" w:color="auto"/>
              <w:right w:val="nil"/>
            </w:tcBorders>
            <w:vAlign w:val="center"/>
          </w:tcPr>
          <w:p w14:paraId="3E973A99" w14:textId="77777777" w:rsidR="00CB5C04" w:rsidRPr="000E2622" w:rsidRDefault="00CB5C04" w:rsidP="00C63909">
            <w:pPr>
              <w:jc w:val="center"/>
              <w:rPr>
                <w:moveTo w:id="3266"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4AAFD11B" w14:textId="77777777" w:rsidR="00CB5C04" w:rsidRPr="000E2622" w:rsidRDefault="00CB5C04" w:rsidP="00C63909">
            <w:pPr>
              <w:jc w:val="center"/>
              <w:rPr>
                <w:moveTo w:id="3267" w:author="Micah Freedman" w:date="2022-03-11T15:01:00Z"/>
                <w:rFonts w:ascii="Arial" w:hAnsi="Arial" w:cs="Arial"/>
                <w:sz w:val="20"/>
                <w:szCs w:val="20"/>
              </w:rPr>
            </w:pPr>
            <w:moveTo w:id="3268" w:author="Micah Freedman" w:date="2022-03-11T15:01:00Z">
              <w:r w:rsidRPr="000E2622">
                <w:rPr>
                  <w:rFonts w:ascii="Arial" w:hAnsi="Arial" w:cs="Arial"/>
                  <w:sz w:val="20"/>
                  <w:szCs w:val="20"/>
                </w:rPr>
                <w:t>CA_7_2018</w:t>
              </w:r>
            </w:moveTo>
          </w:p>
        </w:tc>
        <w:tc>
          <w:tcPr>
            <w:tcW w:w="908" w:type="dxa"/>
            <w:tcBorders>
              <w:top w:val="nil"/>
              <w:left w:val="single" w:sz="4" w:space="0" w:color="auto"/>
              <w:bottom w:val="nil"/>
              <w:right w:val="nil"/>
            </w:tcBorders>
            <w:vAlign w:val="center"/>
          </w:tcPr>
          <w:p w14:paraId="55F5C443" w14:textId="77777777" w:rsidR="00CB5C04" w:rsidRPr="000E2622" w:rsidRDefault="00CB5C04" w:rsidP="00C63909">
            <w:pPr>
              <w:jc w:val="center"/>
              <w:rPr>
                <w:moveTo w:id="3269" w:author="Micah Freedman" w:date="2022-03-11T15:01:00Z"/>
                <w:rFonts w:ascii="Arial" w:hAnsi="Arial" w:cs="Arial"/>
                <w:sz w:val="20"/>
                <w:szCs w:val="20"/>
              </w:rPr>
            </w:pPr>
            <w:moveTo w:id="3270"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507714CE" w14:textId="77777777" w:rsidR="00CB5C04" w:rsidRPr="000E2622" w:rsidRDefault="00CB5C04" w:rsidP="00C63909">
            <w:pPr>
              <w:jc w:val="center"/>
              <w:rPr>
                <w:moveTo w:id="3271" w:author="Micah Freedman" w:date="2022-03-11T15:01:00Z"/>
                <w:rFonts w:ascii="Arial" w:hAnsi="Arial" w:cs="Arial"/>
                <w:sz w:val="20"/>
                <w:szCs w:val="20"/>
              </w:rPr>
            </w:pPr>
            <w:moveTo w:id="3272"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03661435" w14:textId="77777777" w:rsidR="00CB5C04" w:rsidRPr="000E2622" w:rsidRDefault="00CB5C04" w:rsidP="00C63909">
            <w:pPr>
              <w:jc w:val="center"/>
              <w:rPr>
                <w:moveTo w:id="3273" w:author="Micah Freedman" w:date="2022-03-11T15:01:00Z"/>
                <w:rFonts w:ascii="Arial" w:hAnsi="Arial" w:cs="Arial"/>
                <w:sz w:val="20"/>
                <w:szCs w:val="20"/>
              </w:rPr>
            </w:pPr>
            <w:moveTo w:id="3274"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7E21E1E8" w14:textId="77777777" w:rsidR="00CB5C04" w:rsidRPr="000E2622" w:rsidRDefault="00CB5C04" w:rsidP="00C63909">
            <w:pPr>
              <w:jc w:val="center"/>
              <w:rPr>
                <w:moveTo w:id="3275" w:author="Micah Freedman" w:date="2022-03-11T15:01:00Z"/>
                <w:rFonts w:ascii="Arial" w:hAnsi="Arial" w:cs="Arial"/>
                <w:sz w:val="20"/>
                <w:szCs w:val="20"/>
              </w:rPr>
            </w:pPr>
            <w:moveTo w:id="3276"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74E48B5F" w14:textId="77777777" w:rsidR="00CB5C04" w:rsidRPr="000E2622" w:rsidRDefault="00CB5C04" w:rsidP="00C63909">
            <w:pPr>
              <w:jc w:val="center"/>
              <w:rPr>
                <w:moveTo w:id="3277" w:author="Micah Freedman" w:date="2022-03-11T15:01:00Z"/>
                <w:rFonts w:ascii="Arial" w:hAnsi="Arial" w:cs="Arial"/>
                <w:sz w:val="20"/>
                <w:szCs w:val="20"/>
              </w:rPr>
            </w:pPr>
            <w:moveTo w:id="3278" w:author="Micah Freedman" w:date="2022-03-11T15:01:00Z">
              <w:r w:rsidRPr="000E2622">
                <w:rPr>
                  <w:rFonts w:ascii="Arial" w:hAnsi="Arial" w:cs="Arial"/>
                  <w:sz w:val="20"/>
                  <w:szCs w:val="20"/>
                </w:rPr>
                <w:t>2</w:t>
              </w:r>
            </w:moveTo>
          </w:p>
        </w:tc>
        <w:tc>
          <w:tcPr>
            <w:tcW w:w="930" w:type="dxa"/>
            <w:tcBorders>
              <w:top w:val="nil"/>
              <w:left w:val="nil"/>
              <w:bottom w:val="nil"/>
              <w:right w:val="single" w:sz="4" w:space="0" w:color="auto"/>
            </w:tcBorders>
            <w:vAlign w:val="center"/>
          </w:tcPr>
          <w:p w14:paraId="7EC3B2B8" w14:textId="77777777" w:rsidR="00CB5C04" w:rsidRPr="000E2622" w:rsidRDefault="00CB5C04" w:rsidP="00C63909">
            <w:pPr>
              <w:jc w:val="center"/>
              <w:rPr>
                <w:moveTo w:id="3279" w:author="Micah Freedman" w:date="2022-03-11T15:01:00Z"/>
                <w:rFonts w:ascii="Arial" w:hAnsi="Arial" w:cs="Arial"/>
                <w:sz w:val="20"/>
                <w:szCs w:val="20"/>
              </w:rPr>
            </w:pPr>
            <w:moveTo w:id="3280" w:author="Micah Freedman" w:date="2022-03-11T15:01:00Z">
              <w:r w:rsidRPr="000E2622">
                <w:rPr>
                  <w:rFonts w:ascii="Arial" w:hAnsi="Arial" w:cs="Arial"/>
                  <w:sz w:val="20"/>
                  <w:szCs w:val="20"/>
                </w:rPr>
                <w:t>1</w:t>
              </w:r>
            </w:moveTo>
          </w:p>
        </w:tc>
        <w:tc>
          <w:tcPr>
            <w:tcW w:w="795" w:type="dxa"/>
            <w:tcBorders>
              <w:top w:val="nil"/>
              <w:left w:val="single" w:sz="4" w:space="0" w:color="auto"/>
              <w:bottom w:val="nil"/>
              <w:right w:val="single" w:sz="4" w:space="0" w:color="auto"/>
            </w:tcBorders>
            <w:vAlign w:val="center"/>
          </w:tcPr>
          <w:p w14:paraId="34AC3CBF" w14:textId="77777777" w:rsidR="00CB5C04" w:rsidRPr="000E2622" w:rsidRDefault="00CB5C04" w:rsidP="00C63909">
            <w:pPr>
              <w:jc w:val="center"/>
              <w:rPr>
                <w:moveTo w:id="3281" w:author="Micah Freedman" w:date="2022-03-11T15:01:00Z"/>
                <w:rFonts w:ascii="Arial" w:hAnsi="Arial" w:cs="Arial"/>
                <w:sz w:val="20"/>
                <w:szCs w:val="20"/>
              </w:rPr>
            </w:pPr>
            <w:moveTo w:id="3282" w:author="Micah Freedman" w:date="2022-03-11T15:01:00Z">
              <w:r w:rsidRPr="000E2622">
                <w:rPr>
                  <w:rFonts w:ascii="Arial" w:hAnsi="Arial" w:cs="Arial"/>
                  <w:sz w:val="20"/>
                  <w:szCs w:val="20"/>
                </w:rPr>
                <w:t>6</w:t>
              </w:r>
            </w:moveTo>
          </w:p>
        </w:tc>
      </w:tr>
      <w:tr w:rsidR="00283350" w:rsidRPr="000E2622" w14:paraId="0F2EBDB2" w14:textId="77777777" w:rsidTr="00C63909">
        <w:tc>
          <w:tcPr>
            <w:tcW w:w="1308" w:type="dxa"/>
            <w:vMerge/>
            <w:tcBorders>
              <w:left w:val="single" w:sz="4" w:space="0" w:color="auto"/>
              <w:right w:val="nil"/>
            </w:tcBorders>
            <w:vAlign w:val="center"/>
          </w:tcPr>
          <w:p w14:paraId="68FF8F9A" w14:textId="77777777" w:rsidR="00CB5C04" w:rsidRPr="000E2622" w:rsidRDefault="00CB5C04" w:rsidP="00C63909">
            <w:pPr>
              <w:jc w:val="center"/>
              <w:rPr>
                <w:moveTo w:id="3283"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2F34F5EA" w14:textId="77777777" w:rsidR="00CB5C04" w:rsidRPr="000E2622" w:rsidRDefault="00CB5C04" w:rsidP="00C63909">
            <w:pPr>
              <w:jc w:val="center"/>
              <w:rPr>
                <w:moveTo w:id="3284" w:author="Micah Freedman" w:date="2022-03-11T15:01:00Z"/>
                <w:rFonts w:ascii="Arial" w:hAnsi="Arial" w:cs="Arial"/>
                <w:sz w:val="20"/>
                <w:szCs w:val="20"/>
              </w:rPr>
            </w:pPr>
            <w:moveTo w:id="3285" w:author="Micah Freedman" w:date="2022-03-11T15:01:00Z">
              <w:r w:rsidRPr="000E2622">
                <w:rPr>
                  <w:rFonts w:ascii="Arial" w:hAnsi="Arial" w:cs="Arial"/>
                  <w:sz w:val="20"/>
                  <w:szCs w:val="20"/>
                </w:rPr>
                <w:t>CA_8_2017</w:t>
              </w:r>
            </w:moveTo>
          </w:p>
        </w:tc>
        <w:tc>
          <w:tcPr>
            <w:tcW w:w="908" w:type="dxa"/>
            <w:tcBorders>
              <w:top w:val="nil"/>
              <w:left w:val="single" w:sz="4" w:space="0" w:color="auto"/>
              <w:bottom w:val="nil"/>
              <w:right w:val="nil"/>
            </w:tcBorders>
            <w:vAlign w:val="center"/>
          </w:tcPr>
          <w:p w14:paraId="1DCAEC39" w14:textId="77777777" w:rsidR="00CB5C04" w:rsidRPr="000E2622" w:rsidRDefault="00CB5C04" w:rsidP="00C63909">
            <w:pPr>
              <w:jc w:val="center"/>
              <w:rPr>
                <w:moveTo w:id="3286" w:author="Micah Freedman" w:date="2022-03-11T15:01:00Z"/>
                <w:rFonts w:ascii="Arial" w:hAnsi="Arial" w:cs="Arial"/>
                <w:sz w:val="20"/>
                <w:szCs w:val="20"/>
              </w:rPr>
            </w:pPr>
            <w:moveTo w:id="3287"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0CD514DC" w14:textId="77777777" w:rsidR="00CB5C04" w:rsidRPr="000E2622" w:rsidRDefault="00CB5C04" w:rsidP="00C63909">
            <w:pPr>
              <w:jc w:val="center"/>
              <w:rPr>
                <w:moveTo w:id="3288" w:author="Micah Freedman" w:date="2022-03-11T15:01:00Z"/>
                <w:rFonts w:ascii="Arial" w:hAnsi="Arial" w:cs="Arial"/>
                <w:sz w:val="20"/>
                <w:szCs w:val="20"/>
              </w:rPr>
            </w:pPr>
            <w:moveTo w:id="3289"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658E00B4" w14:textId="77777777" w:rsidR="00CB5C04" w:rsidRPr="000E2622" w:rsidRDefault="00CB5C04" w:rsidP="00C63909">
            <w:pPr>
              <w:jc w:val="center"/>
              <w:rPr>
                <w:moveTo w:id="3290" w:author="Micah Freedman" w:date="2022-03-11T15:01:00Z"/>
                <w:rFonts w:ascii="Arial" w:hAnsi="Arial" w:cs="Arial"/>
                <w:sz w:val="20"/>
                <w:szCs w:val="20"/>
              </w:rPr>
            </w:pPr>
            <w:moveTo w:id="3291"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13BDEFDB" w14:textId="77777777" w:rsidR="00CB5C04" w:rsidRPr="000E2622" w:rsidRDefault="00CB5C04" w:rsidP="00C63909">
            <w:pPr>
              <w:jc w:val="center"/>
              <w:rPr>
                <w:moveTo w:id="3292" w:author="Micah Freedman" w:date="2022-03-11T15:01:00Z"/>
                <w:rFonts w:ascii="Arial" w:hAnsi="Arial" w:cs="Arial"/>
                <w:sz w:val="20"/>
                <w:szCs w:val="20"/>
              </w:rPr>
            </w:pPr>
            <w:moveTo w:id="3293"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78A75EB3" w14:textId="77777777" w:rsidR="00CB5C04" w:rsidRPr="000E2622" w:rsidRDefault="00CB5C04" w:rsidP="00C63909">
            <w:pPr>
              <w:jc w:val="center"/>
              <w:rPr>
                <w:moveTo w:id="3294" w:author="Micah Freedman" w:date="2022-03-11T15:01:00Z"/>
                <w:rFonts w:ascii="Arial" w:hAnsi="Arial" w:cs="Arial"/>
                <w:sz w:val="20"/>
                <w:szCs w:val="20"/>
              </w:rPr>
            </w:pPr>
            <w:moveTo w:id="3295" w:author="Micah Freedman" w:date="2022-03-11T15:01:00Z">
              <w:r w:rsidRPr="000E2622">
                <w:rPr>
                  <w:rFonts w:ascii="Arial" w:hAnsi="Arial" w:cs="Arial"/>
                  <w:sz w:val="20"/>
                  <w:szCs w:val="20"/>
                </w:rPr>
                <w:t>2</w:t>
              </w:r>
            </w:moveTo>
          </w:p>
        </w:tc>
        <w:tc>
          <w:tcPr>
            <w:tcW w:w="930" w:type="dxa"/>
            <w:tcBorders>
              <w:top w:val="nil"/>
              <w:left w:val="nil"/>
              <w:bottom w:val="nil"/>
              <w:right w:val="single" w:sz="4" w:space="0" w:color="auto"/>
            </w:tcBorders>
            <w:vAlign w:val="center"/>
          </w:tcPr>
          <w:p w14:paraId="47E8F76E" w14:textId="77777777" w:rsidR="00CB5C04" w:rsidRPr="000E2622" w:rsidRDefault="00CB5C04" w:rsidP="00C63909">
            <w:pPr>
              <w:jc w:val="center"/>
              <w:rPr>
                <w:moveTo w:id="3296" w:author="Micah Freedman" w:date="2022-03-11T15:01:00Z"/>
                <w:rFonts w:ascii="Arial" w:hAnsi="Arial" w:cs="Arial"/>
                <w:sz w:val="20"/>
                <w:szCs w:val="20"/>
              </w:rPr>
            </w:pPr>
            <w:moveTo w:id="3297"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4F692149" w14:textId="77777777" w:rsidR="00CB5C04" w:rsidRPr="000E2622" w:rsidRDefault="00CB5C04" w:rsidP="00C63909">
            <w:pPr>
              <w:jc w:val="center"/>
              <w:rPr>
                <w:moveTo w:id="3298" w:author="Micah Freedman" w:date="2022-03-11T15:01:00Z"/>
                <w:rFonts w:ascii="Arial" w:hAnsi="Arial" w:cs="Arial"/>
                <w:sz w:val="20"/>
                <w:szCs w:val="20"/>
              </w:rPr>
            </w:pPr>
            <w:moveTo w:id="3299" w:author="Micah Freedman" w:date="2022-03-11T15:01:00Z">
              <w:r w:rsidRPr="000E2622">
                <w:rPr>
                  <w:rFonts w:ascii="Arial" w:hAnsi="Arial" w:cs="Arial"/>
                  <w:sz w:val="20"/>
                  <w:szCs w:val="20"/>
                </w:rPr>
                <w:t>4</w:t>
              </w:r>
            </w:moveTo>
          </w:p>
        </w:tc>
      </w:tr>
      <w:tr w:rsidR="00283350" w:rsidRPr="000E2622" w14:paraId="5FCF89C7" w14:textId="77777777" w:rsidTr="00C63909">
        <w:tc>
          <w:tcPr>
            <w:tcW w:w="1308" w:type="dxa"/>
            <w:vMerge/>
            <w:tcBorders>
              <w:left w:val="single" w:sz="4" w:space="0" w:color="auto"/>
              <w:right w:val="nil"/>
            </w:tcBorders>
            <w:vAlign w:val="center"/>
          </w:tcPr>
          <w:p w14:paraId="0F3016C8" w14:textId="77777777" w:rsidR="00CB5C04" w:rsidRPr="000E2622" w:rsidRDefault="00CB5C04" w:rsidP="00C63909">
            <w:pPr>
              <w:jc w:val="center"/>
              <w:rPr>
                <w:moveTo w:id="3300"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42E6A436" w14:textId="77777777" w:rsidR="00CB5C04" w:rsidRPr="000E2622" w:rsidRDefault="00CB5C04" w:rsidP="00C63909">
            <w:pPr>
              <w:jc w:val="center"/>
              <w:rPr>
                <w:moveTo w:id="3301" w:author="Micah Freedman" w:date="2022-03-11T15:01:00Z"/>
                <w:rFonts w:ascii="Arial" w:hAnsi="Arial" w:cs="Arial"/>
                <w:sz w:val="20"/>
                <w:szCs w:val="20"/>
              </w:rPr>
            </w:pPr>
            <w:moveTo w:id="3302" w:author="Micah Freedman" w:date="2022-03-11T15:01:00Z">
              <w:r w:rsidRPr="000E2622">
                <w:rPr>
                  <w:rFonts w:ascii="Arial" w:hAnsi="Arial" w:cs="Arial"/>
                  <w:sz w:val="20"/>
                  <w:szCs w:val="20"/>
                </w:rPr>
                <w:t>CA_9_2017</w:t>
              </w:r>
            </w:moveTo>
          </w:p>
        </w:tc>
        <w:tc>
          <w:tcPr>
            <w:tcW w:w="908" w:type="dxa"/>
            <w:tcBorders>
              <w:top w:val="nil"/>
              <w:left w:val="single" w:sz="4" w:space="0" w:color="auto"/>
              <w:bottom w:val="nil"/>
              <w:right w:val="nil"/>
            </w:tcBorders>
            <w:vAlign w:val="center"/>
          </w:tcPr>
          <w:p w14:paraId="2536963E" w14:textId="77777777" w:rsidR="00CB5C04" w:rsidRPr="000E2622" w:rsidRDefault="00CB5C04" w:rsidP="00C63909">
            <w:pPr>
              <w:jc w:val="center"/>
              <w:rPr>
                <w:moveTo w:id="3303" w:author="Micah Freedman" w:date="2022-03-11T15:01:00Z"/>
                <w:rFonts w:ascii="Arial" w:hAnsi="Arial" w:cs="Arial"/>
                <w:sz w:val="20"/>
                <w:szCs w:val="20"/>
              </w:rPr>
            </w:pPr>
            <w:moveTo w:id="3304"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3A2E8E35" w14:textId="77777777" w:rsidR="00CB5C04" w:rsidRPr="000E2622" w:rsidRDefault="00CB5C04" w:rsidP="00C63909">
            <w:pPr>
              <w:jc w:val="center"/>
              <w:rPr>
                <w:moveTo w:id="3305" w:author="Micah Freedman" w:date="2022-03-11T15:01:00Z"/>
                <w:rFonts w:ascii="Arial" w:hAnsi="Arial" w:cs="Arial"/>
                <w:sz w:val="20"/>
                <w:szCs w:val="20"/>
              </w:rPr>
            </w:pPr>
            <w:moveTo w:id="3306" w:author="Micah Freedman" w:date="2022-03-11T15:01:00Z">
              <w:r w:rsidRPr="000E2622">
                <w:rPr>
                  <w:rFonts w:ascii="Arial" w:hAnsi="Arial" w:cs="Arial"/>
                  <w:sz w:val="20"/>
                  <w:szCs w:val="20"/>
                </w:rPr>
                <w:t>0</w:t>
              </w:r>
            </w:moveTo>
          </w:p>
        </w:tc>
        <w:tc>
          <w:tcPr>
            <w:tcW w:w="839" w:type="dxa"/>
            <w:tcBorders>
              <w:top w:val="nil"/>
              <w:left w:val="nil"/>
              <w:bottom w:val="nil"/>
              <w:right w:val="nil"/>
            </w:tcBorders>
            <w:vAlign w:val="center"/>
          </w:tcPr>
          <w:p w14:paraId="27125E3F" w14:textId="77777777" w:rsidR="00CB5C04" w:rsidRPr="000E2622" w:rsidRDefault="00CB5C04" w:rsidP="00C63909">
            <w:pPr>
              <w:jc w:val="center"/>
              <w:rPr>
                <w:moveTo w:id="3307" w:author="Micah Freedman" w:date="2022-03-11T15:01:00Z"/>
                <w:rFonts w:ascii="Arial" w:hAnsi="Arial" w:cs="Arial"/>
                <w:sz w:val="20"/>
                <w:szCs w:val="20"/>
              </w:rPr>
            </w:pPr>
            <w:moveTo w:id="3308"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06B66C4F" w14:textId="77777777" w:rsidR="00CB5C04" w:rsidRPr="000E2622" w:rsidRDefault="00CB5C04" w:rsidP="00C63909">
            <w:pPr>
              <w:jc w:val="center"/>
              <w:rPr>
                <w:moveTo w:id="3309" w:author="Micah Freedman" w:date="2022-03-11T15:01:00Z"/>
                <w:rFonts w:ascii="Arial" w:hAnsi="Arial" w:cs="Arial"/>
                <w:sz w:val="20"/>
                <w:szCs w:val="20"/>
              </w:rPr>
            </w:pPr>
            <w:moveTo w:id="3310"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1F65C8E0" w14:textId="77777777" w:rsidR="00CB5C04" w:rsidRPr="000E2622" w:rsidRDefault="00CB5C04" w:rsidP="00C63909">
            <w:pPr>
              <w:jc w:val="center"/>
              <w:rPr>
                <w:moveTo w:id="3311" w:author="Micah Freedman" w:date="2022-03-11T15:01:00Z"/>
                <w:rFonts w:ascii="Arial" w:hAnsi="Arial" w:cs="Arial"/>
                <w:sz w:val="20"/>
                <w:szCs w:val="20"/>
              </w:rPr>
            </w:pPr>
            <w:moveTo w:id="3312"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1ED7F95E" w14:textId="77777777" w:rsidR="00CB5C04" w:rsidRPr="000E2622" w:rsidRDefault="00CB5C04" w:rsidP="00C63909">
            <w:pPr>
              <w:jc w:val="center"/>
              <w:rPr>
                <w:moveTo w:id="3313" w:author="Micah Freedman" w:date="2022-03-11T15:01:00Z"/>
                <w:rFonts w:ascii="Arial" w:hAnsi="Arial" w:cs="Arial"/>
                <w:sz w:val="20"/>
                <w:szCs w:val="20"/>
              </w:rPr>
            </w:pPr>
            <w:moveTo w:id="3314"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5E864345" w14:textId="77777777" w:rsidR="00CB5C04" w:rsidRPr="000E2622" w:rsidRDefault="00CB5C04" w:rsidP="00C63909">
            <w:pPr>
              <w:jc w:val="center"/>
              <w:rPr>
                <w:moveTo w:id="3315" w:author="Micah Freedman" w:date="2022-03-11T15:01:00Z"/>
                <w:rFonts w:ascii="Arial" w:hAnsi="Arial" w:cs="Arial"/>
                <w:sz w:val="20"/>
                <w:szCs w:val="20"/>
              </w:rPr>
            </w:pPr>
            <w:moveTo w:id="3316" w:author="Micah Freedman" w:date="2022-03-11T15:01:00Z">
              <w:r w:rsidRPr="000E2622">
                <w:rPr>
                  <w:rFonts w:ascii="Arial" w:hAnsi="Arial" w:cs="Arial"/>
                  <w:sz w:val="20"/>
                  <w:szCs w:val="20"/>
                </w:rPr>
                <w:t>3</w:t>
              </w:r>
            </w:moveTo>
          </w:p>
        </w:tc>
      </w:tr>
      <w:tr w:rsidR="00283350" w:rsidRPr="000E2622" w14:paraId="7F9BB24C" w14:textId="77777777" w:rsidTr="00C63909">
        <w:tc>
          <w:tcPr>
            <w:tcW w:w="1308" w:type="dxa"/>
            <w:vMerge/>
            <w:tcBorders>
              <w:left w:val="single" w:sz="4" w:space="0" w:color="auto"/>
              <w:right w:val="nil"/>
            </w:tcBorders>
            <w:vAlign w:val="center"/>
          </w:tcPr>
          <w:p w14:paraId="37E57DB9" w14:textId="77777777" w:rsidR="00CB5C04" w:rsidRPr="000E2622" w:rsidRDefault="00CB5C04" w:rsidP="00C63909">
            <w:pPr>
              <w:jc w:val="center"/>
              <w:rPr>
                <w:moveTo w:id="3317" w:author="Micah Freedman" w:date="2022-03-11T15:01:00Z"/>
                <w:rFonts w:ascii="Arial" w:hAnsi="Arial" w:cs="Arial"/>
                <w:sz w:val="20"/>
                <w:szCs w:val="20"/>
              </w:rPr>
            </w:pPr>
          </w:p>
        </w:tc>
        <w:tc>
          <w:tcPr>
            <w:tcW w:w="2000" w:type="dxa"/>
            <w:tcBorders>
              <w:top w:val="nil"/>
              <w:left w:val="nil"/>
              <w:bottom w:val="nil"/>
              <w:right w:val="single" w:sz="4" w:space="0" w:color="auto"/>
            </w:tcBorders>
            <w:vAlign w:val="center"/>
          </w:tcPr>
          <w:p w14:paraId="7A14E14B" w14:textId="77777777" w:rsidR="00CB5C04" w:rsidRPr="000E2622" w:rsidRDefault="00CB5C04" w:rsidP="00C63909">
            <w:pPr>
              <w:jc w:val="center"/>
              <w:rPr>
                <w:moveTo w:id="3318" w:author="Micah Freedman" w:date="2022-03-11T15:01:00Z"/>
                <w:rFonts w:ascii="Arial" w:hAnsi="Arial" w:cs="Arial"/>
                <w:sz w:val="20"/>
                <w:szCs w:val="20"/>
              </w:rPr>
            </w:pPr>
            <w:moveTo w:id="3319" w:author="Micah Freedman" w:date="2022-03-11T15:01:00Z">
              <w:r w:rsidRPr="000E2622">
                <w:rPr>
                  <w:rFonts w:ascii="Arial" w:hAnsi="Arial" w:cs="Arial"/>
                  <w:sz w:val="20"/>
                  <w:szCs w:val="20"/>
                </w:rPr>
                <w:t>CA_946.1_2018</w:t>
              </w:r>
            </w:moveTo>
          </w:p>
        </w:tc>
        <w:tc>
          <w:tcPr>
            <w:tcW w:w="908" w:type="dxa"/>
            <w:tcBorders>
              <w:top w:val="nil"/>
              <w:left w:val="single" w:sz="4" w:space="0" w:color="auto"/>
              <w:bottom w:val="nil"/>
              <w:right w:val="nil"/>
            </w:tcBorders>
            <w:vAlign w:val="center"/>
          </w:tcPr>
          <w:p w14:paraId="0E13F834" w14:textId="77777777" w:rsidR="00CB5C04" w:rsidRPr="000E2622" w:rsidRDefault="00CB5C04" w:rsidP="00C63909">
            <w:pPr>
              <w:jc w:val="center"/>
              <w:rPr>
                <w:moveTo w:id="3320" w:author="Micah Freedman" w:date="2022-03-11T15:01:00Z"/>
                <w:rFonts w:ascii="Arial" w:hAnsi="Arial" w:cs="Arial"/>
                <w:sz w:val="20"/>
                <w:szCs w:val="20"/>
              </w:rPr>
            </w:pPr>
            <w:moveTo w:id="3321" w:author="Micah Freedman" w:date="2022-03-11T15:01:00Z">
              <w:r w:rsidRPr="000E2622">
                <w:rPr>
                  <w:rFonts w:ascii="Arial" w:hAnsi="Arial" w:cs="Arial"/>
                  <w:sz w:val="20"/>
                  <w:szCs w:val="20"/>
                </w:rPr>
                <w:t>0</w:t>
              </w:r>
            </w:moveTo>
          </w:p>
        </w:tc>
        <w:tc>
          <w:tcPr>
            <w:tcW w:w="871" w:type="dxa"/>
            <w:tcBorders>
              <w:top w:val="nil"/>
              <w:left w:val="nil"/>
              <w:bottom w:val="nil"/>
              <w:right w:val="nil"/>
            </w:tcBorders>
            <w:vAlign w:val="center"/>
          </w:tcPr>
          <w:p w14:paraId="2F25A368" w14:textId="77777777" w:rsidR="00CB5C04" w:rsidRPr="000E2622" w:rsidRDefault="00CB5C04" w:rsidP="00C63909">
            <w:pPr>
              <w:jc w:val="center"/>
              <w:rPr>
                <w:moveTo w:id="3322" w:author="Micah Freedman" w:date="2022-03-11T15:01:00Z"/>
                <w:rFonts w:ascii="Arial" w:hAnsi="Arial" w:cs="Arial"/>
                <w:sz w:val="20"/>
                <w:szCs w:val="20"/>
              </w:rPr>
            </w:pPr>
            <w:moveTo w:id="3323" w:author="Micah Freedman" w:date="2022-03-11T15:01:00Z">
              <w:r w:rsidRPr="000E2622">
                <w:rPr>
                  <w:rFonts w:ascii="Arial" w:hAnsi="Arial" w:cs="Arial"/>
                  <w:sz w:val="20"/>
                  <w:szCs w:val="20"/>
                </w:rPr>
                <w:t>0</w:t>
              </w:r>
            </w:moveTo>
          </w:p>
        </w:tc>
        <w:tc>
          <w:tcPr>
            <w:tcW w:w="839" w:type="dxa"/>
            <w:tcBorders>
              <w:top w:val="nil"/>
              <w:left w:val="nil"/>
              <w:bottom w:val="nil"/>
              <w:right w:val="nil"/>
            </w:tcBorders>
            <w:vAlign w:val="center"/>
          </w:tcPr>
          <w:p w14:paraId="51FA8F51" w14:textId="77777777" w:rsidR="00CB5C04" w:rsidRPr="000E2622" w:rsidRDefault="00CB5C04" w:rsidP="00C63909">
            <w:pPr>
              <w:jc w:val="center"/>
              <w:rPr>
                <w:moveTo w:id="3324" w:author="Micah Freedman" w:date="2022-03-11T15:01:00Z"/>
                <w:rFonts w:ascii="Arial" w:hAnsi="Arial" w:cs="Arial"/>
                <w:sz w:val="20"/>
                <w:szCs w:val="20"/>
              </w:rPr>
            </w:pPr>
            <w:moveTo w:id="3325"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1458FBA8" w14:textId="77777777" w:rsidR="00CB5C04" w:rsidRPr="000E2622" w:rsidRDefault="00CB5C04" w:rsidP="00C63909">
            <w:pPr>
              <w:jc w:val="center"/>
              <w:rPr>
                <w:moveTo w:id="3326" w:author="Micah Freedman" w:date="2022-03-11T15:01:00Z"/>
                <w:rFonts w:ascii="Arial" w:hAnsi="Arial" w:cs="Arial"/>
                <w:sz w:val="20"/>
                <w:szCs w:val="20"/>
              </w:rPr>
            </w:pPr>
            <w:moveTo w:id="3327"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34BB1EB8" w14:textId="77777777" w:rsidR="00CB5C04" w:rsidRPr="000E2622" w:rsidRDefault="00CB5C04" w:rsidP="00C63909">
            <w:pPr>
              <w:jc w:val="center"/>
              <w:rPr>
                <w:moveTo w:id="3328" w:author="Micah Freedman" w:date="2022-03-11T15:01:00Z"/>
                <w:rFonts w:ascii="Arial" w:hAnsi="Arial" w:cs="Arial"/>
                <w:sz w:val="20"/>
                <w:szCs w:val="20"/>
              </w:rPr>
            </w:pPr>
            <w:moveTo w:id="3329"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099645A6" w14:textId="77777777" w:rsidR="00CB5C04" w:rsidRPr="000E2622" w:rsidRDefault="00CB5C04" w:rsidP="00C63909">
            <w:pPr>
              <w:jc w:val="center"/>
              <w:rPr>
                <w:moveTo w:id="3330" w:author="Micah Freedman" w:date="2022-03-11T15:01:00Z"/>
                <w:rFonts w:ascii="Arial" w:hAnsi="Arial" w:cs="Arial"/>
                <w:sz w:val="20"/>
                <w:szCs w:val="20"/>
              </w:rPr>
            </w:pPr>
            <w:moveTo w:id="3331"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64FAABBF" w14:textId="77777777" w:rsidR="00CB5C04" w:rsidRPr="000E2622" w:rsidRDefault="00CB5C04" w:rsidP="00C63909">
            <w:pPr>
              <w:jc w:val="center"/>
              <w:rPr>
                <w:moveTo w:id="3332" w:author="Micah Freedman" w:date="2022-03-11T15:01:00Z"/>
                <w:rFonts w:ascii="Arial" w:hAnsi="Arial" w:cs="Arial"/>
                <w:sz w:val="20"/>
                <w:szCs w:val="20"/>
              </w:rPr>
            </w:pPr>
            <w:moveTo w:id="3333" w:author="Micah Freedman" w:date="2022-03-11T15:01:00Z">
              <w:r w:rsidRPr="000E2622">
                <w:rPr>
                  <w:rFonts w:ascii="Arial" w:hAnsi="Arial" w:cs="Arial"/>
                  <w:sz w:val="20"/>
                  <w:szCs w:val="20"/>
                </w:rPr>
                <w:t>1</w:t>
              </w:r>
            </w:moveTo>
          </w:p>
        </w:tc>
      </w:tr>
      <w:tr w:rsidR="00283350" w:rsidRPr="000E2622" w14:paraId="37EA925C" w14:textId="77777777" w:rsidTr="00C63909">
        <w:tc>
          <w:tcPr>
            <w:tcW w:w="1308" w:type="dxa"/>
            <w:vMerge/>
            <w:tcBorders>
              <w:left w:val="single" w:sz="4" w:space="0" w:color="auto"/>
              <w:bottom w:val="single" w:sz="4" w:space="0" w:color="auto"/>
              <w:right w:val="nil"/>
            </w:tcBorders>
            <w:vAlign w:val="center"/>
          </w:tcPr>
          <w:p w14:paraId="13140DBD" w14:textId="77777777" w:rsidR="00CB5C04" w:rsidRPr="000E2622" w:rsidRDefault="00CB5C04" w:rsidP="00C63909">
            <w:pPr>
              <w:jc w:val="center"/>
              <w:rPr>
                <w:moveTo w:id="3334" w:author="Micah Freedman" w:date="2022-03-11T15:01:00Z"/>
                <w:rFonts w:ascii="Arial" w:hAnsi="Arial" w:cs="Arial"/>
                <w:sz w:val="20"/>
                <w:szCs w:val="20"/>
              </w:rPr>
            </w:pPr>
          </w:p>
        </w:tc>
        <w:tc>
          <w:tcPr>
            <w:tcW w:w="2000" w:type="dxa"/>
            <w:tcBorders>
              <w:top w:val="nil"/>
              <w:left w:val="nil"/>
              <w:bottom w:val="single" w:sz="4" w:space="0" w:color="auto"/>
              <w:right w:val="single" w:sz="4" w:space="0" w:color="auto"/>
            </w:tcBorders>
            <w:vAlign w:val="center"/>
          </w:tcPr>
          <w:p w14:paraId="035FD684" w14:textId="77777777" w:rsidR="00CB5C04" w:rsidRPr="000E2622" w:rsidRDefault="00CB5C04" w:rsidP="00C63909">
            <w:pPr>
              <w:jc w:val="center"/>
              <w:rPr>
                <w:moveTo w:id="3335" w:author="Micah Freedman" w:date="2022-03-11T15:01:00Z"/>
                <w:rFonts w:ascii="Arial" w:hAnsi="Arial" w:cs="Arial"/>
                <w:sz w:val="20"/>
                <w:szCs w:val="20"/>
              </w:rPr>
            </w:pPr>
            <w:moveTo w:id="3336" w:author="Micah Freedman" w:date="2022-03-11T15:01:00Z">
              <w:r w:rsidRPr="000E2622">
                <w:rPr>
                  <w:rFonts w:ascii="Arial" w:hAnsi="Arial" w:cs="Arial"/>
                  <w:sz w:val="20"/>
                  <w:szCs w:val="20"/>
                </w:rPr>
                <w:t>CA_X3_2018</w:t>
              </w:r>
            </w:moveTo>
          </w:p>
        </w:tc>
        <w:tc>
          <w:tcPr>
            <w:tcW w:w="908" w:type="dxa"/>
            <w:tcBorders>
              <w:top w:val="nil"/>
              <w:left w:val="single" w:sz="4" w:space="0" w:color="auto"/>
              <w:bottom w:val="single" w:sz="4" w:space="0" w:color="auto"/>
              <w:right w:val="nil"/>
            </w:tcBorders>
            <w:vAlign w:val="center"/>
          </w:tcPr>
          <w:p w14:paraId="0EB54B0A" w14:textId="77777777" w:rsidR="00CB5C04" w:rsidRPr="000E2622" w:rsidRDefault="00CB5C04" w:rsidP="00C63909">
            <w:pPr>
              <w:jc w:val="center"/>
              <w:rPr>
                <w:moveTo w:id="3337" w:author="Micah Freedman" w:date="2022-03-11T15:01:00Z"/>
                <w:rFonts w:ascii="Arial" w:hAnsi="Arial" w:cs="Arial"/>
                <w:sz w:val="20"/>
                <w:szCs w:val="20"/>
              </w:rPr>
            </w:pPr>
            <w:moveTo w:id="3338" w:author="Micah Freedman" w:date="2022-03-11T15:01:00Z">
              <w:r w:rsidRPr="000E2622">
                <w:rPr>
                  <w:rFonts w:ascii="Arial" w:hAnsi="Arial" w:cs="Arial"/>
                  <w:sz w:val="20"/>
                  <w:szCs w:val="20"/>
                </w:rPr>
                <w:t>3</w:t>
              </w:r>
            </w:moveTo>
          </w:p>
        </w:tc>
        <w:tc>
          <w:tcPr>
            <w:tcW w:w="871" w:type="dxa"/>
            <w:tcBorders>
              <w:top w:val="nil"/>
              <w:left w:val="nil"/>
              <w:bottom w:val="single" w:sz="4" w:space="0" w:color="auto"/>
              <w:right w:val="nil"/>
            </w:tcBorders>
            <w:vAlign w:val="center"/>
          </w:tcPr>
          <w:p w14:paraId="5C0C843D" w14:textId="77777777" w:rsidR="00CB5C04" w:rsidRPr="000E2622" w:rsidRDefault="00CB5C04" w:rsidP="00C63909">
            <w:pPr>
              <w:jc w:val="center"/>
              <w:rPr>
                <w:moveTo w:id="3339" w:author="Micah Freedman" w:date="2022-03-11T15:01:00Z"/>
                <w:rFonts w:ascii="Arial" w:hAnsi="Arial" w:cs="Arial"/>
                <w:sz w:val="20"/>
                <w:szCs w:val="20"/>
              </w:rPr>
            </w:pPr>
            <w:moveTo w:id="3340" w:author="Micah Freedman" w:date="2022-03-11T15:01:00Z">
              <w:r w:rsidRPr="000E2622">
                <w:rPr>
                  <w:rFonts w:ascii="Arial" w:hAnsi="Arial" w:cs="Arial"/>
                  <w:sz w:val="20"/>
                  <w:szCs w:val="20"/>
                </w:rPr>
                <w:t>1</w:t>
              </w:r>
            </w:moveTo>
          </w:p>
        </w:tc>
        <w:tc>
          <w:tcPr>
            <w:tcW w:w="839" w:type="dxa"/>
            <w:tcBorders>
              <w:top w:val="nil"/>
              <w:left w:val="nil"/>
              <w:bottom w:val="single" w:sz="4" w:space="0" w:color="auto"/>
              <w:right w:val="nil"/>
            </w:tcBorders>
            <w:vAlign w:val="center"/>
          </w:tcPr>
          <w:p w14:paraId="673A0E8B" w14:textId="77777777" w:rsidR="00CB5C04" w:rsidRPr="000E2622" w:rsidRDefault="00CB5C04" w:rsidP="00C63909">
            <w:pPr>
              <w:jc w:val="center"/>
              <w:rPr>
                <w:moveTo w:id="3341" w:author="Micah Freedman" w:date="2022-03-11T15:01:00Z"/>
                <w:rFonts w:ascii="Arial" w:hAnsi="Arial" w:cs="Arial"/>
                <w:sz w:val="20"/>
                <w:szCs w:val="20"/>
              </w:rPr>
            </w:pPr>
            <w:moveTo w:id="3342" w:author="Micah Freedman" w:date="2022-03-11T15:01:00Z">
              <w:r w:rsidRPr="000E2622">
                <w:rPr>
                  <w:rFonts w:ascii="Arial" w:hAnsi="Arial" w:cs="Arial"/>
                  <w:sz w:val="20"/>
                  <w:szCs w:val="20"/>
                </w:rPr>
                <w:t>2</w:t>
              </w:r>
            </w:moveTo>
          </w:p>
        </w:tc>
        <w:tc>
          <w:tcPr>
            <w:tcW w:w="850" w:type="dxa"/>
            <w:tcBorders>
              <w:top w:val="nil"/>
              <w:left w:val="nil"/>
              <w:bottom w:val="single" w:sz="4" w:space="0" w:color="auto"/>
              <w:right w:val="nil"/>
            </w:tcBorders>
            <w:vAlign w:val="center"/>
          </w:tcPr>
          <w:p w14:paraId="394CEA66" w14:textId="77777777" w:rsidR="00CB5C04" w:rsidRPr="000E2622" w:rsidRDefault="00CB5C04" w:rsidP="00C63909">
            <w:pPr>
              <w:jc w:val="center"/>
              <w:rPr>
                <w:moveTo w:id="3343" w:author="Micah Freedman" w:date="2022-03-11T15:01:00Z"/>
                <w:rFonts w:ascii="Arial" w:hAnsi="Arial" w:cs="Arial"/>
                <w:sz w:val="20"/>
                <w:szCs w:val="20"/>
              </w:rPr>
            </w:pPr>
            <w:moveTo w:id="3344" w:author="Micah Freedman" w:date="2022-03-11T15:01:00Z">
              <w:r w:rsidRPr="000E2622">
                <w:rPr>
                  <w:rFonts w:ascii="Arial" w:hAnsi="Arial" w:cs="Arial"/>
                  <w:sz w:val="20"/>
                  <w:szCs w:val="20"/>
                </w:rPr>
                <w:t>2</w:t>
              </w:r>
            </w:moveTo>
          </w:p>
        </w:tc>
        <w:tc>
          <w:tcPr>
            <w:tcW w:w="852" w:type="dxa"/>
            <w:tcBorders>
              <w:top w:val="nil"/>
              <w:left w:val="nil"/>
              <w:bottom w:val="single" w:sz="4" w:space="0" w:color="auto"/>
              <w:right w:val="nil"/>
            </w:tcBorders>
            <w:vAlign w:val="center"/>
          </w:tcPr>
          <w:p w14:paraId="56C92737" w14:textId="77777777" w:rsidR="00CB5C04" w:rsidRPr="000E2622" w:rsidRDefault="00CB5C04" w:rsidP="00C63909">
            <w:pPr>
              <w:jc w:val="center"/>
              <w:rPr>
                <w:moveTo w:id="3345" w:author="Micah Freedman" w:date="2022-03-11T15:01:00Z"/>
                <w:rFonts w:ascii="Arial" w:hAnsi="Arial" w:cs="Arial"/>
                <w:sz w:val="20"/>
                <w:szCs w:val="20"/>
              </w:rPr>
            </w:pPr>
            <w:moveTo w:id="3346" w:author="Micah Freedman" w:date="2022-03-11T15:01:00Z">
              <w:r w:rsidRPr="000E2622">
                <w:rPr>
                  <w:rFonts w:ascii="Arial" w:hAnsi="Arial" w:cs="Arial"/>
                  <w:sz w:val="20"/>
                  <w:szCs w:val="20"/>
                </w:rPr>
                <w:t>1</w:t>
              </w:r>
            </w:moveTo>
          </w:p>
        </w:tc>
        <w:tc>
          <w:tcPr>
            <w:tcW w:w="930" w:type="dxa"/>
            <w:tcBorders>
              <w:top w:val="nil"/>
              <w:left w:val="nil"/>
              <w:bottom w:val="single" w:sz="4" w:space="0" w:color="auto"/>
              <w:right w:val="single" w:sz="4" w:space="0" w:color="auto"/>
            </w:tcBorders>
            <w:vAlign w:val="center"/>
          </w:tcPr>
          <w:p w14:paraId="7DF252DA" w14:textId="77777777" w:rsidR="00CB5C04" w:rsidRPr="000E2622" w:rsidRDefault="00CB5C04" w:rsidP="00C63909">
            <w:pPr>
              <w:jc w:val="center"/>
              <w:rPr>
                <w:moveTo w:id="3347" w:author="Micah Freedman" w:date="2022-03-11T15:01:00Z"/>
                <w:rFonts w:ascii="Arial" w:hAnsi="Arial" w:cs="Arial"/>
                <w:sz w:val="20"/>
                <w:szCs w:val="20"/>
              </w:rPr>
            </w:pPr>
            <w:moveTo w:id="3348" w:author="Micah Freedman" w:date="2022-03-11T15:01:00Z">
              <w:r w:rsidRPr="000E2622">
                <w:rPr>
                  <w:rFonts w:ascii="Arial" w:hAnsi="Arial" w:cs="Arial"/>
                  <w:sz w:val="20"/>
                  <w:szCs w:val="20"/>
                </w:rPr>
                <w:t>2</w:t>
              </w:r>
            </w:moveTo>
          </w:p>
        </w:tc>
        <w:tc>
          <w:tcPr>
            <w:tcW w:w="795" w:type="dxa"/>
            <w:tcBorders>
              <w:top w:val="nil"/>
              <w:left w:val="single" w:sz="4" w:space="0" w:color="auto"/>
              <w:bottom w:val="single" w:sz="4" w:space="0" w:color="auto"/>
              <w:right w:val="single" w:sz="4" w:space="0" w:color="auto"/>
            </w:tcBorders>
            <w:vAlign w:val="center"/>
          </w:tcPr>
          <w:p w14:paraId="54616849" w14:textId="77777777" w:rsidR="00CB5C04" w:rsidRPr="000E2622" w:rsidRDefault="00CB5C04" w:rsidP="00C63909">
            <w:pPr>
              <w:jc w:val="center"/>
              <w:rPr>
                <w:moveTo w:id="3349" w:author="Micah Freedman" w:date="2022-03-11T15:01:00Z"/>
                <w:rFonts w:ascii="Arial" w:hAnsi="Arial" w:cs="Arial"/>
                <w:sz w:val="20"/>
                <w:szCs w:val="20"/>
              </w:rPr>
            </w:pPr>
            <w:moveTo w:id="3350" w:author="Micah Freedman" w:date="2022-03-11T15:01:00Z">
              <w:r w:rsidRPr="000E2622">
                <w:rPr>
                  <w:rFonts w:ascii="Arial" w:hAnsi="Arial" w:cs="Arial"/>
                  <w:sz w:val="20"/>
                  <w:szCs w:val="20"/>
                </w:rPr>
                <w:t>11</w:t>
              </w:r>
            </w:moveTo>
          </w:p>
        </w:tc>
      </w:tr>
      <w:tr w:rsidR="00283350" w:rsidRPr="000E2622" w14:paraId="4D826B99" w14:textId="77777777" w:rsidTr="00C63909">
        <w:tc>
          <w:tcPr>
            <w:tcW w:w="3308" w:type="dxa"/>
            <w:gridSpan w:val="2"/>
            <w:tcBorders>
              <w:top w:val="single" w:sz="4" w:space="0" w:color="auto"/>
              <w:left w:val="single" w:sz="4" w:space="0" w:color="auto"/>
              <w:bottom w:val="nil"/>
              <w:right w:val="nil"/>
            </w:tcBorders>
            <w:vAlign w:val="center"/>
          </w:tcPr>
          <w:p w14:paraId="3CFDA518" w14:textId="77777777" w:rsidR="00CB5C04" w:rsidRPr="000E2622" w:rsidRDefault="00CB5C04" w:rsidP="00C63909">
            <w:pPr>
              <w:jc w:val="center"/>
              <w:rPr>
                <w:moveTo w:id="3351" w:author="Micah Freedman" w:date="2022-03-11T15:01:00Z"/>
                <w:rFonts w:ascii="Arial" w:hAnsi="Arial" w:cs="Arial"/>
                <w:b/>
                <w:bCs/>
                <w:i/>
                <w:iCs/>
                <w:sz w:val="20"/>
                <w:szCs w:val="20"/>
              </w:rPr>
            </w:pPr>
          </w:p>
        </w:tc>
        <w:tc>
          <w:tcPr>
            <w:tcW w:w="908" w:type="dxa"/>
            <w:tcBorders>
              <w:top w:val="single" w:sz="4" w:space="0" w:color="auto"/>
              <w:left w:val="nil"/>
              <w:bottom w:val="nil"/>
              <w:right w:val="nil"/>
            </w:tcBorders>
            <w:vAlign w:val="center"/>
          </w:tcPr>
          <w:p w14:paraId="69B3631B" w14:textId="77777777" w:rsidR="00CB5C04" w:rsidRPr="000E2622" w:rsidRDefault="00CB5C04" w:rsidP="00C63909">
            <w:pPr>
              <w:jc w:val="center"/>
              <w:rPr>
                <w:moveTo w:id="3352" w:author="Micah Freedman" w:date="2022-03-11T15:01:00Z"/>
                <w:rFonts w:ascii="Arial" w:hAnsi="Arial" w:cs="Arial"/>
                <w:b/>
                <w:bCs/>
                <w:sz w:val="20"/>
                <w:szCs w:val="20"/>
              </w:rPr>
            </w:pPr>
            <w:moveTo w:id="3353" w:author="Micah Freedman" w:date="2022-03-11T15:01:00Z">
              <w:r w:rsidRPr="000E2622">
                <w:rPr>
                  <w:rFonts w:ascii="Arial" w:hAnsi="Arial" w:cs="Arial"/>
                  <w:b/>
                  <w:bCs/>
                  <w:sz w:val="20"/>
                  <w:szCs w:val="20"/>
                </w:rPr>
                <w:t>18</w:t>
              </w:r>
            </w:moveTo>
          </w:p>
        </w:tc>
        <w:tc>
          <w:tcPr>
            <w:tcW w:w="871" w:type="dxa"/>
            <w:tcBorders>
              <w:top w:val="single" w:sz="4" w:space="0" w:color="auto"/>
              <w:left w:val="nil"/>
              <w:bottom w:val="nil"/>
              <w:right w:val="nil"/>
            </w:tcBorders>
            <w:vAlign w:val="center"/>
          </w:tcPr>
          <w:p w14:paraId="21EDF766" w14:textId="77777777" w:rsidR="00CB5C04" w:rsidRPr="000E2622" w:rsidRDefault="00CB5C04" w:rsidP="00C63909">
            <w:pPr>
              <w:jc w:val="center"/>
              <w:rPr>
                <w:moveTo w:id="3354" w:author="Micah Freedman" w:date="2022-03-11T15:01:00Z"/>
                <w:rFonts w:ascii="Arial" w:hAnsi="Arial" w:cs="Arial"/>
                <w:b/>
                <w:bCs/>
                <w:sz w:val="20"/>
                <w:szCs w:val="20"/>
              </w:rPr>
            </w:pPr>
            <w:moveTo w:id="3355" w:author="Micah Freedman" w:date="2022-03-11T15:01:00Z">
              <w:r w:rsidRPr="000E2622">
                <w:rPr>
                  <w:rFonts w:ascii="Arial" w:hAnsi="Arial" w:cs="Arial"/>
                  <w:b/>
                  <w:bCs/>
                  <w:sz w:val="20"/>
                  <w:szCs w:val="20"/>
                </w:rPr>
                <w:t>14</w:t>
              </w:r>
            </w:moveTo>
          </w:p>
        </w:tc>
        <w:tc>
          <w:tcPr>
            <w:tcW w:w="839" w:type="dxa"/>
            <w:tcBorders>
              <w:top w:val="single" w:sz="4" w:space="0" w:color="auto"/>
              <w:left w:val="nil"/>
              <w:bottom w:val="nil"/>
              <w:right w:val="nil"/>
            </w:tcBorders>
            <w:vAlign w:val="center"/>
          </w:tcPr>
          <w:p w14:paraId="4138CFCF" w14:textId="77777777" w:rsidR="00CB5C04" w:rsidRPr="000E2622" w:rsidRDefault="00CB5C04" w:rsidP="00C63909">
            <w:pPr>
              <w:jc w:val="center"/>
              <w:rPr>
                <w:moveTo w:id="3356" w:author="Micah Freedman" w:date="2022-03-11T15:01:00Z"/>
                <w:rFonts w:ascii="Arial" w:hAnsi="Arial" w:cs="Arial"/>
                <w:b/>
                <w:bCs/>
                <w:sz w:val="20"/>
                <w:szCs w:val="20"/>
              </w:rPr>
            </w:pPr>
            <w:moveTo w:id="3357" w:author="Micah Freedman" w:date="2022-03-11T15:01:00Z">
              <w:r w:rsidRPr="000E2622">
                <w:rPr>
                  <w:rFonts w:ascii="Arial" w:hAnsi="Arial" w:cs="Arial"/>
                  <w:b/>
                  <w:bCs/>
                  <w:sz w:val="20"/>
                  <w:szCs w:val="20"/>
                </w:rPr>
                <w:t>8</w:t>
              </w:r>
            </w:moveTo>
          </w:p>
        </w:tc>
        <w:tc>
          <w:tcPr>
            <w:tcW w:w="850" w:type="dxa"/>
            <w:tcBorders>
              <w:top w:val="single" w:sz="4" w:space="0" w:color="auto"/>
              <w:left w:val="nil"/>
              <w:bottom w:val="nil"/>
              <w:right w:val="nil"/>
            </w:tcBorders>
            <w:vAlign w:val="center"/>
          </w:tcPr>
          <w:p w14:paraId="3B89042D" w14:textId="77777777" w:rsidR="00CB5C04" w:rsidRPr="000E2622" w:rsidRDefault="00CB5C04" w:rsidP="00C63909">
            <w:pPr>
              <w:jc w:val="center"/>
              <w:rPr>
                <w:moveTo w:id="3358" w:author="Micah Freedman" w:date="2022-03-11T15:01:00Z"/>
                <w:rFonts w:ascii="Arial" w:hAnsi="Arial" w:cs="Arial"/>
                <w:b/>
                <w:bCs/>
                <w:sz w:val="20"/>
                <w:szCs w:val="20"/>
              </w:rPr>
            </w:pPr>
            <w:moveTo w:id="3359" w:author="Micah Freedman" w:date="2022-03-11T15:01:00Z">
              <w:r w:rsidRPr="000E2622">
                <w:rPr>
                  <w:rFonts w:ascii="Arial" w:hAnsi="Arial" w:cs="Arial"/>
                  <w:b/>
                  <w:bCs/>
                  <w:sz w:val="20"/>
                  <w:szCs w:val="20"/>
                </w:rPr>
                <w:t>15</w:t>
              </w:r>
            </w:moveTo>
          </w:p>
        </w:tc>
        <w:tc>
          <w:tcPr>
            <w:tcW w:w="852" w:type="dxa"/>
            <w:tcBorders>
              <w:top w:val="single" w:sz="4" w:space="0" w:color="auto"/>
              <w:left w:val="nil"/>
              <w:bottom w:val="nil"/>
              <w:right w:val="nil"/>
            </w:tcBorders>
            <w:vAlign w:val="center"/>
          </w:tcPr>
          <w:p w14:paraId="1272133C" w14:textId="77777777" w:rsidR="00CB5C04" w:rsidRPr="000E2622" w:rsidRDefault="00CB5C04" w:rsidP="00C63909">
            <w:pPr>
              <w:jc w:val="center"/>
              <w:rPr>
                <w:moveTo w:id="3360" w:author="Micah Freedman" w:date="2022-03-11T15:01:00Z"/>
                <w:rFonts w:ascii="Arial" w:hAnsi="Arial" w:cs="Arial"/>
                <w:b/>
                <w:bCs/>
                <w:sz w:val="20"/>
                <w:szCs w:val="20"/>
              </w:rPr>
            </w:pPr>
            <w:moveTo w:id="3361" w:author="Micah Freedman" w:date="2022-03-11T15:01:00Z">
              <w:r w:rsidRPr="000E2622">
                <w:rPr>
                  <w:rFonts w:ascii="Arial" w:hAnsi="Arial" w:cs="Arial"/>
                  <w:b/>
                  <w:bCs/>
                  <w:sz w:val="20"/>
                  <w:szCs w:val="20"/>
                </w:rPr>
                <w:t>15</w:t>
              </w:r>
            </w:moveTo>
          </w:p>
        </w:tc>
        <w:tc>
          <w:tcPr>
            <w:tcW w:w="930" w:type="dxa"/>
            <w:tcBorders>
              <w:top w:val="single" w:sz="4" w:space="0" w:color="auto"/>
              <w:left w:val="nil"/>
              <w:bottom w:val="nil"/>
              <w:right w:val="single" w:sz="4" w:space="0" w:color="auto"/>
            </w:tcBorders>
            <w:vAlign w:val="center"/>
          </w:tcPr>
          <w:p w14:paraId="3D5892F4" w14:textId="77777777" w:rsidR="00CB5C04" w:rsidRPr="000E2622" w:rsidRDefault="00CB5C04" w:rsidP="00C63909">
            <w:pPr>
              <w:jc w:val="center"/>
              <w:rPr>
                <w:moveTo w:id="3362" w:author="Micah Freedman" w:date="2022-03-11T15:01:00Z"/>
                <w:rFonts w:ascii="Arial" w:hAnsi="Arial" w:cs="Arial"/>
                <w:b/>
                <w:bCs/>
                <w:sz w:val="20"/>
                <w:szCs w:val="20"/>
              </w:rPr>
            </w:pPr>
            <w:moveTo w:id="3363" w:author="Micah Freedman" w:date="2022-03-11T15:01:00Z">
              <w:r w:rsidRPr="000E2622">
                <w:rPr>
                  <w:rFonts w:ascii="Arial" w:hAnsi="Arial" w:cs="Arial"/>
                  <w:b/>
                  <w:bCs/>
                  <w:sz w:val="20"/>
                  <w:szCs w:val="20"/>
                </w:rPr>
                <w:t>13</w:t>
              </w:r>
            </w:moveTo>
          </w:p>
        </w:tc>
        <w:tc>
          <w:tcPr>
            <w:tcW w:w="795" w:type="dxa"/>
            <w:tcBorders>
              <w:top w:val="single" w:sz="4" w:space="0" w:color="auto"/>
              <w:left w:val="single" w:sz="4" w:space="0" w:color="auto"/>
              <w:bottom w:val="nil"/>
              <w:right w:val="single" w:sz="4" w:space="0" w:color="auto"/>
            </w:tcBorders>
            <w:vAlign w:val="center"/>
          </w:tcPr>
          <w:p w14:paraId="0A0A704A" w14:textId="77777777" w:rsidR="00CB5C04" w:rsidRPr="000E2622" w:rsidRDefault="00CB5C04" w:rsidP="00C63909">
            <w:pPr>
              <w:jc w:val="center"/>
              <w:rPr>
                <w:moveTo w:id="3364" w:author="Micah Freedman" w:date="2022-03-11T15:01:00Z"/>
                <w:rFonts w:ascii="Arial" w:hAnsi="Arial" w:cs="Arial"/>
                <w:b/>
                <w:bCs/>
                <w:sz w:val="20"/>
                <w:szCs w:val="20"/>
              </w:rPr>
            </w:pPr>
            <w:moveTo w:id="3365" w:author="Micah Freedman" w:date="2022-03-11T15:01:00Z">
              <w:r w:rsidRPr="000E2622">
                <w:rPr>
                  <w:rFonts w:ascii="Arial" w:hAnsi="Arial" w:cs="Arial"/>
                  <w:b/>
                  <w:bCs/>
                  <w:sz w:val="20"/>
                  <w:szCs w:val="20"/>
                </w:rPr>
                <w:t>83</w:t>
              </w:r>
            </w:moveTo>
          </w:p>
        </w:tc>
      </w:tr>
      <w:tr w:rsidR="00283350" w:rsidRPr="000E2622" w14:paraId="6A4D39CF" w14:textId="77777777" w:rsidTr="00C63909">
        <w:tc>
          <w:tcPr>
            <w:tcW w:w="3308" w:type="dxa"/>
            <w:gridSpan w:val="2"/>
            <w:tcBorders>
              <w:top w:val="nil"/>
              <w:left w:val="single" w:sz="4" w:space="0" w:color="auto"/>
              <w:bottom w:val="single" w:sz="4" w:space="0" w:color="auto"/>
              <w:right w:val="nil"/>
            </w:tcBorders>
            <w:vAlign w:val="center"/>
          </w:tcPr>
          <w:p w14:paraId="1F66A693" w14:textId="77777777" w:rsidR="00CB5C04" w:rsidRPr="000E2622" w:rsidRDefault="00CB5C04" w:rsidP="00C63909">
            <w:pPr>
              <w:jc w:val="center"/>
              <w:rPr>
                <w:moveTo w:id="3366" w:author="Micah Freedman" w:date="2022-03-11T15:01:00Z"/>
                <w:rFonts w:ascii="Arial" w:hAnsi="Arial" w:cs="Arial"/>
                <w:b/>
                <w:bCs/>
                <w:i/>
                <w:iCs/>
                <w:sz w:val="20"/>
                <w:szCs w:val="20"/>
              </w:rPr>
            </w:pPr>
          </w:p>
        </w:tc>
        <w:tc>
          <w:tcPr>
            <w:tcW w:w="908" w:type="dxa"/>
            <w:tcBorders>
              <w:top w:val="nil"/>
              <w:left w:val="nil"/>
              <w:bottom w:val="single" w:sz="4" w:space="0" w:color="auto"/>
              <w:right w:val="nil"/>
            </w:tcBorders>
            <w:vAlign w:val="center"/>
          </w:tcPr>
          <w:p w14:paraId="40110EA6" w14:textId="77777777" w:rsidR="00CB5C04" w:rsidRPr="000E2622" w:rsidRDefault="00CB5C04" w:rsidP="00C63909">
            <w:pPr>
              <w:jc w:val="center"/>
              <w:rPr>
                <w:moveTo w:id="3367" w:author="Micah Freedman" w:date="2022-03-11T15:01:00Z"/>
                <w:rFonts w:ascii="Arial" w:hAnsi="Arial" w:cs="Arial"/>
                <w:b/>
                <w:bCs/>
                <w:sz w:val="20"/>
                <w:szCs w:val="20"/>
              </w:rPr>
            </w:pPr>
          </w:p>
        </w:tc>
        <w:tc>
          <w:tcPr>
            <w:tcW w:w="871" w:type="dxa"/>
            <w:tcBorders>
              <w:top w:val="nil"/>
              <w:left w:val="nil"/>
              <w:bottom w:val="single" w:sz="4" w:space="0" w:color="auto"/>
              <w:right w:val="nil"/>
            </w:tcBorders>
            <w:vAlign w:val="center"/>
          </w:tcPr>
          <w:p w14:paraId="696BC773" w14:textId="77777777" w:rsidR="00CB5C04" w:rsidRPr="000E2622" w:rsidRDefault="00CB5C04" w:rsidP="00C63909">
            <w:pPr>
              <w:jc w:val="center"/>
              <w:rPr>
                <w:moveTo w:id="3368" w:author="Micah Freedman" w:date="2022-03-11T15:01:00Z"/>
                <w:rFonts w:ascii="Arial" w:hAnsi="Arial" w:cs="Arial"/>
                <w:b/>
                <w:bCs/>
                <w:sz w:val="20"/>
                <w:szCs w:val="20"/>
              </w:rPr>
            </w:pPr>
          </w:p>
        </w:tc>
        <w:tc>
          <w:tcPr>
            <w:tcW w:w="839" w:type="dxa"/>
            <w:tcBorders>
              <w:top w:val="nil"/>
              <w:left w:val="nil"/>
              <w:bottom w:val="single" w:sz="4" w:space="0" w:color="auto"/>
              <w:right w:val="nil"/>
            </w:tcBorders>
            <w:vAlign w:val="center"/>
          </w:tcPr>
          <w:p w14:paraId="66CF7C1D" w14:textId="77777777" w:rsidR="00CB5C04" w:rsidRPr="000E2622" w:rsidRDefault="00CB5C04" w:rsidP="00C63909">
            <w:pPr>
              <w:jc w:val="center"/>
              <w:rPr>
                <w:moveTo w:id="3369" w:author="Micah Freedman" w:date="2022-03-11T15:01:00Z"/>
                <w:rFonts w:ascii="Arial" w:hAnsi="Arial" w:cs="Arial"/>
                <w:b/>
                <w:bCs/>
                <w:sz w:val="20"/>
                <w:szCs w:val="20"/>
              </w:rPr>
            </w:pPr>
          </w:p>
        </w:tc>
        <w:tc>
          <w:tcPr>
            <w:tcW w:w="850" w:type="dxa"/>
            <w:tcBorders>
              <w:top w:val="nil"/>
              <w:left w:val="nil"/>
              <w:bottom w:val="single" w:sz="4" w:space="0" w:color="auto"/>
              <w:right w:val="nil"/>
            </w:tcBorders>
            <w:vAlign w:val="center"/>
          </w:tcPr>
          <w:p w14:paraId="40D94F9C" w14:textId="77777777" w:rsidR="00CB5C04" w:rsidRPr="000E2622" w:rsidRDefault="00CB5C04" w:rsidP="00C63909">
            <w:pPr>
              <w:jc w:val="center"/>
              <w:rPr>
                <w:moveTo w:id="3370" w:author="Micah Freedman" w:date="2022-03-11T15:01:00Z"/>
                <w:rFonts w:ascii="Arial" w:hAnsi="Arial" w:cs="Arial"/>
                <w:b/>
                <w:bCs/>
                <w:sz w:val="20"/>
                <w:szCs w:val="20"/>
              </w:rPr>
            </w:pPr>
          </w:p>
        </w:tc>
        <w:tc>
          <w:tcPr>
            <w:tcW w:w="852" w:type="dxa"/>
            <w:tcBorders>
              <w:top w:val="nil"/>
              <w:left w:val="nil"/>
              <w:bottom w:val="single" w:sz="4" w:space="0" w:color="auto"/>
              <w:right w:val="nil"/>
            </w:tcBorders>
            <w:vAlign w:val="center"/>
          </w:tcPr>
          <w:p w14:paraId="6BCFDCCD" w14:textId="77777777" w:rsidR="00CB5C04" w:rsidRPr="000E2622" w:rsidRDefault="00CB5C04" w:rsidP="00C63909">
            <w:pPr>
              <w:jc w:val="center"/>
              <w:rPr>
                <w:moveTo w:id="3371" w:author="Micah Freedman" w:date="2022-03-11T15:01:00Z"/>
                <w:rFonts w:ascii="Arial" w:hAnsi="Arial" w:cs="Arial"/>
                <w:b/>
                <w:bCs/>
                <w:sz w:val="20"/>
                <w:szCs w:val="20"/>
              </w:rPr>
            </w:pPr>
          </w:p>
        </w:tc>
        <w:tc>
          <w:tcPr>
            <w:tcW w:w="930" w:type="dxa"/>
            <w:tcBorders>
              <w:top w:val="nil"/>
              <w:left w:val="nil"/>
              <w:bottom w:val="single" w:sz="4" w:space="0" w:color="auto"/>
              <w:right w:val="single" w:sz="4" w:space="0" w:color="auto"/>
            </w:tcBorders>
            <w:vAlign w:val="center"/>
          </w:tcPr>
          <w:p w14:paraId="2056891B" w14:textId="77777777" w:rsidR="00CB5C04" w:rsidRPr="000E2622" w:rsidRDefault="00CB5C04" w:rsidP="00C63909">
            <w:pPr>
              <w:jc w:val="center"/>
              <w:rPr>
                <w:moveTo w:id="3372" w:author="Micah Freedman" w:date="2022-03-11T15:01:00Z"/>
                <w:rFonts w:ascii="Arial" w:hAnsi="Arial" w:cs="Arial"/>
                <w:b/>
                <w:bCs/>
                <w:sz w:val="20"/>
                <w:szCs w:val="20"/>
              </w:rPr>
            </w:pPr>
          </w:p>
        </w:tc>
        <w:tc>
          <w:tcPr>
            <w:tcW w:w="795" w:type="dxa"/>
            <w:tcBorders>
              <w:top w:val="nil"/>
              <w:left w:val="single" w:sz="4" w:space="0" w:color="auto"/>
              <w:bottom w:val="single" w:sz="4" w:space="0" w:color="auto"/>
              <w:right w:val="single" w:sz="4" w:space="0" w:color="auto"/>
            </w:tcBorders>
            <w:vAlign w:val="center"/>
          </w:tcPr>
          <w:p w14:paraId="32D68230" w14:textId="77777777" w:rsidR="00CB5C04" w:rsidRPr="000E2622" w:rsidRDefault="00CB5C04" w:rsidP="00C63909">
            <w:pPr>
              <w:jc w:val="center"/>
              <w:rPr>
                <w:moveTo w:id="3373" w:author="Micah Freedman" w:date="2022-03-11T15:01:00Z"/>
                <w:rFonts w:ascii="Arial" w:hAnsi="Arial" w:cs="Arial"/>
                <w:b/>
                <w:bCs/>
                <w:sz w:val="20"/>
                <w:szCs w:val="20"/>
              </w:rPr>
            </w:pPr>
          </w:p>
        </w:tc>
      </w:tr>
      <w:tr w:rsidR="00283350" w:rsidRPr="000E2622" w14:paraId="4B2FBF63" w14:textId="77777777" w:rsidTr="00C63909">
        <w:tc>
          <w:tcPr>
            <w:tcW w:w="1308" w:type="dxa"/>
            <w:tcBorders>
              <w:top w:val="single" w:sz="4" w:space="0" w:color="auto"/>
              <w:left w:val="single" w:sz="4" w:space="0" w:color="auto"/>
              <w:bottom w:val="single" w:sz="4" w:space="0" w:color="auto"/>
              <w:right w:val="nil"/>
            </w:tcBorders>
            <w:vAlign w:val="center"/>
          </w:tcPr>
          <w:p w14:paraId="2FAFBA41" w14:textId="77777777" w:rsidR="00CB5C04" w:rsidRPr="000E2622" w:rsidRDefault="00CB5C04" w:rsidP="00C63909">
            <w:pPr>
              <w:jc w:val="center"/>
              <w:rPr>
                <w:moveTo w:id="3374" w:author="Micah Freedman" w:date="2022-03-11T15:01:00Z"/>
                <w:rFonts w:ascii="Arial" w:hAnsi="Arial" w:cs="Arial"/>
                <w:sz w:val="20"/>
                <w:szCs w:val="20"/>
              </w:rPr>
            </w:pPr>
            <w:moveTo w:id="3375" w:author="Micah Freedman" w:date="2022-03-11T15:01:00Z">
              <w:r w:rsidRPr="000E2622">
                <w:rPr>
                  <w:rFonts w:ascii="Arial" w:hAnsi="Arial" w:cs="Arial"/>
                  <w:b/>
                  <w:bCs/>
                  <w:sz w:val="20"/>
                  <w:szCs w:val="20"/>
                </w:rPr>
                <w:t>Population</w:t>
              </w:r>
            </w:moveTo>
          </w:p>
        </w:tc>
        <w:tc>
          <w:tcPr>
            <w:tcW w:w="2000" w:type="dxa"/>
            <w:tcBorders>
              <w:top w:val="single" w:sz="4" w:space="0" w:color="auto"/>
              <w:left w:val="nil"/>
              <w:bottom w:val="single" w:sz="4" w:space="0" w:color="auto"/>
              <w:right w:val="nil"/>
            </w:tcBorders>
            <w:vAlign w:val="center"/>
          </w:tcPr>
          <w:p w14:paraId="0389135A" w14:textId="77777777" w:rsidR="00CB5C04" w:rsidRPr="000E2622" w:rsidRDefault="00CB5C04" w:rsidP="00C63909">
            <w:pPr>
              <w:jc w:val="center"/>
              <w:rPr>
                <w:moveTo w:id="3376" w:author="Micah Freedman" w:date="2022-03-11T15:01:00Z"/>
                <w:rFonts w:ascii="Arial" w:hAnsi="Arial" w:cs="Arial"/>
                <w:sz w:val="20"/>
                <w:szCs w:val="20"/>
              </w:rPr>
            </w:pPr>
            <w:moveTo w:id="3377" w:author="Micah Freedman" w:date="2022-03-11T15:01:00Z">
              <w:r w:rsidRPr="000E2622">
                <w:rPr>
                  <w:rFonts w:ascii="Arial" w:hAnsi="Arial" w:cs="Arial"/>
                  <w:b/>
                  <w:bCs/>
                  <w:sz w:val="20"/>
                  <w:szCs w:val="20"/>
                </w:rPr>
                <w:t>Family ID</w:t>
              </w:r>
            </w:moveTo>
          </w:p>
        </w:tc>
        <w:tc>
          <w:tcPr>
            <w:tcW w:w="908" w:type="dxa"/>
            <w:tcBorders>
              <w:top w:val="single" w:sz="4" w:space="0" w:color="auto"/>
              <w:left w:val="nil"/>
              <w:bottom w:val="single" w:sz="4" w:space="0" w:color="auto"/>
              <w:right w:val="nil"/>
            </w:tcBorders>
            <w:vAlign w:val="center"/>
          </w:tcPr>
          <w:p w14:paraId="3CB81EF7" w14:textId="77777777" w:rsidR="00CB5C04" w:rsidRPr="000E2622" w:rsidRDefault="00CB5C04" w:rsidP="00C63909">
            <w:pPr>
              <w:jc w:val="center"/>
              <w:rPr>
                <w:moveTo w:id="3378" w:author="Micah Freedman" w:date="2022-03-11T15:01:00Z"/>
                <w:rFonts w:ascii="Arial" w:hAnsi="Arial" w:cs="Arial"/>
                <w:sz w:val="20"/>
                <w:szCs w:val="20"/>
              </w:rPr>
            </w:pPr>
            <w:moveTo w:id="3379" w:author="Micah Freedman" w:date="2022-03-11T15:01:00Z">
              <w:r w:rsidRPr="000E2622">
                <w:rPr>
                  <w:rFonts w:ascii="Arial" w:hAnsi="Arial" w:cs="Arial"/>
                  <w:b/>
                  <w:bCs/>
                  <w:sz w:val="20"/>
                  <w:szCs w:val="20"/>
                </w:rPr>
                <w:t>GOPH</w:t>
              </w:r>
            </w:moveTo>
          </w:p>
        </w:tc>
        <w:tc>
          <w:tcPr>
            <w:tcW w:w="871" w:type="dxa"/>
            <w:tcBorders>
              <w:top w:val="single" w:sz="4" w:space="0" w:color="auto"/>
              <w:left w:val="nil"/>
              <w:bottom w:val="single" w:sz="4" w:space="0" w:color="auto"/>
              <w:right w:val="nil"/>
            </w:tcBorders>
            <w:vAlign w:val="center"/>
          </w:tcPr>
          <w:p w14:paraId="7E88B734" w14:textId="77777777" w:rsidR="00CB5C04" w:rsidRPr="000E2622" w:rsidRDefault="00CB5C04" w:rsidP="00C63909">
            <w:pPr>
              <w:jc w:val="center"/>
              <w:rPr>
                <w:moveTo w:id="3380" w:author="Micah Freedman" w:date="2022-03-11T15:01:00Z"/>
                <w:rFonts w:ascii="Arial" w:hAnsi="Arial" w:cs="Arial"/>
                <w:sz w:val="20"/>
                <w:szCs w:val="20"/>
              </w:rPr>
            </w:pPr>
            <w:moveTo w:id="3381" w:author="Micah Freedman" w:date="2022-03-11T15:01:00Z">
              <w:r w:rsidRPr="000E2622">
                <w:rPr>
                  <w:rFonts w:ascii="Arial" w:hAnsi="Arial" w:cs="Arial"/>
                  <w:b/>
                  <w:bCs/>
                  <w:sz w:val="20"/>
                  <w:szCs w:val="20"/>
                </w:rPr>
                <w:t>ASCU</w:t>
              </w:r>
            </w:moveTo>
          </w:p>
        </w:tc>
        <w:tc>
          <w:tcPr>
            <w:tcW w:w="839" w:type="dxa"/>
            <w:tcBorders>
              <w:top w:val="single" w:sz="4" w:space="0" w:color="auto"/>
              <w:left w:val="nil"/>
              <w:bottom w:val="single" w:sz="4" w:space="0" w:color="auto"/>
              <w:right w:val="nil"/>
            </w:tcBorders>
            <w:vAlign w:val="center"/>
          </w:tcPr>
          <w:p w14:paraId="5DE93F0C" w14:textId="77777777" w:rsidR="00CB5C04" w:rsidRPr="000E2622" w:rsidRDefault="00CB5C04" w:rsidP="00C63909">
            <w:pPr>
              <w:jc w:val="center"/>
              <w:rPr>
                <w:moveTo w:id="3382" w:author="Micah Freedman" w:date="2022-03-11T15:01:00Z"/>
                <w:rFonts w:ascii="Arial" w:hAnsi="Arial" w:cs="Arial"/>
                <w:sz w:val="20"/>
                <w:szCs w:val="20"/>
              </w:rPr>
            </w:pPr>
            <w:moveTo w:id="3383" w:author="Micah Freedman" w:date="2022-03-11T15:01:00Z">
              <w:r w:rsidRPr="000E2622">
                <w:rPr>
                  <w:rFonts w:ascii="Arial" w:hAnsi="Arial" w:cs="Arial"/>
                  <w:b/>
                  <w:bCs/>
                  <w:sz w:val="20"/>
                  <w:szCs w:val="20"/>
                </w:rPr>
                <w:t>AINC</w:t>
              </w:r>
            </w:moveTo>
          </w:p>
        </w:tc>
        <w:tc>
          <w:tcPr>
            <w:tcW w:w="850" w:type="dxa"/>
            <w:tcBorders>
              <w:top w:val="single" w:sz="4" w:space="0" w:color="auto"/>
              <w:left w:val="nil"/>
              <w:bottom w:val="single" w:sz="4" w:space="0" w:color="auto"/>
              <w:right w:val="nil"/>
            </w:tcBorders>
            <w:vAlign w:val="center"/>
          </w:tcPr>
          <w:p w14:paraId="5824A49F" w14:textId="77777777" w:rsidR="00CB5C04" w:rsidRPr="000E2622" w:rsidRDefault="00CB5C04" w:rsidP="00C63909">
            <w:pPr>
              <w:jc w:val="center"/>
              <w:rPr>
                <w:moveTo w:id="3384" w:author="Micah Freedman" w:date="2022-03-11T15:01:00Z"/>
                <w:rFonts w:ascii="Arial" w:hAnsi="Arial" w:cs="Arial"/>
                <w:sz w:val="20"/>
                <w:szCs w:val="20"/>
              </w:rPr>
            </w:pPr>
            <w:moveTo w:id="3385" w:author="Micah Freedman" w:date="2022-03-11T15:01:00Z">
              <w:r w:rsidRPr="000E2622">
                <w:rPr>
                  <w:rFonts w:ascii="Arial" w:hAnsi="Arial" w:cs="Arial"/>
                  <w:b/>
                  <w:bCs/>
                  <w:sz w:val="20"/>
                  <w:szCs w:val="20"/>
                </w:rPr>
                <w:t>ASFA</w:t>
              </w:r>
            </w:moveTo>
          </w:p>
        </w:tc>
        <w:tc>
          <w:tcPr>
            <w:tcW w:w="852" w:type="dxa"/>
            <w:tcBorders>
              <w:top w:val="single" w:sz="4" w:space="0" w:color="auto"/>
              <w:left w:val="nil"/>
              <w:bottom w:val="single" w:sz="4" w:space="0" w:color="auto"/>
              <w:right w:val="nil"/>
            </w:tcBorders>
            <w:vAlign w:val="center"/>
          </w:tcPr>
          <w:p w14:paraId="10CC4BDE" w14:textId="77777777" w:rsidR="00CB5C04" w:rsidRPr="000E2622" w:rsidRDefault="00CB5C04" w:rsidP="00C63909">
            <w:pPr>
              <w:jc w:val="center"/>
              <w:rPr>
                <w:moveTo w:id="3386" w:author="Micah Freedman" w:date="2022-03-11T15:01:00Z"/>
                <w:rFonts w:ascii="Arial" w:hAnsi="Arial" w:cs="Arial"/>
                <w:sz w:val="20"/>
                <w:szCs w:val="20"/>
              </w:rPr>
            </w:pPr>
            <w:moveTo w:id="3387" w:author="Micah Freedman" w:date="2022-03-11T15:01:00Z">
              <w:r w:rsidRPr="000E2622">
                <w:rPr>
                  <w:rFonts w:ascii="Arial" w:hAnsi="Arial" w:cs="Arial"/>
                  <w:b/>
                  <w:bCs/>
                  <w:sz w:val="20"/>
                  <w:szCs w:val="20"/>
                </w:rPr>
                <w:t>ASYR</w:t>
              </w:r>
            </w:moveTo>
          </w:p>
        </w:tc>
        <w:tc>
          <w:tcPr>
            <w:tcW w:w="930" w:type="dxa"/>
            <w:tcBorders>
              <w:top w:val="single" w:sz="4" w:space="0" w:color="auto"/>
              <w:left w:val="nil"/>
              <w:bottom w:val="single" w:sz="4" w:space="0" w:color="auto"/>
              <w:right w:val="single" w:sz="4" w:space="0" w:color="auto"/>
            </w:tcBorders>
            <w:vAlign w:val="center"/>
          </w:tcPr>
          <w:p w14:paraId="088750E7" w14:textId="77777777" w:rsidR="00CB5C04" w:rsidRPr="000E2622" w:rsidRDefault="00CB5C04" w:rsidP="00C63909">
            <w:pPr>
              <w:jc w:val="center"/>
              <w:rPr>
                <w:moveTo w:id="3388" w:author="Micah Freedman" w:date="2022-03-11T15:01:00Z"/>
                <w:rFonts w:ascii="Arial" w:hAnsi="Arial" w:cs="Arial"/>
                <w:sz w:val="20"/>
                <w:szCs w:val="20"/>
              </w:rPr>
            </w:pPr>
            <w:moveTo w:id="3389" w:author="Micah Freedman" w:date="2022-03-11T15:01:00Z">
              <w:r w:rsidRPr="000E2622">
                <w:rPr>
                  <w:rFonts w:ascii="Arial" w:hAnsi="Arial" w:cs="Arial"/>
                  <w:b/>
                  <w:bCs/>
                  <w:sz w:val="20"/>
                  <w:szCs w:val="20"/>
                </w:rPr>
                <w:t>ASPEC</w:t>
              </w:r>
            </w:moveTo>
          </w:p>
        </w:tc>
        <w:tc>
          <w:tcPr>
            <w:tcW w:w="795" w:type="dxa"/>
            <w:tcBorders>
              <w:top w:val="single" w:sz="4" w:space="0" w:color="auto"/>
              <w:left w:val="single" w:sz="4" w:space="0" w:color="auto"/>
              <w:bottom w:val="single" w:sz="4" w:space="0" w:color="auto"/>
              <w:right w:val="single" w:sz="4" w:space="0" w:color="auto"/>
            </w:tcBorders>
            <w:vAlign w:val="center"/>
          </w:tcPr>
          <w:p w14:paraId="4A376BCF" w14:textId="77777777" w:rsidR="00CB5C04" w:rsidRPr="000E2622" w:rsidRDefault="00CB5C04" w:rsidP="00C63909">
            <w:pPr>
              <w:jc w:val="center"/>
              <w:rPr>
                <w:moveTo w:id="3390" w:author="Micah Freedman" w:date="2022-03-11T15:01:00Z"/>
                <w:rFonts w:ascii="Arial" w:hAnsi="Arial" w:cs="Arial"/>
                <w:b/>
                <w:bCs/>
                <w:sz w:val="20"/>
                <w:szCs w:val="20"/>
              </w:rPr>
            </w:pPr>
            <w:moveTo w:id="3391" w:author="Micah Freedman" w:date="2022-03-11T15:01:00Z">
              <w:r w:rsidRPr="000E2622">
                <w:rPr>
                  <w:rFonts w:ascii="Arial" w:hAnsi="Arial" w:cs="Arial"/>
                  <w:b/>
                  <w:bCs/>
                  <w:sz w:val="20"/>
                  <w:szCs w:val="20"/>
                </w:rPr>
                <w:t>Total</w:t>
              </w:r>
            </w:moveTo>
          </w:p>
        </w:tc>
      </w:tr>
      <w:tr w:rsidR="00283350" w:rsidRPr="000E2622" w14:paraId="5C0A6C8A" w14:textId="77777777" w:rsidTr="00C63909">
        <w:tc>
          <w:tcPr>
            <w:tcW w:w="1308" w:type="dxa"/>
            <w:vMerge w:val="restart"/>
            <w:tcBorders>
              <w:top w:val="single" w:sz="4" w:space="0" w:color="auto"/>
              <w:left w:val="single" w:sz="4" w:space="0" w:color="auto"/>
              <w:right w:val="nil"/>
            </w:tcBorders>
            <w:vAlign w:val="center"/>
          </w:tcPr>
          <w:p w14:paraId="01CE14FB" w14:textId="77777777" w:rsidR="00CB5C04" w:rsidRPr="000E2622" w:rsidRDefault="00CB5C04" w:rsidP="00C63909">
            <w:pPr>
              <w:jc w:val="center"/>
              <w:rPr>
                <w:moveTo w:id="3392" w:author="Micah Freedman" w:date="2022-03-11T15:01:00Z"/>
                <w:rFonts w:ascii="Arial" w:hAnsi="Arial" w:cs="Arial"/>
                <w:b/>
                <w:bCs/>
                <w:sz w:val="20"/>
                <w:szCs w:val="20"/>
              </w:rPr>
            </w:pPr>
            <w:moveTo w:id="3393" w:author="Micah Freedman" w:date="2022-03-11T15:01:00Z">
              <w:r w:rsidRPr="000E2622">
                <w:rPr>
                  <w:rFonts w:ascii="Arial" w:hAnsi="Arial" w:cs="Arial"/>
                  <w:b/>
                  <w:bCs/>
                  <w:sz w:val="20"/>
                  <w:szCs w:val="20"/>
                </w:rPr>
                <w:t>Eastern North America</w:t>
              </w:r>
            </w:moveTo>
          </w:p>
        </w:tc>
        <w:tc>
          <w:tcPr>
            <w:tcW w:w="2000" w:type="dxa"/>
            <w:tcBorders>
              <w:top w:val="single" w:sz="4" w:space="0" w:color="auto"/>
              <w:left w:val="nil"/>
              <w:bottom w:val="nil"/>
              <w:right w:val="nil"/>
            </w:tcBorders>
            <w:vAlign w:val="center"/>
          </w:tcPr>
          <w:p w14:paraId="5A0796C2" w14:textId="77777777" w:rsidR="00CB5C04" w:rsidRPr="000E2622" w:rsidRDefault="00CB5C04" w:rsidP="00C63909">
            <w:pPr>
              <w:jc w:val="center"/>
              <w:rPr>
                <w:moveTo w:id="3394" w:author="Micah Freedman" w:date="2022-03-11T15:01:00Z"/>
                <w:rFonts w:ascii="Arial" w:hAnsi="Arial" w:cs="Arial"/>
                <w:sz w:val="20"/>
                <w:szCs w:val="20"/>
              </w:rPr>
            </w:pPr>
            <w:moveTo w:id="3395" w:author="Micah Freedman" w:date="2022-03-11T15:01:00Z">
              <w:r w:rsidRPr="000E2622">
                <w:rPr>
                  <w:rFonts w:ascii="Arial" w:hAnsi="Arial" w:cs="Arial"/>
                  <w:sz w:val="20"/>
                  <w:szCs w:val="20"/>
                </w:rPr>
                <w:t>ENA_1_2017</w:t>
              </w:r>
            </w:moveTo>
          </w:p>
        </w:tc>
        <w:tc>
          <w:tcPr>
            <w:tcW w:w="908" w:type="dxa"/>
            <w:tcBorders>
              <w:top w:val="nil"/>
              <w:left w:val="nil"/>
              <w:bottom w:val="nil"/>
              <w:right w:val="nil"/>
            </w:tcBorders>
            <w:vAlign w:val="center"/>
          </w:tcPr>
          <w:p w14:paraId="702F6572" w14:textId="77777777" w:rsidR="00CB5C04" w:rsidRPr="000E2622" w:rsidRDefault="00CB5C04" w:rsidP="00C63909">
            <w:pPr>
              <w:jc w:val="center"/>
              <w:rPr>
                <w:moveTo w:id="3396" w:author="Micah Freedman" w:date="2022-03-11T15:01:00Z"/>
                <w:rFonts w:ascii="Arial" w:hAnsi="Arial" w:cs="Arial"/>
                <w:sz w:val="20"/>
                <w:szCs w:val="20"/>
              </w:rPr>
            </w:pPr>
            <w:moveTo w:id="3397" w:author="Micah Freedman" w:date="2022-03-11T15:01:00Z">
              <w:r w:rsidRPr="000E2622">
                <w:rPr>
                  <w:rFonts w:ascii="Arial" w:hAnsi="Arial" w:cs="Arial"/>
                  <w:sz w:val="20"/>
                  <w:szCs w:val="20"/>
                </w:rPr>
                <w:t>4</w:t>
              </w:r>
            </w:moveTo>
          </w:p>
        </w:tc>
        <w:tc>
          <w:tcPr>
            <w:tcW w:w="871" w:type="dxa"/>
            <w:tcBorders>
              <w:top w:val="nil"/>
              <w:left w:val="nil"/>
              <w:bottom w:val="nil"/>
              <w:right w:val="nil"/>
            </w:tcBorders>
            <w:vAlign w:val="center"/>
          </w:tcPr>
          <w:p w14:paraId="6553B681" w14:textId="77777777" w:rsidR="00CB5C04" w:rsidRPr="000E2622" w:rsidRDefault="00CB5C04" w:rsidP="00C63909">
            <w:pPr>
              <w:jc w:val="center"/>
              <w:rPr>
                <w:moveTo w:id="3398" w:author="Micah Freedman" w:date="2022-03-11T15:01:00Z"/>
                <w:rFonts w:ascii="Arial" w:hAnsi="Arial" w:cs="Arial"/>
                <w:sz w:val="20"/>
                <w:szCs w:val="20"/>
              </w:rPr>
            </w:pPr>
            <w:moveTo w:id="3399" w:author="Micah Freedman" w:date="2022-03-11T15:01:00Z">
              <w:r w:rsidRPr="000E2622">
                <w:rPr>
                  <w:rFonts w:ascii="Arial" w:hAnsi="Arial" w:cs="Arial"/>
                  <w:sz w:val="20"/>
                  <w:szCs w:val="20"/>
                </w:rPr>
                <w:t>3</w:t>
              </w:r>
            </w:moveTo>
          </w:p>
        </w:tc>
        <w:tc>
          <w:tcPr>
            <w:tcW w:w="839" w:type="dxa"/>
            <w:tcBorders>
              <w:top w:val="nil"/>
              <w:left w:val="nil"/>
              <w:bottom w:val="nil"/>
              <w:right w:val="nil"/>
            </w:tcBorders>
            <w:vAlign w:val="center"/>
          </w:tcPr>
          <w:p w14:paraId="578D68E0" w14:textId="77777777" w:rsidR="00CB5C04" w:rsidRPr="000E2622" w:rsidRDefault="00CB5C04" w:rsidP="00C63909">
            <w:pPr>
              <w:jc w:val="center"/>
              <w:rPr>
                <w:moveTo w:id="3400" w:author="Micah Freedman" w:date="2022-03-11T15:01:00Z"/>
                <w:rFonts w:ascii="Arial" w:hAnsi="Arial" w:cs="Arial"/>
                <w:sz w:val="20"/>
                <w:szCs w:val="20"/>
              </w:rPr>
            </w:pPr>
            <w:moveTo w:id="3401"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66FD366F" w14:textId="77777777" w:rsidR="00CB5C04" w:rsidRPr="000E2622" w:rsidRDefault="00CB5C04" w:rsidP="00C63909">
            <w:pPr>
              <w:jc w:val="center"/>
              <w:rPr>
                <w:moveTo w:id="3402" w:author="Micah Freedman" w:date="2022-03-11T15:01:00Z"/>
                <w:rFonts w:ascii="Arial" w:hAnsi="Arial" w:cs="Arial"/>
                <w:sz w:val="20"/>
                <w:szCs w:val="20"/>
              </w:rPr>
            </w:pPr>
            <w:moveTo w:id="3403"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1B1E3118" w14:textId="77777777" w:rsidR="00CB5C04" w:rsidRPr="000E2622" w:rsidRDefault="00CB5C04" w:rsidP="00C63909">
            <w:pPr>
              <w:jc w:val="center"/>
              <w:rPr>
                <w:moveTo w:id="3404" w:author="Micah Freedman" w:date="2022-03-11T15:01:00Z"/>
                <w:rFonts w:ascii="Arial" w:hAnsi="Arial" w:cs="Arial"/>
                <w:sz w:val="20"/>
                <w:szCs w:val="20"/>
              </w:rPr>
            </w:pPr>
            <w:moveTo w:id="3405" w:author="Micah Freedman" w:date="2022-03-11T15:01:00Z">
              <w:r w:rsidRPr="000E2622">
                <w:rPr>
                  <w:rFonts w:ascii="Arial" w:hAnsi="Arial" w:cs="Arial"/>
                  <w:sz w:val="20"/>
                  <w:szCs w:val="20"/>
                </w:rPr>
                <w:t>2</w:t>
              </w:r>
            </w:moveTo>
          </w:p>
        </w:tc>
        <w:tc>
          <w:tcPr>
            <w:tcW w:w="930" w:type="dxa"/>
            <w:tcBorders>
              <w:top w:val="nil"/>
              <w:left w:val="nil"/>
              <w:bottom w:val="nil"/>
              <w:right w:val="single" w:sz="4" w:space="0" w:color="auto"/>
            </w:tcBorders>
            <w:vAlign w:val="center"/>
          </w:tcPr>
          <w:p w14:paraId="704E275A" w14:textId="77777777" w:rsidR="00CB5C04" w:rsidRPr="000E2622" w:rsidRDefault="00CB5C04" w:rsidP="00C63909">
            <w:pPr>
              <w:jc w:val="center"/>
              <w:rPr>
                <w:moveTo w:id="3406" w:author="Micah Freedman" w:date="2022-03-11T15:01:00Z"/>
                <w:rFonts w:ascii="Arial" w:hAnsi="Arial" w:cs="Arial"/>
                <w:sz w:val="20"/>
                <w:szCs w:val="20"/>
              </w:rPr>
            </w:pPr>
            <w:moveTo w:id="3407"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0148AC66" w14:textId="77777777" w:rsidR="00CB5C04" w:rsidRPr="000E2622" w:rsidRDefault="00CB5C04" w:rsidP="00C63909">
            <w:pPr>
              <w:jc w:val="center"/>
              <w:rPr>
                <w:moveTo w:id="3408" w:author="Micah Freedman" w:date="2022-03-11T15:01:00Z"/>
                <w:rFonts w:ascii="Arial" w:hAnsi="Arial" w:cs="Arial"/>
                <w:sz w:val="20"/>
                <w:szCs w:val="20"/>
              </w:rPr>
            </w:pPr>
            <w:moveTo w:id="3409" w:author="Micah Freedman" w:date="2022-03-11T15:01:00Z">
              <w:r w:rsidRPr="000E2622">
                <w:rPr>
                  <w:rFonts w:ascii="Arial" w:hAnsi="Arial" w:cs="Arial"/>
                  <w:sz w:val="20"/>
                  <w:szCs w:val="20"/>
                </w:rPr>
                <w:t>10</w:t>
              </w:r>
            </w:moveTo>
          </w:p>
        </w:tc>
      </w:tr>
      <w:tr w:rsidR="00283350" w:rsidRPr="000E2622" w14:paraId="29064B82" w14:textId="77777777" w:rsidTr="00C63909">
        <w:tc>
          <w:tcPr>
            <w:tcW w:w="1308" w:type="dxa"/>
            <w:vMerge/>
            <w:tcBorders>
              <w:left w:val="single" w:sz="4" w:space="0" w:color="auto"/>
              <w:right w:val="nil"/>
            </w:tcBorders>
            <w:vAlign w:val="center"/>
          </w:tcPr>
          <w:p w14:paraId="16F2DFC6" w14:textId="77777777" w:rsidR="00CB5C04" w:rsidRPr="000E2622" w:rsidRDefault="00CB5C04" w:rsidP="00C63909">
            <w:pPr>
              <w:jc w:val="center"/>
              <w:rPr>
                <w:moveTo w:id="3410" w:author="Micah Freedman" w:date="2022-03-11T15:01:00Z"/>
                <w:rFonts w:ascii="Arial" w:hAnsi="Arial" w:cs="Arial"/>
                <w:sz w:val="20"/>
                <w:szCs w:val="20"/>
              </w:rPr>
            </w:pPr>
          </w:p>
        </w:tc>
        <w:tc>
          <w:tcPr>
            <w:tcW w:w="2000" w:type="dxa"/>
            <w:tcBorders>
              <w:top w:val="nil"/>
              <w:left w:val="nil"/>
              <w:bottom w:val="nil"/>
              <w:right w:val="nil"/>
            </w:tcBorders>
            <w:vAlign w:val="center"/>
          </w:tcPr>
          <w:p w14:paraId="7E7F749C" w14:textId="77777777" w:rsidR="00CB5C04" w:rsidRPr="000E2622" w:rsidRDefault="00CB5C04" w:rsidP="00C63909">
            <w:pPr>
              <w:jc w:val="center"/>
              <w:rPr>
                <w:moveTo w:id="3411" w:author="Micah Freedman" w:date="2022-03-11T15:01:00Z"/>
                <w:rFonts w:ascii="Arial" w:hAnsi="Arial" w:cs="Arial"/>
                <w:sz w:val="20"/>
                <w:szCs w:val="20"/>
              </w:rPr>
            </w:pPr>
            <w:moveTo w:id="3412" w:author="Micah Freedman" w:date="2022-03-11T15:01:00Z">
              <w:r w:rsidRPr="000E2622">
                <w:rPr>
                  <w:rFonts w:ascii="Arial" w:hAnsi="Arial" w:cs="Arial"/>
                  <w:sz w:val="20"/>
                  <w:szCs w:val="20"/>
                </w:rPr>
                <w:t>ENA_2_2017</w:t>
              </w:r>
            </w:moveTo>
          </w:p>
        </w:tc>
        <w:tc>
          <w:tcPr>
            <w:tcW w:w="908" w:type="dxa"/>
            <w:tcBorders>
              <w:top w:val="nil"/>
              <w:left w:val="nil"/>
              <w:bottom w:val="nil"/>
              <w:right w:val="nil"/>
            </w:tcBorders>
            <w:vAlign w:val="center"/>
          </w:tcPr>
          <w:p w14:paraId="7AA98206" w14:textId="77777777" w:rsidR="00CB5C04" w:rsidRPr="000E2622" w:rsidRDefault="00CB5C04" w:rsidP="00C63909">
            <w:pPr>
              <w:jc w:val="center"/>
              <w:rPr>
                <w:moveTo w:id="3413" w:author="Micah Freedman" w:date="2022-03-11T15:01:00Z"/>
                <w:rFonts w:ascii="Arial" w:hAnsi="Arial" w:cs="Arial"/>
                <w:sz w:val="20"/>
                <w:szCs w:val="20"/>
              </w:rPr>
            </w:pPr>
            <w:moveTo w:id="3414" w:author="Micah Freedman" w:date="2022-03-11T15:01:00Z">
              <w:r w:rsidRPr="000E2622">
                <w:rPr>
                  <w:rFonts w:ascii="Arial" w:hAnsi="Arial" w:cs="Arial"/>
                  <w:sz w:val="20"/>
                  <w:szCs w:val="20"/>
                </w:rPr>
                <w:t>2</w:t>
              </w:r>
            </w:moveTo>
          </w:p>
        </w:tc>
        <w:tc>
          <w:tcPr>
            <w:tcW w:w="871" w:type="dxa"/>
            <w:tcBorders>
              <w:top w:val="nil"/>
              <w:left w:val="nil"/>
              <w:bottom w:val="nil"/>
              <w:right w:val="nil"/>
            </w:tcBorders>
            <w:vAlign w:val="center"/>
          </w:tcPr>
          <w:p w14:paraId="53EE1C09" w14:textId="77777777" w:rsidR="00CB5C04" w:rsidRPr="000E2622" w:rsidRDefault="00CB5C04" w:rsidP="00C63909">
            <w:pPr>
              <w:jc w:val="center"/>
              <w:rPr>
                <w:moveTo w:id="3415" w:author="Micah Freedman" w:date="2022-03-11T15:01:00Z"/>
                <w:rFonts w:ascii="Arial" w:hAnsi="Arial" w:cs="Arial"/>
                <w:sz w:val="20"/>
                <w:szCs w:val="20"/>
              </w:rPr>
            </w:pPr>
            <w:moveTo w:id="3416" w:author="Micah Freedman" w:date="2022-03-11T15:01:00Z">
              <w:r w:rsidRPr="000E2622">
                <w:rPr>
                  <w:rFonts w:ascii="Arial" w:hAnsi="Arial" w:cs="Arial"/>
                  <w:sz w:val="20"/>
                  <w:szCs w:val="20"/>
                </w:rPr>
                <w:t>2</w:t>
              </w:r>
            </w:moveTo>
          </w:p>
        </w:tc>
        <w:tc>
          <w:tcPr>
            <w:tcW w:w="839" w:type="dxa"/>
            <w:tcBorders>
              <w:top w:val="nil"/>
              <w:left w:val="nil"/>
              <w:bottom w:val="nil"/>
              <w:right w:val="nil"/>
            </w:tcBorders>
            <w:vAlign w:val="center"/>
          </w:tcPr>
          <w:p w14:paraId="70B668D9" w14:textId="77777777" w:rsidR="00CB5C04" w:rsidRPr="000E2622" w:rsidRDefault="00CB5C04" w:rsidP="00C63909">
            <w:pPr>
              <w:jc w:val="center"/>
              <w:rPr>
                <w:moveTo w:id="3417" w:author="Micah Freedman" w:date="2022-03-11T15:01:00Z"/>
                <w:rFonts w:ascii="Arial" w:hAnsi="Arial" w:cs="Arial"/>
                <w:sz w:val="20"/>
                <w:szCs w:val="20"/>
              </w:rPr>
            </w:pPr>
            <w:moveTo w:id="3418"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20E13609" w14:textId="77777777" w:rsidR="00CB5C04" w:rsidRPr="000E2622" w:rsidRDefault="00CB5C04" w:rsidP="00C63909">
            <w:pPr>
              <w:jc w:val="center"/>
              <w:rPr>
                <w:moveTo w:id="3419" w:author="Micah Freedman" w:date="2022-03-11T15:01:00Z"/>
                <w:rFonts w:ascii="Arial" w:hAnsi="Arial" w:cs="Arial"/>
                <w:sz w:val="20"/>
                <w:szCs w:val="20"/>
              </w:rPr>
            </w:pPr>
            <w:moveTo w:id="3420" w:author="Micah Freedman" w:date="2022-03-11T15:01:00Z">
              <w:r w:rsidRPr="000E2622">
                <w:rPr>
                  <w:rFonts w:ascii="Arial" w:hAnsi="Arial" w:cs="Arial"/>
                  <w:sz w:val="20"/>
                  <w:szCs w:val="20"/>
                </w:rPr>
                <w:t>2</w:t>
              </w:r>
            </w:moveTo>
          </w:p>
        </w:tc>
        <w:tc>
          <w:tcPr>
            <w:tcW w:w="852" w:type="dxa"/>
            <w:tcBorders>
              <w:top w:val="nil"/>
              <w:left w:val="nil"/>
              <w:bottom w:val="nil"/>
              <w:right w:val="nil"/>
            </w:tcBorders>
            <w:vAlign w:val="center"/>
          </w:tcPr>
          <w:p w14:paraId="7AE2ABA4" w14:textId="77777777" w:rsidR="00CB5C04" w:rsidRPr="000E2622" w:rsidRDefault="00CB5C04" w:rsidP="00C63909">
            <w:pPr>
              <w:jc w:val="center"/>
              <w:rPr>
                <w:moveTo w:id="3421" w:author="Micah Freedman" w:date="2022-03-11T15:01:00Z"/>
                <w:rFonts w:ascii="Arial" w:hAnsi="Arial" w:cs="Arial"/>
                <w:sz w:val="20"/>
                <w:szCs w:val="20"/>
              </w:rPr>
            </w:pPr>
            <w:moveTo w:id="3422"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64DFB181" w14:textId="77777777" w:rsidR="00CB5C04" w:rsidRPr="000E2622" w:rsidRDefault="00CB5C04" w:rsidP="00C63909">
            <w:pPr>
              <w:jc w:val="center"/>
              <w:rPr>
                <w:moveTo w:id="3423" w:author="Micah Freedman" w:date="2022-03-11T15:01:00Z"/>
                <w:rFonts w:ascii="Arial" w:hAnsi="Arial" w:cs="Arial"/>
                <w:sz w:val="20"/>
                <w:szCs w:val="20"/>
              </w:rPr>
            </w:pPr>
            <w:moveTo w:id="3424"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74A996AC" w14:textId="77777777" w:rsidR="00CB5C04" w:rsidRPr="000E2622" w:rsidRDefault="00CB5C04" w:rsidP="00C63909">
            <w:pPr>
              <w:jc w:val="center"/>
              <w:rPr>
                <w:moveTo w:id="3425" w:author="Micah Freedman" w:date="2022-03-11T15:01:00Z"/>
                <w:rFonts w:ascii="Arial" w:hAnsi="Arial" w:cs="Arial"/>
                <w:sz w:val="20"/>
                <w:szCs w:val="20"/>
              </w:rPr>
            </w:pPr>
            <w:moveTo w:id="3426" w:author="Micah Freedman" w:date="2022-03-11T15:01:00Z">
              <w:r w:rsidRPr="000E2622">
                <w:rPr>
                  <w:rFonts w:ascii="Arial" w:hAnsi="Arial" w:cs="Arial"/>
                  <w:sz w:val="20"/>
                  <w:szCs w:val="20"/>
                </w:rPr>
                <w:t>6</w:t>
              </w:r>
            </w:moveTo>
          </w:p>
        </w:tc>
      </w:tr>
      <w:tr w:rsidR="00283350" w:rsidRPr="000E2622" w14:paraId="23B9CAD7" w14:textId="77777777" w:rsidTr="00C63909">
        <w:tc>
          <w:tcPr>
            <w:tcW w:w="1308" w:type="dxa"/>
            <w:vMerge/>
            <w:tcBorders>
              <w:left w:val="single" w:sz="4" w:space="0" w:color="auto"/>
              <w:right w:val="nil"/>
            </w:tcBorders>
            <w:vAlign w:val="center"/>
          </w:tcPr>
          <w:p w14:paraId="718B79FD" w14:textId="77777777" w:rsidR="00CB5C04" w:rsidRPr="000E2622" w:rsidRDefault="00CB5C04" w:rsidP="00C63909">
            <w:pPr>
              <w:jc w:val="center"/>
              <w:rPr>
                <w:moveTo w:id="3427" w:author="Micah Freedman" w:date="2022-03-11T15:01:00Z"/>
                <w:rFonts w:ascii="Arial" w:hAnsi="Arial" w:cs="Arial"/>
                <w:sz w:val="20"/>
                <w:szCs w:val="20"/>
              </w:rPr>
            </w:pPr>
          </w:p>
        </w:tc>
        <w:tc>
          <w:tcPr>
            <w:tcW w:w="2000" w:type="dxa"/>
            <w:tcBorders>
              <w:top w:val="nil"/>
              <w:left w:val="nil"/>
              <w:bottom w:val="nil"/>
              <w:right w:val="nil"/>
            </w:tcBorders>
            <w:vAlign w:val="center"/>
          </w:tcPr>
          <w:p w14:paraId="0ED3CEDB" w14:textId="77777777" w:rsidR="00CB5C04" w:rsidRPr="000E2622" w:rsidRDefault="00CB5C04" w:rsidP="00C63909">
            <w:pPr>
              <w:jc w:val="center"/>
              <w:rPr>
                <w:moveTo w:id="3428" w:author="Micah Freedman" w:date="2022-03-11T15:01:00Z"/>
                <w:rFonts w:ascii="Arial" w:hAnsi="Arial" w:cs="Arial"/>
                <w:sz w:val="20"/>
                <w:szCs w:val="20"/>
              </w:rPr>
            </w:pPr>
            <w:moveTo w:id="3429" w:author="Micah Freedman" w:date="2022-03-11T15:01:00Z">
              <w:r w:rsidRPr="000E2622">
                <w:rPr>
                  <w:rFonts w:ascii="Arial" w:hAnsi="Arial" w:cs="Arial"/>
                  <w:sz w:val="20"/>
                  <w:szCs w:val="20"/>
                </w:rPr>
                <w:t>ENA_47_2017</w:t>
              </w:r>
            </w:moveTo>
          </w:p>
        </w:tc>
        <w:tc>
          <w:tcPr>
            <w:tcW w:w="908" w:type="dxa"/>
            <w:tcBorders>
              <w:top w:val="nil"/>
              <w:left w:val="nil"/>
              <w:bottom w:val="nil"/>
              <w:right w:val="nil"/>
            </w:tcBorders>
            <w:vAlign w:val="center"/>
          </w:tcPr>
          <w:p w14:paraId="6EB3696B" w14:textId="77777777" w:rsidR="00CB5C04" w:rsidRPr="000E2622" w:rsidRDefault="00CB5C04" w:rsidP="00C63909">
            <w:pPr>
              <w:jc w:val="center"/>
              <w:rPr>
                <w:moveTo w:id="3430" w:author="Micah Freedman" w:date="2022-03-11T15:01:00Z"/>
                <w:rFonts w:ascii="Arial" w:hAnsi="Arial" w:cs="Arial"/>
                <w:sz w:val="20"/>
                <w:szCs w:val="20"/>
              </w:rPr>
            </w:pPr>
            <w:moveTo w:id="3431"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73E0211C" w14:textId="77777777" w:rsidR="00CB5C04" w:rsidRPr="000E2622" w:rsidRDefault="00CB5C04" w:rsidP="00C63909">
            <w:pPr>
              <w:jc w:val="center"/>
              <w:rPr>
                <w:moveTo w:id="3432" w:author="Micah Freedman" w:date="2022-03-11T15:01:00Z"/>
                <w:rFonts w:ascii="Arial" w:hAnsi="Arial" w:cs="Arial"/>
                <w:sz w:val="20"/>
                <w:szCs w:val="20"/>
              </w:rPr>
            </w:pPr>
            <w:moveTo w:id="3433" w:author="Micah Freedman" w:date="2022-03-11T15:01:00Z">
              <w:r w:rsidRPr="000E2622">
                <w:rPr>
                  <w:rFonts w:ascii="Arial" w:hAnsi="Arial" w:cs="Arial"/>
                  <w:sz w:val="20"/>
                  <w:szCs w:val="20"/>
                </w:rPr>
                <w:t>0</w:t>
              </w:r>
            </w:moveTo>
          </w:p>
        </w:tc>
        <w:tc>
          <w:tcPr>
            <w:tcW w:w="839" w:type="dxa"/>
            <w:tcBorders>
              <w:top w:val="nil"/>
              <w:left w:val="nil"/>
              <w:bottom w:val="nil"/>
              <w:right w:val="nil"/>
            </w:tcBorders>
            <w:vAlign w:val="center"/>
          </w:tcPr>
          <w:p w14:paraId="78631718" w14:textId="77777777" w:rsidR="00CB5C04" w:rsidRPr="000E2622" w:rsidRDefault="00CB5C04" w:rsidP="00C63909">
            <w:pPr>
              <w:jc w:val="center"/>
              <w:rPr>
                <w:moveTo w:id="3434" w:author="Micah Freedman" w:date="2022-03-11T15:01:00Z"/>
                <w:rFonts w:ascii="Arial" w:hAnsi="Arial" w:cs="Arial"/>
                <w:sz w:val="20"/>
                <w:szCs w:val="20"/>
              </w:rPr>
            </w:pPr>
            <w:moveTo w:id="3435"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0C79F187" w14:textId="77777777" w:rsidR="00CB5C04" w:rsidRPr="000E2622" w:rsidRDefault="00CB5C04" w:rsidP="00C63909">
            <w:pPr>
              <w:jc w:val="center"/>
              <w:rPr>
                <w:moveTo w:id="3436" w:author="Micah Freedman" w:date="2022-03-11T15:01:00Z"/>
                <w:rFonts w:ascii="Arial" w:hAnsi="Arial" w:cs="Arial"/>
                <w:sz w:val="20"/>
                <w:szCs w:val="20"/>
              </w:rPr>
            </w:pPr>
            <w:moveTo w:id="3437"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3D337A9F" w14:textId="77777777" w:rsidR="00CB5C04" w:rsidRPr="000E2622" w:rsidRDefault="00CB5C04" w:rsidP="00C63909">
            <w:pPr>
              <w:jc w:val="center"/>
              <w:rPr>
                <w:moveTo w:id="3438" w:author="Micah Freedman" w:date="2022-03-11T15:01:00Z"/>
                <w:rFonts w:ascii="Arial" w:hAnsi="Arial" w:cs="Arial"/>
                <w:sz w:val="20"/>
                <w:szCs w:val="20"/>
              </w:rPr>
            </w:pPr>
            <w:moveTo w:id="3439"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7AF3F089" w14:textId="77777777" w:rsidR="00CB5C04" w:rsidRPr="000E2622" w:rsidRDefault="00CB5C04" w:rsidP="00C63909">
            <w:pPr>
              <w:jc w:val="center"/>
              <w:rPr>
                <w:moveTo w:id="3440" w:author="Micah Freedman" w:date="2022-03-11T15:01:00Z"/>
                <w:rFonts w:ascii="Arial" w:hAnsi="Arial" w:cs="Arial"/>
                <w:sz w:val="20"/>
                <w:szCs w:val="20"/>
              </w:rPr>
            </w:pPr>
            <w:moveTo w:id="3441"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7B5FC29C" w14:textId="77777777" w:rsidR="00CB5C04" w:rsidRPr="000E2622" w:rsidRDefault="00CB5C04" w:rsidP="00C63909">
            <w:pPr>
              <w:jc w:val="center"/>
              <w:rPr>
                <w:moveTo w:id="3442" w:author="Micah Freedman" w:date="2022-03-11T15:01:00Z"/>
                <w:rFonts w:ascii="Arial" w:hAnsi="Arial" w:cs="Arial"/>
                <w:sz w:val="20"/>
                <w:szCs w:val="20"/>
              </w:rPr>
            </w:pPr>
            <w:moveTo w:id="3443" w:author="Micah Freedman" w:date="2022-03-11T15:01:00Z">
              <w:r w:rsidRPr="000E2622">
                <w:rPr>
                  <w:rFonts w:ascii="Arial" w:hAnsi="Arial" w:cs="Arial"/>
                  <w:sz w:val="20"/>
                  <w:szCs w:val="20"/>
                </w:rPr>
                <w:t>2</w:t>
              </w:r>
            </w:moveTo>
          </w:p>
        </w:tc>
      </w:tr>
      <w:tr w:rsidR="00283350" w:rsidRPr="000E2622" w14:paraId="629015DF" w14:textId="77777777" w:rsidTr="00C63909">
        <w:tc>
          <w:tcPr>
            <w:tcW w:w="1308" w:type="dxa"/>
            <w:vMerge/>
            <w:tcBorders>
              <w:left w:val="single" w:sz="4" w:space="0" w:color="auto"/>
              <w:right w:val="nil"/>
            </w:tcBorders>
            <w:vAlign w:val="center"/>
          </w:tcPr>
          <w:p w14:paraId="29A770CD" w14:textId="77777777" w:rsidR="00CB5C04" w:rsidRPr="000E2622" w:rsidRDefault="00CB5C04" w:rsidP="00C63909">
            <w:pPr>
              <w:jc w:val="center"/>
              <w:rPr>
                <w:moveTo w:id="3444" w:author="Micah Freedman" w:date="2022-03-11T15:01:00Z"/>
                <w:rFonts w:ascii="Arial" w:hAnsi="Arial" w:cs="Arial"/>
                <w:sz w:val="20"/>
                <w:szCs w:val="20"/>
              </w:rPr>
            </w:pPr>
          </w:p>
        </w:tc>
        <w:tc>
          <w:tcPr>
            <w:tcW w:w="2000" w:type="dxa"/>
            <w:tcBorders>
              <w:top w:val="nil"/>
              <w:left w:val="nil"/>
              <w:bottom w:val="nil"/>
              <w:right w:val="nil"/>
            </w:tcBorders>
            <w:vAlign w:val="center"/>
          </w:tcPr>
          <w:p w14:paraId="179F2205" w14:textId="77777777" w:rsidR="00CB5C04" w:rsidRPr="000E2622" w:rsidRDefault="00CB5C04" w:rsidP="00C63909">
            <w:pPr>
              <w:jc w:val="center"/>
              <w:rPr>
                <w:moveTo w:id="3445" w:author="Micah Freedman" w:date="2022-03-11T15:01:00Z"/>
                <w:rFonts w:ascii="Arial" w:hAnsi="Arial" w:cs="Arial"/>
                <w:sz w:val="20"/>
                <w:szCs w:val="20"/>
              </w:rPr>
            </w:pPr>
            <w:moveTo w:id="3446" w:author="Micah Freedman" w:date="2022-03-11T15:01:00Z">
              <w:r w:rsidRPr="000E2622">
                <w:rPr>
                  <w:rFonts w:ascii="Arial" w:hAnsi="Arial" w:cs="Arial"/>
                  <w:sz w:val="20"/>
                  <w:szCs w:val="20"/>
                </w:rPr>
                <w:t>ENA_56_2017</w:t>
              </w:r>
            </w:moveTo>
          </w:p>
        </w:tc>
        <w:tc>
          <w:tcPr>
            <w:tcW w:w="908" w:type="dxa"/>
            <w:tcBorders>
              <w:top w:val="nil"/>
              <w:left w:val="nil"/>
              <w:bottom w:val="nil"/>
              <w:right w:val="nil"/>
            </w:tcBorders>
            <w:vAlign w:val="center"/>
          </w:tcPr>
          <w:p w14:paraId="4EE8E079" w14:textId="77777777" w:rsidR="00CB5C04" w:rsidRPr="000E2622" w:rsidRDefault="00CB5C04" w:rsidP="00C63909">
            <w:pPr>
              <w:jc w:val="center"/>
              <w:rPr>
                <w:moveTo w:id="3447" w:author="Micah Freedman" w:date="2022-03-11T15:01:00Z"/>
                <w:rFonts w:ascii="Arial" w:hAnsi="Arial" w:cs="Arial"/>
                <w:sz w:val="20"/>
                <w:szCs w:val="20"/>
              </w:rPr>
            </w:pPr>
            <w:moveTo w:id="3448"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56F866CF" w14:textId="77777777" w:rsidR="00CB5C04" w:rsidRPr="000E2622" w:rsidRDefault="00CB5C04" w:rsidP="00C63909">
            <w:pPr>
              <w:jc w:val="center"/>
              <w:rPr>
                <w:moveTo w:id="3449" w:author="Micah Freedman" w:date="2022-03-11T15:01:00Z"/>
                <w:rFonts w:ascii="Arial" w:hAnsi="Arial" w:cs="Arial"/>
                <w:sz w:val="20"/>
                <w:szCs w:val="20"/>
              </w:rPr>
            </w:pPr>
            <w:moveTo w:id="3450"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128CFFC6" w14:textId="77777777" w:rsidR="00CB5C04" w:rsidRPr="000E2622" w:rsidRDefault="00CB5C04" w:rsidP="00C63909">
            <w:pPr>
              <w:jc w:val="center"/>
              <w:rPr>
                <w:moveTo w:id="3451" w:author="Micah Freedman" w:date="2022-03-11T15:01:00Z"/>
                <w:rFonts w:ascii="Arial" w:hAnsi="Arial" w:cs="Arial"/>
                <w:sz w:val="20"/>
                <w:szCs w:val="20"/>
              </w:rPr>
            </w:pPr>
            <w:moveTo w:id="3452"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463D09F9" w14:textId="77777777" w:rsidR="00CB5C04" w:rsidRPr="000E2622" w:rsidRDefault="00CB5C04" w:rsidP="00C63909">
            <w:pPr>
              <w:jc w:val="center"/>
              <w:rPr>
                <w:moveTo w:id="3453" w:author="Micah Freedman" w:date="2022-03-11T15:01:00Z"/>
                <w:rFonts w:ascii="Arial" w:hAnsi="Arial" w:cs="Arial"/>
                <w:sz w:val="20"/>
                <w:szCs w:val="20"/>
              </w:rPr>
            </w:pPr>
            <w:moveTo w:id="3454"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2EB47464" w14:textId="77777777" w:rsidR="00CB5C04" w:rsidRPr="000E2622" w:rsidRDefault="00CB5C04" w:rsidP="00C63909">
            <w:pPr>
              <w:jc w:val="center"/>
              <w:rPr>
                <w:moveTo w:id="3455" w:author="Micah Freedman" w:date="2022-03-11T15:01:00Z"/>
                <w:rFonts w:ascii="Arial" w:hAnsi="Arial" w:cs="Arial"/>
                <w:sz w:val="20"/>
                <w:szCs w:val="20"/>
              </w:rPr>
            </w:pPr>
            <w:moveTo w:id="3456" w:author="Micah Freedman" w:date="2022-03-11T15:01:00Z">
              <w:r w:rsidRPr="000E2622">
                <w:rPr>
                  <w:rFonts w:ascii="Arial" w:hAnsi="Arial" w:cs="Arial"/>
                  <w:sz w:val="20"/>
                  <w:szCs w:val="20"/>
                </w:rPr>
                <w:t>2</w:t>
              </w:r>
            </w:moveTo>
          </w:p>
        </w:tc>
        <w:tc>
          <w:tcPr>
            <w:tcW w:w="930" w:type="dxa"/>
            <w:tcBorders>
              <w:top w:val="nil"/>
              <w:left w:val="nil"/>
              <w:bottom w:val="nil"/>
              <w:right w:val="single" w:sz="4" w:space="0" w:color="auto"/>
            </w:tcBorders>
            <w:vAlign w:val="center"/>
          </w:tcPr>
          <w:p w14:paraId="5BE1FF7C" w14:textId="77777777" w:rsidR="00CB5C04" w:rsidRPr="000E2622" w:rsidRDefault="00CB5C04" w:rsidP="00C63909">
            <w:pPr>
              <w:jc w:val="center"/>
              <w:rPr>
                <w:moveTo w:id="3457" w:author="Micah Freedman" w:date="2022-03-11T15:01:00Z"/>
                <w:rFonts w:ascii="Arial" w:hAnsi="Arial" w:cs="Arial"/>
                <w:sz w:val="20"/>
                <w:szCs w:val="20"/>
              </w:rPr>
            </w:pPr>
            <w:moveTo w:id="3458"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08132C1D" w14:textId="77777777" w:rsidR="00CB5C04" w:rsidRPr="000E2622" w:rsidRDefault="00CB5C04" w:rsidP="00C63909">
            <w:pPr>
              <w:jc w:val="center"/>
              <w:rPr>
                <w:moveTo w:id="3459" w:author="Micah Freedman" w:date="2022-03-11T15:01:00Z"/>
                <w:rFonts w:ascii="Arial" w:hAnsi="Arial" w:cs="Arial"/>
                <w:sz w:val="20"/>
                <w:szCs w:val="20"/>
              </w:rPr>
            </w:pPr>
            <w:moveTo w:id="3460" w:author="Micah Freedman" w:date="2022-03-11T15:01:00Z">
              <w:r w:rsidRPr="000E2622">
                <w:rPr>
                  <w:rFonts w:ascii="Arial" w:hAnsi="Arial" w:cs="Arial"/>
                  <w:sz w:val="20"/>
                  <w:szCs w:val="20"/>
                </w:rPr>
                <w:t>5</w:t>
              </w:r>
            </w:moveTo>
          </w:p>
        </w:tc>
      </w:tr>
      <w:tr w:rsidR="00283350" w:rsidRPr="000E2622" w14:paraId="3C34BF34" w14:textId="77777777" w:rsidTr="00C63909">
        <w:tc>
          <w:tcPr>
            <w:tcW w:w="1308" w:type="dxa"/>
            <w:vMerge/>
            <w:tcBorders>
              <w:left w:val="single" w:sz="4" w:space="0" w:color="auto"/>
              <w:right w:val="nil"/>
            </w:tcBorders>
            <w:vAlign w:val="center"/>
          </w:tcPr>
          <w:p w14:paraId="4CA3F4D6" w14:textId="77777777" w:rsidR="00CB5C04" w:rsidRPr="000E2622" w:rsidRDefault="00CB5C04" w:rsidP="00C63909">
            <w:pPr>
              <w:jc w:val="center"/>
              <w:rPr>
                <w:moveTo w:id="3461" w:author="Micah Freedman" w:date="2022-03-11T15:01:00Z"/>
                <w:rFonts w:ascii="Arial" w:hAnsi="Arial" w:cs="Arial"/>
                <w:sz w:val="20"/>
                <w:szCs w:val="20"/>
              </w:rPr>
            </w:pPr>
          </w:p>
        </w:tc>
        <w:tc>
          <w:tcPr>
            <w:tcW w:w="2000" w:type="dxa"/>
            <w:tcBorders>
              <w:top w:val="nil"/>
              <w:left w:val="nil"/>
              <w:bottom w:val="nil"/>
              <w:right w:val="nil"/>
            </w:tcBorders>
            <w:vAlign w:val="center"/>
          </w:tcPr>
          <w:p w14:paraId="48F49400" w14:textId="77777777" w:rsidR="00CB5C04" w:rsidRPr="000E2622" w:rsidRDefault="00CB5C04" w:rsidP="00C63909">
            <w:pPr>
              <w:jc w:val="center"/>
              <w:rPr>
                <w:moveTo w:id="3462" w:author="Micah Freedman" w:date="2022-03-11T15:01:00Z"/>
                <w:rFonts w:ascii="Arial" w:hAnsi="Arial" w:cs="Arial"/>
                <w:sz w:val="20"/>
                <w:szCs w:val="20"/>
              </w:rPr>
            </w:pPr>
            <w:moveTo w:id="3463" w:author="Micah Freedman" w:date="2022-03-11T15:01:00Z">
              <w:r w:rsidRPr="000E2622">
                <w:rPr>
                  <w:rFonts w:ascii="Arial" w:hAnsi="Arial" w:cs="Arial"/>
                  <w:sz w:val="20"/>
                  <w:szCs w:val="20"/>
                </w:rPr>
                <w:t>ENA_70_2017</w:t>
              </w:r>
            </w:moveTo>
          </w:p>
        </w:tc>
        <w:tc>
          <w:tcPr>
            <w:tcW w:w="908" w:type="dxa"/>
            <w:tcBorders>
              <w:top w:val="nil"/>
              <w:left w:val="nil"/>
              <w:bottom w:val="nil"/>
              <w:right w:val="nil"/>
            </w:tcBorders>
            <w:vAlign w:val="center"/>
          </w:tcPr>
          <w:p w14:paraId="69DEB12B" w14:textId="77777777" w:rsidR="00CB5C04" w:rsidRPr="000E2622" w:rsidRDefault="00CB5C04" w:rsidP="00C63909">
            <w:pPr>
              <w:jc w:val="center"/>
              <w:rPr>
                <w:moveTo w:id="3464" w:author="Micah Freedman" w:date="2022-03-11T15:01:00Z"/>
                <w:rFonts w:ascii="Arial" w:hAnsi="Arial" w:cs="Arial"/>
                <w:sz w:val="20"/>
                <w:szCs w:val="20"/>
              </w:rPr>
            </w:pPr>
            <w:moveTo w:id="3465"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1F3FB16A" w14:textId="77777777" w:rsidR="00CB5C04" w:rsidRPr="000E2622" w:rsidRDefault="00CB5C04" w:rsidP="00C63909">
            <w:pPr>
              <w:jc w:val="center"/>
              <w:rPr>
                <w:moveTo w:id="3466" w:author="Micah Freedman" w:date="2022-03-11T15:01:00Z"/>
                <w:rFonts w:ascii="Arial" w:hAnsi="Arial" w:cs="Arial"/>
                <w:sz w:val="20"/>
                <w:szCs w:val="20"/>
              </w:rPr>
            </w:pPr>
            <w:moveTo w:id="3467"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6985ED79" w14:textId="77777777" w:rsidR="00CB5C04" w:rsidRPr="000E2622" w:rsidRDefault="00CB5C04" w:rsidP="00C63909">
            <w:pPr>
              <w:jc w:val="center"/>
              <w:rPr>
                <w:moveTo w:id="3468" w:author="Micah Freedman" w:date="2022-03-11T15:01:00Z"/>
                <w:rFonts w:ascii="Arial" w:hAnsi="Arial" w:cs="Arial"/>
                <w:sz w:val="20"/>
                <w:szCs w:val="20"/>
              </w:rPr>
            </w:pPr>
            <w:moveTo w:id="3469"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51F41D1D" w14:textId="77777777" w:rsidR="00CB5C04" w:rsidRPr="000E2622" w:rsidRDefault="00CB5C04" w:rsidP="00C63909">
            <w:pPr>
              <w:jc w:val="center"/>
              <w:rPr>
                <w:moveTo w:id="3470" w:author="Micah Freedman" w:date="2022-03-11T15:01:00Z"/>
                <w:rFonts w:ascii="Arial" w:hAnsi="Arial" w:cs="Arial"/>
                <w:sz w:val="20"/>
                <w:szCs w:val="20"/>
              </w:rPr>
            </w:pPr>
            <w:moveTo w:id="3471"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1D0DB96E" w14:textId="77777777" w:rsidR="00CB5C04" w:rsidRPr="000E2622" w:rsidRDefault="00CB5C04" w:rsidP="00C63909">
            <w:pPr>
              <w:jc w:val="center"/>
              <w:rPr>
                <w:moveTo w:id="3472" w:author="Micah Freedman" w:date="2022-03-11T15:01:00Z"/>
                <w:rFonts w:ascii="Arial" w:hAnsi="Arial" w:cs="Arial"/>
                <w:sz w:val="20"/>
                <w:szCs w:val="20"/>
              </w:rPr>
            </w:pPr>
            <w:moveTo w:id="3473"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328F66E9" w14:textId="77777777" w:rsidR="00CB5C04" w:rsidRPr="000E2622" w:rsidRDefault="00CB5C04" w:rsidP="00C63909">
            <w:pPr>
              <w:jc w:val="center"/>
              <w:rPr>
                <w:moveTo w:id="3474" w:author="Micah Freedman" w:date="2022-03-11T15:01:00Z"/>
                <w:rFonts w:ascii="Arial" w:hAnsi="Arial" w:cs="Arial"/>
                <w:sz w:val="20"/>
                <w:szCs w:val="20"/>
              </w:rPr>
            </w:pPr>
            <w:moveTo w:id="3475"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426BCA17" w14:textId="77777777" w:rsidR="00CB5C04" w:rsidRPr="000E2622" w:rsidRDefault="00CB5C04" w:rsidP="00C63909">
            <w:pPr>
              <w:jc w:val="center"/>
              <w:rPr>
                <w:moveTo w:id="3476" w:author="Micah Freedman" w:date="2022-03-11T15:01:00Z"/>
                <w:rFonts w:ascii="Arial" w:hAnsi="Arial" w:cs="Arial"/>
                <w:sz w:val="20"/>
                <w:szCs w:val="20"/>
              </w:rPr>
            </w:pPr>
            <w:moveTo w:id="3477" w:author="Micah Freedman" w:date="2022-03-11T15:01:00Z">
              <w:r w:rsidRPr="000E2622">
                <w:rPr>
                  <w:rFonts w:ascii="Arial" w:hAnsi="Arial" w:cs="Arial"/>
                  <w:sz w:val="20"/>
                  <w:szCs w:val="20"/>
                </w:rPr>
                <w:t>2</w:t>
              </w:r>
            </w:moveTo>
          </w:p>
        </w:tc>
      </w:tr>
      <w:tr w:rsidR="00283350" w:rsidRPr="000E2622" w14:paraId="70B26604" w14:textId="77777777" w:rsidTr="00C63909">
        <w:tc>
          <w:tcPr>
            <w:tcW w:w="1308" w:type="dxa"/>
            <w:vMerge/>
            <w:tcBorders>
              <w:left w:val="single" w:sz="4" w:space="0" w:color="auto"/>
              <w:right w:val="nil"/>
            </w:tcBorders>
            <w:vAlign w:val="center"/>
          </w:tcPr>
          <w:p w14:paraId="4E98087A" w14:textId="77777777" w:rsidR="00CB5C04" w:rsidRPr="000E2622" w:rsidRDefault="00CB5C04" w:rsidP="00C63909">
            <w:pPr>
              <w:jc w:val="center"/>
              <w:rPr>
                <w:moveTo w:id="3478" w:author="Micah Freedman" w:date="2022-03-11T15:01:00Z"/>
                <w:rFonts w:ascii="Arial" w:hAnsi="Arial" w:cs="Arial"/>
                <w:sz w:val="20"/>
                <w:szCs w:val="20"/>
              </w:rPr>
            </w:pPr>
          </w:p>
        </w:tc>
        <w:tc>
          <w:tcPr>
            <w:tcW w:w="2000" w:type="dxa"/>
            <w:tcBorders>
              <w:top w:val="nil"/>
              <w:left w:val="nil"/>
              <w:bottom w:val="nil"/>
              <w:right w:val="nil"/>
            </w:tcBorders>
            <w:vAlign w:val="center"/>
          </w:tcPr>
          <w:p w14:paraId="398A2150" w14:textId="77777777" w:rsidR="00CB5C04" w:rsidRPr="000E2622" w:rsidRDefault="00CB5C04" w:rsidP="00C63909">
            <w:pPr>
              <w:jc w:val="center"/>
              <w:rPr>
                <w:moveTo w:id="3479" w:author="Micah Freedman" w:date="2022-03-11T15:01:00Z"/>
                <w:rFonts w:ascii="Arial" w:hAnsi="Arial" w:cs="Arial"/>
                <w:sz w:val="20"/>
                <w:szCs w:val="20"/>
              </w:rPr>
            </w:pPr>
            <w:moveTo w:id="3480" w:author="Micah Freedman" w:date="2022-03-11T15:01:00Z">
              <w:r w:rsidRPr="000E2622">
                <w:rPr>
                  <w:rFonts w:ascii="Arial" w:hAnsi="Arial" w:cs="Arial"/>
                  <w:sz w:val="20"/>
                  <w:szCs w:val="20"/>
                </w:rPr>
                <w:t>ENA_A_2018</w:t>
              </w:r>
            </w:moveTo>
          </w:p>
        </w:tc>
        <w:tc>
          <w:tcPr>
            <w:tcW w:w="908" w:type="dxa"/>
            <w:tcBorders>
              <w:top w:val="nil"/>
              <w:left w:val="nil"/>
              <w:bottom w:val="nil"/>
              <w:right w:val="nil"/>
            </w:tcBorders>
            <w:vAlign w:val="center"/>
          </w:tcPr>
          <w:p w14:paraId="032CD09C" w14:textId="77777777" w:rsidR="00CB5C04" w:rsidRPr="000E2622" w:rsidRDefault="00CB5C04" w:rsidP="00C63909">
            <w:pPr>
              <w:jc w:val="center"/>
              <w:rPr>
                <w:moveTo w:id="3481" w:author="Micah Freedman" w:date="2022-03-11T15:01:00Z"/>
                <w:rFonts w:ascii="Arial" w:hAnsi="Arial" w:cs="Arial"/>
                <w:sz w:val="20"/>
                <w:szCs w:val="20"/>
              </w:rPr>
            </w:pPr>
            <w:moveTo w:id="3482"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694B9C47" w14:textId="77777777" w:rsidR="00CB5C04" w:rsidRPr="000E2622" w:rsidRDefault="00CB5C04" w:rsidP="00C63909">
            <w:pPr>
              <w:jc w:val="center"/>
              <w:rPr>
                <w:moveTo w:id="3483" w:author="Micah Freedman" w:date="2022-03-11T15:01:00Z"/>
                <w:rFonts w:ascii="Arial" w:hAnsi="Arial" w:cs="Arial"/>
                <w:sz w:val="20"/>
                <w:szCs w:val="20"/>
              </w:rPr>
            </w:pPr>
            <w:moveTo w:id="3484" w:author="Micah Freedman" w:date="2022-03-11T15:01:00Z">
              <w:r w:rsidRPr="000E2622">
                <w:rPr>
                  <w:rFonts w:ascii="Arial" w:hAnsi="Arial" w:cs="Arial"/>
                  <w:sz w:val="20"/>
                  <w:szCs w:val="20"/>
                </w:rPr>
                <w:t>2</w:t>
              </w:r>
            </w:moveTo>
          </w:p>
        </w:tc>
        <w:tc>
          <w:tcPr>
            <w:tcW w:w="839" w:type="dxa"/>
            <w:tcBorders>
              <w:top w:val="nil"/>
              <w:left w:val="nil"/>
              <w:bottom w:val="nil"/>
              <w:right w:val="nil"/>
            </w:tcBorders>
            <w:vAlign w:val="center"/>
          </w:tcPr>
          <w:p w14:paraId="14B74510" w14:textId="77777777" w:rsidR="00CB5C04" w:rsidRPr="000E2622" w:rsidRDefault="00CB5C04" w:rsidP="00C63909">
            <w:pPr>
              <w:jc w:val="center"/>
              <w:rPr>
                <w:moveTo w:id="3485" w:author="Micah Freedman" w:date="2022-03-11T15:01:00Z"/>
                <w:rFonts w:ascii="Arial" w:hAnsi="Arial" w:cs="Arial"/>
                <w:sz w:val="20"/>
                <w:szCs w:val="20"/>
              </w:rPr>
            </w:pPr>
            <w:moveTo w:id="3486"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55E12531" w14:textId="77777777" w:rsidR="00CB5C04" w:rsidRPr="000E2622" w:rsidRDefault="00CB5C04" w:rsidP="00C63909">
            <w:pPr>
              <w:jc w:val="center"/>
              <w:rPr>
                <w:moveTo w:id="3487" w:author="Micah Freedman" w:date="2022-03-11T15:01:00Z"/>
                <w:rFonts w:ascii="Arial" w:hAnsi="Arial" w:cs="Arial"/>
                <w:sz w:val="20"/>
                <w:szCs w:val="20"/>
              </w:rPr>
            </w:pPr>
            <w:moveTo w:id="3488"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395CB359" w14:textId="77777777" w:rsidR="00CB5C04" w:rsidRPr="000E2622" w:rsidRDefault="00CB5C04" w:rsidP="00C63909">
            <w:pPr>
              <w:jc w:val="center"/>
              <w:rPr>
                <w:moveTo w:id="3489" w:author="Micah Freedman" w:date="2022-03-11T15:01:00Z"/>
                <w:rFonts w:ascii="Arial" w:hAnsi="Arial" w:cs="Arial"/>
                <w:sz w:val="20"/>
                <w:szCs w:val="20"/>
              </w:rPr>
            </w:pPr>
            <w:moveTo w:id="3490"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34594269" w14:textId="77777777" w:rsidR="00CB5C04" w:rsidRPr="000E2622" w:rsidRDefault="00CB5C04" w:rsidP="00C63909">
            <w:pPr>
              <w:jc w:val="center"/>
              <w:rPr>
                <w:moveTo w:id="3491" w:author="Micah Freedman" w:date="2022-03-11T15:01:00Z"/>
                <w:rFonts w:ascii="Arial" w:hAnsi="Arial" w:cs="Arial"/>
                <w:sz w:val="20"/>
                <w:szCs w:val="20"/>
              </w:rPr>
            </w:pPr>
            <w:moveTo w:id="3492" w:author="Micah Freedman" w:date="2022-03-11T15:01:00Z">
              <w:r w:rsidRPr="000E2622">
                <w:rPr>
                  <w:rFonts w:ascii="Arial" w:hAnsi="Arial" w:cs="Arial"/>
                  <w:sz w:val="20"/>
                  <w:szCs w:val="20"/>
                </w:rPr>
                <w:t>2</w:t>
              </w:r>
            </w:moveTo>
          </w:p>
        </w:tc>
        <w:tc>
          <w:tcPr>
            <w:tcW w:w="795" w:type="dxa"/>
            <w:tcBorders>
              <w:top w:val="nil"/>
              <w:left w:val="single" w:sz="4" w:space="0" w:color="auto"/>
              <w:bottom w:val="nil"/>
              <w:right w:val="single" w:sz="4" w:space="0" w:color="auto"/>
            </w:tcBorders>
            <w:vAlign w:val="center"/>
          </w:tcPr>
          <w:p w14:paraId="5F559141" w14:textId="77777777" w:rsidR="00CB5C04" w:rsidRPr="000E2622" w:rsidRDefault="00CB5C04" w:rsidP="00C63909">
            <w:pPr>
              <w:jc w:val="center"/>
              <w:rPr>
                <w:moveTo w:id="3493" w:author="Micah Freedman" w:date="2022-03-11T15:01:00Z"/>
                <w:rFonts w:ascii="Arial" w:hAnsi="Arial" w:cs="Arial"/>
                <w:sz w:val="20"/>
                <w:szCs w:val="20"/>
              </w:rPr>
            </w:pPr>
            <w:moveTo w:id="3494" w:author="Micah Freedman" w:date="2022-03-11T15:01:00Z">
              <w:r w:rsidRPr="000E2622">
                <w:rPr>
                  <w:rFonts w:ascii="Arial" w:hAnsi="Arial" w:cs="Arial"/>
                  <w:sz w:val="20"/>
                  <w:szCs w:val="20"/>
                </w:rPr>
                <w:t>8</w:t>
              </w:r>
            </w:moveTo>
          </w:p>
        </w:tc>
      </w:tr>
      <w:tr w:rsidR="00283350" w:rsidRPr="000E2622" w14:paraId="77382309" w14:textId="77777777" w:rsidTr="00C63909">
        <w:tc>
          <w:tcPr>
            <w:tcW w:w="1308" w:type="dxa"/>
            <w:vMerge/>
            <w:tcBorders>
              <w:left w:val="single" w:sz="4" w:space="0" w:color="auto"/>
              <w:right w:val="nil"/>
            </w:tcBorders>
            <w:vAlign w:val="center"/>
          </w:tcPr>
          <w:p w14:paraId="0700ADE1" w14:textId="77777777" w:rsidR="00CB5C04" w:rsidRPr="000E2622" w:rsidRDefault="00CB5C04" w:rsidP="00C63909">
            <w:pPr>
              <w:jc w:val="center"/>
              <w:rPr>
                <w:moveTo w:id="3495" w:author="Micah Freedman" w:date="2022-03-11T15:01:00Z"/>
                <w:rFonts w:ascii="Arial" w:hAnsi="Arial" w:cs="Arial"/>
                <w:sz w:val="20"/>
                <w:szCs w:val="20"/>
              </w:rPr>
            </w:pPr>
          </w:p>
        </w:tc>
        <w:tc>
          <w:tcPr>
            <w:tcW w:w="2000" w:type="dxa"/>
            <w:tcBorders>
              <w:top w:val="nil"/>
              <w:left w:val="nil"/>
              <w:bottom w:val="nil"/>
              <w:right w:val="nil"/>
            </w:tcBorders>
            <w:vAlign w:val="center"/>
          </w:tcPr>
          <w:p w14:paraId="401B3F1F" w14:textId="77777777" w:rsidR="00CB5C04" w:rsidRPr="000E2622" w:rsidRDefault="00CB5C04" w:rsidP="00C63909">
            <w:pPr>
              <w:jc w:val="center"/>
              <w:rPr>
                <w:moveTo w:id="3496" w:author="Micah Freedman" w:date="2022-03-11T15:01:00Z"/>
                <w:rFonts w:ascii="Arial" w:hAnsi="Arial" w:cs="Arial"/>
                <w:sz w:val="20"/>
                <w:szCs w:val="20"/>
              </w:rPr>
            </w:pPr>
            <w:moveTo w:id="3497" w:author="Micah Freedman" w:date="2022-03-11T15:01:00Z">
              <w:r w:rsidRPr="000E2622">
                <w:rPr>
                  <w:rFonts w:ascii="Arial" w:hAnsi="Arial" w:cs="Arial"/>
                  <w:sz w:val="20"/>
                  <w:szCs w:val="20"/>
                </w:rPr>
                <w:t>ENA_B_2018</w:t>
              </w:r>
            </w:moveTo>
          </w:p>
        </w:tc>
        <w:tc>
          <w:tcPr>
            <w:tcW w:w="908" w:type="dxa"/>
            <w:tcBorders>
              <w:top w:val="nil"/>
              <w:left w:val="nil"/>
              <w:bottom w:val="nil"/>
              <w:right w:val="nil"/>
            </w:tcBorders>
            <w:vAlign w:val="center"/>
          </w:tcPr>
          <w:p w14:paraId="70514C72" w14:textId="77777777" w:rsidR="00CB5C04" w:rsidRPr="000E2622" w:rsidRDefault="00CB5C04" w:rsidP="00C63909">
            <w:pPr>
              <w:jc w:val="center"/>
              <w:rPr>
                <w:moveTo w:id="3498" w:author="Micah Freedman" w:date="2022-03-11T15:01:00Z"/>
                <w:rFonts w:ascii="Arial" w:hAnsi="Arial" w:cs="Arial"/>
                <w:sz w:val="20"/>
                <w:szCs w:val="20"/>
              </w:rPr>
            </w:pPr>
            <w:moveTo w:id="3499" w:author="Micah Freedman" w:date="2022-03-11T15:01:00Z">
              <w:r w:rsidRPr="000E2622">
                <w:rPr>
                  <w:rFonts w:ascii="Arial" w:hAnsi="Arial" w:cs="Arial"/>
                  <w:sz w:val="20"/>
                  <w:szCs w:val="20"/>
                </w:rPr>
                <w:t>2</w:t>
              </w:r>
            </w:moveTo>
          </w:p>
        </w:tc>
        <w:tc>
          <w:tcPr>
            <w:tcW w:w="871" w:type="dxa"/>
            <w:tcBorders>
              <w:top w:val="nil"/>
              <w:left w:val="nil"/>
              <w:bottom w:val="nil"/>
              <w:right w:val="nil"/>
            </w:tcBorders>
            <w:vAlign w:val="center"/>
          </w:tcPr>
          <w:p w14:paraId="79EE967D" w14:textId="77777777" w:rsidR="00CB5C04" w:rsidRPr="000E2622" w:rsidRDefault="00CB5C04" w:rsidP="00C63909">
            <w:pPr>
              <w:jc w:val="center"/>
              <w:rPr>
                <w:moveTo w:id="3500" w:author="Micah Freedman" w:date="2022-03-11T15:01:00Z"/>
                <w:rFonts w:ascii="Arial" w:hAnsi="Arial" w:cs="Arial"/>
                <w:sz w:val="20"/>
                <w:szCs w:val="20"/>
              </w:rPr>
            </w:pPr>
            <w:moveTo w:id="3501"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51103AF6" w14:textId="77777777" w:rsidR="00CB5C04" w:rsidRPr="000E2622" w:rsidRDefault="00CB5C04" w:rsidP="00C63909">
            <w:pPr>
              <w:jc w:val="center"/>
              <w:rPr>
                <w:moveTo w:id="3502" w:author="Micah Freedman" w:date="2022-03-11T15:01:00Z"/>
                <w:rFonts w:ascii="Arial" w:hAnsi="Arial" w:cs="Arial"/>
                <w:sz w:val="20"/>
                <w:szCs w:val="20"/>
              </w:rPr>
            </w:pPr>
            <w:moveTo w:id="3503" w:author="Micah Freedman" w:date="2022-03-11T15:01:00Z">
              <w:r w:rsidRPr="000E2622">
                <w:rPr>
                  <w:rFonts w:ascii="Arial" w:hAnsi="Arial" w:cs="Arial"/>
                  <w:sz w:val="20"/>
                  <w:szCs w:val="20"/>
                </w:rPr>
                <w:t>2</w:t>
              </w:r>
            </w:moveTo>
          </w:p>
        </w:tc>
        <w:tc>
          <w:tcPr>
            <w:tcW w:w="850" w:type="dxa"/>
            <w:tcBorders>
              <w:top w:val="nil"/>
              <w:left w:val="nil"/>
              <w:bottom w:val="nil"/>
              <w:right w:val="nil"/>
            </w:tcBorders>
            <w:vAlign w:val="center"/>
          </w:tcPr>
          <w:p w14:paraId="76B2CB73" w14:textId="77777777" w:rsidR="00CB5C04" w:rsidRPr="000E2622" w:rsidRDefault="00CB5C04" w:rsidP="00C63909">
            <w:pPr>
              <w:jc w:val="center"/>
              <w:rPr>
                <w:moveTo w:id="3504" w:author="Micah Freedman" w:date="2022-03-11T15:01:00Z"/>
                <w:rFonts w:ascii="Arial" w:hAnsi="Arial" w:cs="Arial"/>
                <w:sz w:val="20"/>
                <w:szCs w:val="20"/>
              </w:rPr>
            </w:pPr>
            <w:moveTo w:id="3505"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4434040C" w14:textId="77777777" w:rsidR="00CB5C04" w:rsidRPr="000E2622" w:rsidRDefault="00CB5C04" w:rsidP="00C63909">
            <w:pPr>
              <w:jc w:val="center"/>
              <w:rPr>
                <w:moveTo w:id="3506" w:author="Micah Freedman" w:date="2022-03-11T15:01:00Z"/>
                <w:rFonts w:ascii="Arial" w:hAnsi="Arial" w:cs="Arial"/>
                <w:sz w:val="20"/>
                <w:szCs w:val="20"/>
              </w:rPr>
            </w:pPr>
            <w:moveTo w:id="3507" w:author="Micah Freedman" w:date="2022-03-11T15:01:00Z">
              <w:r w:rsidRPr="000E2622">
                <w:rPr>
                  <w:rFonts w:ascii="Arial" w:hAnsi="Arial" w:cs="Arial"/>
                  <w:sz w:val="20"/>
                  <w:szCs w:val="20"/>
                </w:rPr>
                <w:t>3</w:t>
              </w:r>
            </w:moveTo>
          </w:p>
        </w:tc>
        <w:tc>
          <w:tcPr>
            <w:tcW w:w="930" w:type="dxa"/>
            <w:tcBorders>
              <w:top w:val="nil"/>
              <w:left w:val="nil"/>
              <w:bottom w:val="nil"/>
              <w:right w:val="single" w:sz="4" w:space="0" w:color="auto"/>
            </w:tcBorders>
            <w:vAlign w:val="center"/>
          </w:tcPr>
          <w:p w14:paraId="1A8C1136" w14:textId="77777777" w:rsidR="00CB5C04" w:rsidRPr="000E2622" w:rsidRDefault="00CB5C04" w:rsidP="00C63909">
            <w:pPr>
              <w:jc w:val="center"/>
              <w:rPr>
                <w:moveTo w:id="3508" w:author="Micah Freedman" w:date="2022-03-11T15:01:00Z"/>
                <w:rFonts w:ascii="Arial" w:hAnsi="Arial" w:cs="Arial"/>
                <w:sz w:val="20"/>
                <w:szCs w:val="20"/>
              </w:rPr>
            </w:pPr>
            <w:moveTo w:id="3509" w:author="Micah Freedman" w:date="2022-03-11T15:01:00Z">
              <w:r w:rsidRPr="000E2622">
                <w:rPr>
                  <w:rFonts w:ascii="Arial" w:hAnsi="Arial" w:cs="Arial"/>
                  <w:sz w:val="20"/>
                  <w:szCs w:val="20"/>
                </w:rPr>
                <w:t>1</w:t>
              </w:r>
            </w:moveTo>
          </w:p>
        </w:tc>
        <w:tc>
          <w:tcPr>
            <w:tcW w:w="795" w:type="dxa"/>
            <w:tcBorders>
              <w:top w:val="nil"/>
              <w:left w:val="single" w:sz="4" w:space="0" w:color="auto"/>
              <w:bottom w:val="nil"/>
              <w:right w:val="single" w:sz="4" w:space="0" w:color="auto"/>
            </w:tcBorders>
            <w:vAlign w:val="center"/>
          </w:tcPr>
          <w:p w14:paraId="0A7CF7B9" w14:textId="77777777" w:rsidR="00CB5C04" w:rsidRPr="000E2622" w:rsidRDefault="00CB5C04" w:rsidP="00C63909">
            <w:pPr>
              <w:jc w:val="center"/>
              <w:rPr>
                <w:moveTo w:id="3510" w:author="Micah Freedman" w:date="2022-03-11T15:01:00Z"/>
                <w:rFonts w:ascii="Arial" w:hAnsi="Arial" w:cs="Arial"/>
                <w:sz w:val="20"/>
                <w:szCs w:val="20"/>
              </w:rPr>
            </w:pPr>
            <w:moveTo w:id="3511" w:author="Micah Freedman" w:date="2022-03-11T15:01:00Z">
              <w:r w:rsidRPr="000E2622">
                <w:rPr>
                  <w:rFonts w:ascii="Arial" w:hAnsi="Arial" w:cs="Arial"/>
                  <w:sz w:val="20"/>
                  <w:szCs w:val="20"/>
                </w:rPr>
                <w:t>10</w:t>
              </w:r>
            </w:moveTo>
          </w:p>
        </w:tc>
      </w:tr>
      <w:tr w:rsidR="00283350" w:rsidRPr="000E2622" w14:paraId="3ACF203C" w14:textId="77777777" w:rsidTr="00C63909">
        <w:tc>
          <w:tcPr>
            <w:tcW w:w="1308" w:type="dxa"/>
            <w:vMerge/>
            <w:tcBorders>
              <w:left w:val="single" w:sz="4" w:space="0" w:color="auto"/>
              <w:right w:val="nil"/>
            </w:tcBorders>
            <w:vAlign w:val="center"/>
          </w:tcPr>
          <w:p w14:paraId="3FA4FE44" w14:textId="77777777" w:rsidR="00CB5C04" w:rsidRPr="000E2622" w:rsidRDefault="00CB5C04" w:rsidP="00C63909">
            <w:pPr>
              <w:jc w:val="center"/>
              <w:rPr>
                <w:moveTo w:id="3512" w:author="Micah Freedman" w:date="2022-03-11T15:01:00Z"/>
                <w:rFonts w:ascii="Arial" w:hAnsi="Arial" w:cs="Arial"/>
                <w:sz w:val="20"/>
                <w:szCs w:val="20"/>
              </w:rPr>
            </w:pPr>
          </w:p>
        </w:tc>
        <w:tc>
          <w:tcPr>
            <w:tcW w:w="2000" w:type="dxa"/>
            <w:tcBorders>
              <w:top w:val="nil"/>
              <w:left w:val="nil"/>
              <w:bottom w:val="nil"/>
              <w:right w:val="nil"/>
            </w:tcBorders>
            <w:vAlign w:val="center"/>
          </w:tcPr>
          <w:p w14:paraId="37BB430E" w14:textId="77777777" w:rsidR="00CB5C04" w:rsidRPr="000E2622" w:rsidRDefault="00CB5C04" w:rsidP="00C63909">
            <w:pPr>
              <w:jc w:val="center"/>
              <w:rPr>
                <w:moveTo w:id="3513" w:author="Micah Freedman" w:date="2022-03-11T15:01:00Z"/>
                <w:rFonts w:ascii="Arial" w:hAnsi="Arial" w:cs="Arial"/>
                <w:sz w:val="20"/>
                <w:szCs w:val="20"/>
              </w:rPr>
            </w:pPr>
            <w:moveTo w:id="3514" w:author="Micah Freedman" w:date="2022-03-11T15:01:00Z">
              <w:r w:rsidRPr="000E2622">
                <w:rPr>
                  <w:rFonts w:ascii="Arial" w:hAnsi="Arial" w:cs="Arial"/>
                  <w:sz w:val="20"/>
                  <w:szCs w:val="20"/>
                </w:rPr>
                <w:t>ENA_C_2018</w:t>
              </w:r>
            </w:moveTo>
          </w:p>
        </w:tc>
        <w:tc>
          <w:tcPr>
            <w:tcW w:w="908" w:type="dxa"/>
            <w:tcBorders>
              <w:top w:val="nil"/>
              <w:left w:val="nil"/>
              <w:bottom w:val="nil"/>
              <w:right w:val="nil"/>
            </w:tcBorders>
            <w:vAlign w:val="center"/>
          </w:tcPr>
          <w:p w14:paraId="26084D73" w14:textId="77777777" w:rsidR="00CB5C04" w:rsidRPr="000E2622" w:rsidRDefault="00CB5C04" w:rsidP="00C63909">
            <w:pPr>
              <w:jc w:val="center"/>
              <w:rPr>
                <w:moveTo w:id="3515" w:author="Micah Freedman" w:date="2022-03-11T15:01:00Z"/>
                <w:rFonts w:ascii="Arial" w:hAnsi="Arial" w:cs="Arial"/>
                <w:sz w:val="20"/>
                <w:szCs w:val="20"/>
              </w:rPr>
            </w:pPr>
            <w:moveTo w:id="3516"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278FF4B1" w14:textId="77777777" w:rsidR="00CB5C04" w:rsidRPr="000E2622" w:rsidRDefault="00CB5C04" w:rsidP="00C63909">
            <w:pPr>
              <w:jc w:val="center"/>
              <w:rPr>
                <w:moveTo w:id="3517" w:author="Micah Freedman" w:date="2022-03-11T15:01:00Z"/>
                <w:rFonts w:ascii="Arial" w:hAnsi="Arial" w:cs="Arial"/>
                <w:sz w:val="20"/>
                <w:szCs w:val="20"/>
              </w:rPr>
            </w:pPr>
            <w:moveTo w:id="3518"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58AB01D1" w14:textId="77777777" w:rsidR="00CB5C04" w:rsidRPr="000E2622" w:rsidRDefault="00CB5C04" w:rsidP="00C63909">
            <w:pPr>
              <w:jc w:val="center"/>
              <w:rPr>
                <w:moveTo w:id="3519" w:author="Micah Freedman" w:date="2022-03-11T15:01:00Z"/>
                <w:rFonts w:ascii="Arial" w:hAnsi="Arial" w:cs="Arial"/>
                <w:sz w:val="20"/>
                <w:szCs w:val="20"/>
              </w:rPr>
            </w:pPr>
            <w:moveTo w:id="3520" w:author="Micah Freedman" w:date="2022-03-11T15:01:00Z">
              <w:r w:rsidRPr="000E2622">
                <w:rPr>
                  <w:rFonts w:ascii="Arial" w:hAnsi="Arial" w:cs="Arial"/>
                  <w:sz w:val="20"/>
                  <w:szCs w:val="20"/>
                </w:rPr>
                <w:t>2</w:t>
              </w:r>
            </w:moveTo>
          </w:p>
        </w:tc>
        <w:tc>
          <w:tcPr>
            <w:tcW w:w="850" w:type="dxa"/>
            <w:tcBorders>
              <w:top w:val="nil"/>
              <w:left w:val="nil"/>
              <w:bottom w:val="nil"/>
              <w:right w:val="nil"/>
            </w:tcBorders>
            <w:vAlign w:val="center"/>
          </w:tcPr>
          <w:p w14:paraId="33718EC3" w14:textId="77777777" w:rsidR="00CB5C04" w:rsidRPr="000E2622" w:rsidRDefault="00CB5C04" w:rsidP="00C63909">
            <w:pPr>
              <w:jc w:val="center"/>
              <w:rPr>
                <w:moveTo w:id="3521" w:author="Micah Freedman" w:date="2022-03-11T15:01:00Z"/>
                <w:rFonts w:ascii="Arial" w:hAnsi="Arial" w:cs="Arial"/>
                <w:sz w:val="20"/>
                <w:szCs w:val="20"/>
              </w:rPr>
            </w:pPr>
            <w:moveTo w:id="3522"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267E8E88" w14:textId="77777777" w:rsidR="00CB5C04" w:rsidRPr="000E2622" w:rsidRDefault="00CB5C04" w:rsidP="00C63909">
            <w:pPr>
              <w:jc w:val="center"/>
              <w:rPr>
                <w:moveTo w:id="3523" w:author="Micah Freedman" w:date="2022-03-11T15:01:00Z"/>
                <w:rFonts w:ascii="Arial" w:hAnsi="Arial" w:cs="Arial"/>
                <w:sz w:val="20"/>
                <w:szCs w:val="20"/>
              </w:rPr>
            </w:pPr>
            <w:moveTo w:id="3524"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602EBA04" w14:textId="77777777" w:rsidR="00CB5C04" w:rsidRPr="000E2622" w:rsidRDefault="00CB5C04" w:rsidP="00C63909">
            <w:pPr>
              <w:jc w:val="center"/>
              <w:rPr>
                <w:moveTo w:id="3525" w:author="Micah Freedman" w:date="2022-03-11T15:01:00Z"/>
                <w:rFonts w:ascii="Arial" w:hAnsi="Arial" w:cs="Arial"/>
                <w:sz w:val="20"/>
                <w:szCs w:val="20"/>
              </w:rPr>
            </w:pPr>
            <w:moveTo w:id="3526" w:author="Micah Freedman" w:date="2022-03-11T15:01:00Z">
              <w:r w:rsidRPr="000E2622">
                <w:rPr>
                  <w:rFonts w:ascii="Arial" w:hAnsi="Arial" w:cs="Arial"/>
                  <w:sz w:val="20"/>
                  <w:szCs w:val="20"/>
                </w:rPr>
                <w:t>1</w:t>
              </w:r>
            </w:moveTo>
          </w:p>
        </w:tc>
        <w:tc>
          <w:tcPr>
            <w:tcW w:w="795" w:type="dxa"/>
            <w:tcBorders>
              <w:top w:val="nil"/>
              <w:left w:val="single" w:sz="4" w:space="0" w:color="auto"/>
              <w:bottom w:val="nil"/>
              <w:right w:val="single" w:sz="4" w:space="0" w:color="auto"/>
            </w:tcBorders>
            <w:vAlign w:val="center"/>
          </w:tcPr>
          <w:p w14:paraId="7BA317A5" w14:textId="77777777" w:rsidR="00CB5C04" w:rsidRPr="000E2622" w:rsidRDefault="00CB5C04" w:rsidP="00C63909">
            <w:pPr>
              <w:jc w:val="center"/>
              <w:rPr>
                <w:moveTo w:id="3527" w:author="Micah Freedman" w:date="2022-03-11T15:01:00Z"/>
                <w:rFonts w:ascii="Arial" w:hAnsi="Arial" w:cs="Arial"/>
                <w:sz w:val="20"/>
                <w:szCs w:val="20"/>
              </w:rPr>
            </w:pPr>
            <w:moveTo w:id="3528" w:author="Micah Freedman" w:date="2022-03-11T15:01:00Z">
              <w:r w:rsidRPr="000E2622">
                <w:rPr>
                  <w:rFonts w:ascii="Arial" w:hAnsi="Arial" w:cs="Arial"/>
                  <w:sz w:val="20"/>
                  <w:szCs w:val="20"/>
                </w:rPr>
                <w:t>6</w:t>
              </w:r>
            </w:moveTo>
          </w:p>
        </w:tc>
      </w:tr>
      <w:tr w:rsidR="00283350" w:rsidRPr="000E2622" w14:paraId="61CC0EA2" w14:textId="77777777" w:rsidTr="00C63909">
        <w:tc>
          <w:tcPr>
            <w:tcW w:w="1308" w:type="dxa"/>
            <w:vMerge/>
            <w:tcBorders>
              <w:left w:val="single" w:sz="4" w:space="0" w:color="auto"/>
              <w:right w:val="nil"/>
            </w:tcBorders>
            <w:vAlign w:val="center"/>
          </w:tcPr>
          <w:p w14:paraId="37146B0C" w14:textId="77777777" w:rsidR="00CB5C04" w:rsidRPr="000E2622" w:rsidRDefault="00CB5C04" w:rsidP="00C63909">
            <w:pPr>
              <w:jc w:val="center"/>
              <w:rPr>
                <w:moveTo w:id="3529" w:author="Micah Freedman" w:date="2022-03-11T15:01:00Z"/>
                <w:rFonts w:ascii="Arial" w:hAnsi="Arial" w:cs="Arial"/>
                <w:sz w:val="20"/>
                <w:szCs w:val="20"/>
              </w:rPr>
            </w:pPr>
          </w:p>
        </w:tc>
        <w:tc>
          <w:tcPr>
            <w:tcW w:w="2000" w:type="dxa"/>
            <w:tcBorders>
              <w:top w:val="nil"/>
              <w:left w:val="nil"/>
              <w:bottom w:val="nil"/>
              <w:right w:val="nil"/>
            </w:tcBorders>
            <w:vAlign w:val="center"/>
          </w:tcPr>
          <w:p w14:paraId="255B8F9E" w14:textId="77777777" w:rsidR="00CB5C04" w:rsidRPr="000E2622" w:rsidRDefault="00CB5C04" w:rsidP="00C63909">
            <w:pPr>
              <w:jc w:val="center"/>
              <w:rPr>
                <w:moveTo w:id="3530" w:author="Micah Freedman" w:date="2022-03-11T15:01:00Z"/>
                <w:rFonts w:ascii="Arial" w:hAnsi="Arial" w:cs="Arial"/>
                <w:sz w:val="20"/>
                <w:szCs w:val="20"/>
              </w:rPr>
            </w:pPr>
            <w:moveTo w:id="3531" w:author="Micah Freedman" w:date="2022-03-11T15:01:00Z">
              <w:r w:rsidRPr="000E2622">
                <w:rPr>
                  <w:rFonts w:ascii="Arial" w:hAnsi="Arial" w:cs="Arial"/>
                  <w:sz w:val="20"/>
                  <w:szCs w:val="20"/>
                </w:rPr>
                <w:t>ENA_P_2018</w:t>
              </w:r>
            </w:moveTo>
          </w:p>
        </w:tc>
        <w:tc>
          <w:tcPr>
            <w:tcW w:w="908" w:type="dxa"/>
            <w:tcBorders>
              <w:top w:val="nil"/>
              <w:left w:val="nil"/>
              <w:bottom w:val="nil"/>
              <w:right w:val="nil"/>
            </w:tcBorders>
            <w:vAlign w:val="center"/>
          </w:tcPr>
          <w:p w14:paraId="44A15539" w14:textId="77777777" w:rsidR="00CB5C04" w:rsidRPr="000E2622" w:rsidRDefault="00CB5C04" w:rsidP="00C63909">
            <w:pPr>
              <w:jc w:val="center"/>
              <w:rPr>
                <w:moveTo w:id="3532" w:author="Micah Freedman" w:date="2022-03-11T15:01:00Z"/>
                <w:rFonts w:ascii="Arial" w:hAnsi="Arial" w:cs="Arial"/>
                <w:sz w:val="20"/>
                <w:szCs w:val="20"/>
              </w:rPr>
            </w:pPr>
            <w:moveTo w:id="3533" w:author="Micah Freedman" w:date="2022-03-11T15:01:00Z">
              <w:r w:rsidRPr="000E2622">
                <w:rPr>
                  <w:rFonts w:ascii="Arial" w:hAnsi="Arial" w:cs="Arial"/>
                  <w:sz w:val="20"/>
                  <w:szCs w:val="20"/>
                </w:rPr>
                <w:t>2</w:t>
              </w:r>
            </w:moveTo>
          </w:p>
        </w:tc>
        <w:tc>
          <w:tcPr>
            <w:tcW w:w="871" w:type="dxa"/>
            <w:tcBorders>
              <w:top w:val="nil"/>
              <w:left w:val="nil"/>
              <w:bottom w:val="nil"/>
              <w:right w:val="nil"/>
            </w:tcBorders>
            <w:vAlign w:val="center"/>
          </w:tcPr>
          <w:p w14:paraId="7C4F47B7" w14:textId="77777777" w:rsidR="00CB5C04" w:rsidRPr="000E2622" w:rsidRDefault="00CB5C04" w:rsidP="00C63909">
            <w:pPr>
              <w:jc w:val="center"/>
              <w:rPr>
                <w:moveTo w:id="3534" w:author="Micah Freedman" w:date="2022-03-11T15:01:00Z"/>
                <w:rFonts w:ascii="Arial" w:hAnsi="Arial" w:cs="Arial"/>
                <w:sz w:val="20"/>
                <w:szCs w:val="20"/>
              </w:rPr>
            </w:pPr>
            <w:moveTo w:id="3535" w:author="Micah Freedman" w:date="2022-03-11T15:01:00Z">
              <w:r w:rsidRPr="000E2622">
                <w:rPr>
                  <w:rFonts w:ascii="Arial" w:hAnsi="Arial" w:cs="Arial"/>
                  <w:sz w:val="20"/>
                  <w:szCs w:val="20"/>
                </w:rPr>
                <w:t>2</w:t>
              </w:r>
            </w:moveTo>
          </w:p>
        </w:tc>
        <w:tc>
          <w:tcPr>
            <w:tcW w:w="839" w:type="dxa"/>
            <w:tcBorders>
              <w:top w:val="nil"/>
              <w:left w:val="nil"/>
              <w:bottom w:val="nil"/>
              <w:right w:val="nil"/>
            </w:tcBorders>
            <w:vAlign w:val="center"/>
          </w:tcPr>
          <w:p w14:paraId="087F39C9" w14:textId="77777777" w:rsidR="00CB5C04" w:rsidRPr="000E2622" w:rsidRDefault="00CB5C04" w:rsidP="00C63909">
            <w:pPr>
              <w:jc w:val="center"/>
              <w:rPr>
                <w:moveTo w:id="3536" w:author="Micah Freedman" w:date="2022-03-11T15:01:00Z"/>
                <w:rFonts w:ascii="Arial" w:hAnsi="Arial" w:cs="Arial"/>
                <w:sz w:val="20"/>
                <w:szCs w:val="20"/>
              </w:rPr>
            </w:pPr>
            <w:moveTo w:id="3537" w:author="Micah Freedman" w:date="2022-03-11T15:01:00Z">
              <w:r w:rsidRPr="000E2622">
                <w:rPr>
                  <w:rFonts w:ascii="Arial" w:hAnsi="Arial" w:cs="Arial"/>
                  <w:sz w:val="20"/>
                  <w:szCs w:val="20"/>
                </w:rPr>
                <w:t>2</w:t>
              </w:r>
            </w:moveTo>
          </w:p>
        </w:tc>
        <w:tc>
          <w:tcPr>
            <w:tcW w:w="850" w:type="dxa"/>
            <w:tcBorders>
              <w:top w:val="nil"/>
              <w:left w:val="nil"/>
              <w:bottom w:val="nil"/>
              <w:right w:val="nil"/>
            </w:tcBorders>
            <w:vAlign w:val="center"/>
          </w:tcPr>
          <w:p w14:paraId="13D882B4" w14:textId="77777777" w:rsidR="00CB5C04" w:rsidRPr="000E2622" w:rsidRDefault="00CB5C04" w:rsidP="00C63909">
            <w:pPr>
              <w:jc w:val="center"/>
              <w:rPr>
                <w:moveTo w:id="3538" w:author="Micah Freedman" w:date="2022-03-11T15:01:00Z"/>
                <w:rFonts w:ascii="Arial" w:hAnsi="Arial" w:cs="Arial"/>
                <w:sz w:val="20"/>
                <w:szCs w:val="20"/>
              </w:rPr>
            </w:pPr>
            <w:moveTo w:id="3539"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741AED15" w14:textId="77777777" w:rsidR="00CB5C04" w:rsidRPr="000E2622" w:rsidRDefault="00CB5C04" w:rsidP="00C63909">
            <w:pPr>
              <w:jc w:val="center"/>
              <w:rPr>
                <w:moveTo w:id="3540" w:author="Micah Freedman" w:date="2022-03-11T15:01:00Z"/>
                <w:rFonts w:ascii="Arial" w:hAnsi="Arial" w:cs="Arial"/>
                <w:sz w:val="20"/>
                <w:szCs w:val="20"/>
              </w:rPr>
            </w:pPr>
            <w:moveTo w:id="3541" w:author="Micah Freedman" w:date="2022-03-11T15:01:00Z">
              <w:r w:rsidRPr="000E2622">
                <w:rPr>
                  <w:rFonts w:ascii="Arial" w:hAnsi="Arial" w:cs="Arial"/>
                  <w:sz w:val="20"/>
                  <w:szCs w:val="20"/>
                </w:rPr>
                <w:t>3</w:t>
              </w:r>
            </w:moveTo>
          </w:p>
        </w:tc>
        <w:tc>
          <w:tcPr>
            <w:tcW w:w="930" w:type="dxa"/>
            <w:tcBorders>
              <w:top w:val="nil"/>
              <w:left w:val="nil"/>
              <w:bottom w:val="nil"/>
              <w:right w:val="single" w:sz="4" w:space="0" w:color="auto"/>
            </w:tcBorders>
            <w:vAlign w:val="center"/>
          </w:tcPr>
          <w:p w14:paraId="48063996" w14:textId="77777777" w:rsidR="00CB5C04" w:rsidRPr="000E2622" w:rsidRDefault="00CB5C04" w:rsidP="00C63909">
            <w:pPr>
              <w:jc w:val="center"/>
              <w:rPr>
                <w:moveTo w:id="3542" w:author="Micah Freedman" w:date="2022-03-11T15:01:00Z"/>
                <w:rFonts w:ascii="Arial" w:hAnsi="Arial" w:cs="Arial"/>
                <w:sz w:val="20"/>
                <w:szCs w:val="20"/>
              </w:rPr>
            </w:pPr>
            <w:moveTo w:id="3543" w:author="Micah Freedman" w:date="2022-03-11T15:01:00Z">
              <w:r w:rsidRPr="000E2622">
                <w:rPr>
                  <w:rFonts w:ascii="Arial" w:hAnsi="Arial" w:cs="Arial"/>
                  <w:sz w:val="20"/>
                  <w:szCs w:val="20"/>
                </w:rPr>
                <w:t>3</w:t>
              </w:r>
            </w:moveTo>
          </w:p>
        </w:tc>
        <w:tc>
          <w:tcPr>
            <w:tcW w:w="795" w:type="dxa"/>
            <w:tcBorders>
              <w:top w:val="nil"/>
              <w:left w:val="single" w:sz="4" w:space="0" w:color="auto"/>
              <w:bottom w:val="nil"/>
              <w:right w:val="single" w:sz="4" w:space="0" w:color="auto"/>
            </w:tcBorders>
            <w:vAlign w:val="center"/>
          </w:tcPr>
          <w:p w14:paraId="31DC0C2E" w14:textId="77777777" w:rsidR="00CB5C04" w:rsidRPr="000E2622" w:rsidRDefault="00CB5C04" w:rsidP="00C63909">
            <w:pPr>
              <w:jc w:val="center"/>
              <w:rPr>
                <w:moveTo w:id="3544" w:author="Micah Freedman" w:date="2022-03-11T15:01:00Z"/>
                <w:rFonts w:ascii="Arial" w:hAnsi="Arial" w:cs="Arial"/>
                <w:sz w:val="20"/>
                <w:szCs w:val="20"/>
              </w:rPr>
            </w:pPr>
            <w:moveTo w:id="3545" w:author="Micah Freedman" w:date="2022-03-11T15:01:00Z">
              <w:r w:rsidRPr="000E2622">
                <w:rPr>
                  <w:rFonts w:ascii="Arial" w:hAnsi="Arial" w:cs="Arial"/>
                  <w:sz w:val="20"/>
                  <w:szCs w:val="20"/>
                </w:rPr>
                <w:t>13</w:t>
              </w:r>
            </w:moveTo>
          </w:p>
        </w:tc>
      </w:tr>
      <w:tr w:rsidR="00283350" w:rsidRPr="000E2622" w14:paraId="0281178B" w14:textId="77777777" w:rsidTr="00C63909">
        <w:tc>
          <w:tcPr>
            <w:tcW w:w="1308" w:type="dxa"/>
            <w:vMerge/>
            <w:tcBorders>
              <w:left w:val="single" w:sz="4" w:space="0" w:color="auto"/>
              <w:right w:val="nil"/>
            </w:tcBorders>
            <w:vAlign w:val="center"/>
          </w:tcPr>
          <w:p w14:paraId="6C5A5974" w14:textId="77777777" w:rsidR="00CB5C04" w:rsidRPr="000E2622" w:rsidRDefault="00CB5C04" w:rsidP="00C63909">
            <w:pPr>
              <w:jc w:val="center"/>
              <w:rPr>
                <w:moveTo w:id="3546" w:author="Micah Freedman" w:date="2022-03-11T15:01:00Z"/>
                <w:rFonts w:ascii="Arial" w:hAnsi="Arial" w:cs="Arial"/>
                <w:sz w:val="20"/>
                <w:szCs w:val="20"/>
              </w:rPr>
            </w:pPr>
          </w:p>
        </w:tc>
        <w:tc>
          <w:tcPr>
            <w:tcW w:w="2000" w:type="dxa"/>
            <w:tcBorders>
              <w:top w:val="nil"/>
              <w:left w:val="nil"/>
              <w:bottom w:val="nil"/>
              <w:right w:val="nil"/>
            </w:tcBorders>
            <w:vAlign w:val="center"/>
          </w:tcPr>
          <w:p w14:paraId="6126B9F7" w14:textId="77777777" w:rsidR="00CB5C04" w:rsidRPr="000E2622" w:rsidRDefault="00CB5C04" w:rsidP="00C63909">
            <w:pPr>
              <w:jc w:val="center"/>
              <w:rPr>
                <w:moveTo w:id="3547" w:author="Micah Freedman" w:date="2022-03-11T15:01:00Z"/>
                <w:rFonts w:ascii="Arial" w:hAnsi="Arial" w:cs="Arial"/>
                <w:sz w:val="20"/>
                <w:szCs w:val="20"/>
              </w:rPr>
            </w:pPr>
            <w:moveTo w:id="3548" w:author="Micah Freedman" w:date="2022-03-11T15:01:00Z">
              <w:r w:rsidRPr="000E2622">
                <w:rPr>
                  <w:rFonts w:ascii="Arial" w:hAnsi="Arial" w:cs="Arial"/>
                  <w:sz w:val="20"/>
                  <w:szCs w:val="20"/>
                </w:rPr>
                <w:t>ENA_Q_2018</w:t>
              </w:r>
            </w:moveTo>
          </w:p>
        </w:tc>
        <w:tc>
          <w:tcPr>
            <w:tcW w:w="908" w:type="dxa"/>
            <w:tcBorders>
              <w:top w:val="nil"/>
              <w:left w:val="nil"/>
              <w:bottom w:val="nil"/>
              <w:right w:val="nil"/>
            </w:tcBorders>
            <w:vAlign w:val="center"/>
          </w:tcPr>
          <w:p w14:paraId="25B91844" w14:textId="77777777" w:rsidR="00CB5C04" w:rsidRPr="000E2622" w:rsidRDefault="00CB5C04" w:rsidP="00C63909">
            <w:pPr>
              <w:jc w:val="center"/>
              <w:rPr>
                <w:moveTo w:id="3549" w:author="Micah Freedman" w:date="2022-03-11T15:01:00Z"/>
                <w:rFonts w:ascii="Arial" w:hAnsi="Arial" w:cs="Arial"/>
                <w:sz w:val="20"/>
                <w:szCs w:val="20"/>
              </w:rPr>
            </w:pPr>
            <w:moveTo w:id="3550" w:author="Micah Freedman" w:date="2022-03-11T15:01:00Z">
              <w:r w:rsidRPr="000E2622">
                <w:rPr>
                  <w:rFonts w:ascii="Arial" w:hAnsi="Arial" w:cs="Arial"/>
                  <w:sz w:val="20"/>
                  <w:szCs w:val="20"/>
                </w:rPr>
                <w:t>3</w:t>
              </w:r>
            </w:moveTo>
          </w:p>
        </w:tc>
        <w:tc>
          <w:tcPr>
            <w:tcW w:w="871" w:type="dxa"/>
            <w:tcBorders>
              <w:top w:val="nil"/>
              <w:left w:val="nil"/>
              <w:bottom w:val="nil"/>
              <w:right w:val="nil"/>
            </w:tcBorders>
            <w:vAlign w:val="center"/>
          </w:tcPr>
          <w:p w14:paraId="48E4B2E2" w14:textId="77777777" w:rsidR="00CB5C04" w:rsidRPr="000E2622" w:rsidRDefault="00CB5C04" w:rsidP="00C63909">
            <w:pPr>
              <w:jc w:val="center"/>
              <w:rPr>
                <w:moveTo w:id="3551" w:author="Micah Freedman" w:date="2022-03-11T15:01:00Z"/>
                <w:rFonts w:ascii="Arial" w:hAnsi="Arial" w:cs="Arial"/>
                <w:sz w:val="20"/>
                <w:szCs w:val="20"/>
              </w:rPr>
            </w:pPr>
            <w:moveTo w:id="3552"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08AF5B33" w14:textId="77777777" w:rsidR="00CB5C04" w:rsidRPr="000E2622" w:rsidRDefault="00CB5C04" w:rsidP="00C63909">
            <w:pPr>
              <w:jc w:val="center"/>
              <w:rPr>
                <w:moveTo w:id="3553" w:author="Micah Freedman" w:date="2022-03-11T15:01:00Z"/>
                <w:rFonts w:ascii="Arial" w:hAnsi="Arial" w:cs="Arial"/>
                <w:sz w:val="20"/>
                <w:szCs w:val="20"/>
              </w:rPr>
            </w:pPr>
            <w:moveTo w:id="3554" w:author="Micah Freedman" w:date="2022-03-11T15:01:00Z">
              <w:r w:rsidRPr="000E2622">
                <w:rPr>
                  <w:rFonts w:ascii="Arial" w:hAnsi="Arial" w:cs="Arial"/>
                  <w:sz w:val="20"/>
                  <w:szCs w:val="20"/>
                </w:rPr>
                <w:t>2</w:t>
              </w:r>
            </w:moveTo>
          </w:p>
        </w:tc>
        <w:tc>
          <w:tcPr>
            <w:tcW w:w="850" w:type="dxa"/>
            <w:tcBorders>
              <w:top w:val="nil"/>
              <w:left w:val="nil"/>
              <w:bottom w:val="nil"/>
              <w:right w:val="nil"/>
            </w:tcBorders>
            <w:vAlign w:val="center"/>
          </w:tcPr>
          <w:p w14:paraId="4A4A77DD" w14:textId="77777777" w:rsidR="00CB5C04" w:rsidRPr="000E2622" w:rsidRDefault="00CB5C04" w:rsidP="00C63909">
            <w:pPr>
              <w:jc w:val="center"/>
              <w:rPr>
                <w:moveTo w:id="3555" w:author="Micah Freedman" w:date="2022-03-11T15:01:00Z"/>
                <w:rFonts w:ascii="Arial" w:hAnsi="Arial" w:cs="Arial"/>
                <w:sz w:val="20"/>
                <w:szCs w:val="20"/>
              </w:rPr>
            </w:pPr>
            <w:moveTo w:id="3556"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25E525F0" w14:textId="77777777" w:rsidR="00CB5C04" w:rsidRPr="000E2622" w:rsidRDefault="00CB5C04" w:rsidP="00C63909">
            <w:pPr>
              <w:jc w:val="center"/>
              <w:rPr>
                <w:moveTo w:id="3557" w:author="Micah Freedman" w:date="2022-03-11T15:01:00Z"/>
                <w:rFonts w:ascii="Arial" w:hAnsi="Arial" w:cs="Arial"/>
                <w:sz w:val="20"/>
                <w:szCs w:val="20"/>
              </w:rPr>
            </w:pPr>
            <w:moveTo w:id="3558" w:author="Micah Freedman" w:date="2022-03-11T15:01:00Z">
              <w:r w:rsidRPr="000E2622">
                <w:rPr>
                  <w:rFonts w:ascii="Arial" w:hAnsi="Arial" w:cs="Arial"/>
                  <w:sz w:val="20"/>
                  <w:szCs w:val="20"/>
                </w:rPr>
                <w:t>2</w:t>
              </w:r>
            </w:moveTo>
          </w:p>
        </w:tc>
        <w:tc>
          <w:tcPr>
            <w:tcW w:w="930" w:type="dxa"/>
            <w:tcBorders>
              <w:top w:val="nil"/>
              <w:left w:val="nil"/>
              <w:bottom w:val="nil"/>
              <w:right w:val="single" w:sz="4" w:space="0" w:color="auto"/>
            </w:tcBorders>
            <w:vAlign w:val="center"/>
          </w:tcPr>
          <w:p w14:paraId="62ED3B0E" w14:textId="77777777" w:rsidR="00CB5C04" w:rsidRPr="000E2622" w:rsidRDefault="00CB5C04" w:rsidP="00C63909">
            <w:pPr>
              <w:jc w:val="center"/>
              <w:rPr>
                <w:moveTo w:id="3559" w:author="Micah Freedman" w:date="2022-03-11T15:01:00Z"/>
                <w:rFonts w:ascii="Arial" w:hAnsi="Arial" w:cs="Arial"/>
                <w:sz w:val="20"/>
                <w:szCs w:val="20"/>
              </w:rPr>
            </w:pPr>
            <w:moveTo w:id="3560" w:author="Micah Freedman" w:date="2022-03-11T15:01:00Z">
              <w:r w:rsidRPr="000E2622">
                <w:rPr>
                  <w:rFonts w:ascii="Arial" w:hAnsi="Arial" w:cs="Arial"/>
                  <w:sz w:val="20"/>
                  <w:szCs w:val="20"/>
                </w:rPr>
                <w:t>2</w:t>
              </w:r>
            </w:moveTo>
          </w:p>
        </w:tc>
        <w:tc>
          <w:tcPr>
            <w:tcW w:w="795" w:type="dxa"/>
            <w:tcBorders>
              <w:top w:val="nil"/>
              <w:left w:val="single" w:sz="4" w:space="0" w:color="auto"/>
              <w:bottom w:val="nil"/>
              <w:right w:val="single" w:sz="4" w:space="0" w:color="auto"/>
            </w:tcBorders>
            <w:vAlign w:val="center"/>
          </w:tcPr>
          <w:p w14:paraId="41FF843E" w14:textId="77777777" w:rsidR="00CB5C04" w:rsidRPr="000E2622" w:rsidRDefault="00CB5C04" w:rsidP="00C63909">
            <w:pPr>
              <w:jc w:val="center"/>
              <w:rPr>
                <w:moveTo w:id="3561" w:author="Micah Freedman" w:date="2022-03-11T15:01:00Z"/>
                <w:rFonts w:ascii="Arial" w:hAnsi="Arial" w:cs="Arial"/>
                <w:sz w:val="20"/>
                <w:szCs w:val="20"/>
              </w:rPr>
            </w:pPr>
            <w:moveTo w:id="3562" w:author="Micah Freedman" w:date="2022-03-11T15:01:00Z">
              <w:r w:rsidRPr="000E2622">
                <w:rPr>
                  <w:rFonts w:ascii="Arial" w:hAnsi="Arial" w:cs="Arial"/>
                  <w:sz w:val="20"/>
                  <w:szCs w:val="20"/>
                </w:rPr>
                <w:t>11</w:t>
              </w:r>
            </w:moveTo>
          </w:p>
        </w:tc>
      </w:tr>
      <w:tr w:rsidR="00283350" w:rsidRPr="000E2622" w14:paraId="34861C75" w14:textId="77777777" w:rsidTr="00C63909">
        <w:tc>
          <w:tcPr>
            <w:tcW w:w="1308" w:type="dxa"/>
            <w:vMerge/>
            <w:tcBorders>
              <w:left w:val="single" w:sz="4" w:space="0" w:color="auto"/>
              <w:bottom w:val="single" w:sz="4" w:space="0" w:color="auto"/>
              <w:right w:val="nil"/>
            </w:tcBorders>
            <w:vAlign w:val="center"/>
          </w:tcPr>
          <w:p w14:paraId="2D70DAE2" w14:textId="77777777" w:rsidR="00CB5C04" w:rsidRPr="000E2622" w:rsidRDefault="00CB5C04" w:rsidP="00C63909">
            <w:pPr>
              <w:jc w:val="center"/>
              <w:rPr>
                <w:moveTo w:id="3563" w:author="Micah Freedman" w:date="2022-03-11T15:01:00Z"/>
                <w:rFonts w:ascii="Arial" w:hAnsi="Arial" w:cs="Arial"/>
                <w:sz w:val="20"/>
                <w:szCs w:val="20"/>
              </w:rPr>
            </w:pPr>
          </w:p>
        </w:tc>
        <w:tc>
          <w:tcPr>
            <w:tcW w:w="2000" w:type="dxa"/>
            <w:tcBorders>
              <w:top w:val="nil"/>
              <w:left w:val="nil"/>
              <w:bottom w:val="single" w:sz="4" w:space="0" w:color="auto"/>
              <w:right w:val="nil"/>
            </w:tcBorders>
            <w:vAlign w:val="center"/>
          </w:tcPr>
          <w:p w14:paraId="5D89CA19" w14:textId="77777777" w:rsidR="00CB5C04" w:rsidRPr="000E2622" w:rsidRDefault="00CB5C04" w:rsidP="00C63909">
            <w:pPr>
              <w:jc w:val="center"/>
              <w:rPr>
                <w:moveTo w:id="3564" w:author="Micah Freedman" w:date="2022-03-11T15:01:00Z"/>
                <w:rFonts w:ascii="Arial" w:hAnsi="Arial" w:cs="Arial"/>
                <w:sz w:val="20"/>
                <w:szCs w:val="20"/>
              </w:rPr>
            </w:pPr>
            <w:moveTo w:id="3565" w:author="Micah Freedman" w:date="2022-03-11T15:01:00Z">
              <w:r w:rsidRPr="000E2622">
                <w:rPr>
                  <w:rFonts w:ascii="Arial" w:hAnsi="Arial" w:cs="Arial"/>
                  <w:sz w:val="20"/>
                  <w:szCs w:val="20"/>
                </w:rPr>
                <w:t>ENA_S_2018</w:t>
              </w:r>
            </w:moveTo>
          </w:p>
        </w:tc>
        <w:tc>
          <w:tcPr>
            <w:tcW w:w="908" w:type="dxa"/>
            <w:tcBorders>
              <w:top w:val="nil"/>
              <w:left w:val="nil"/>
              <w:bottom w:val="single" w:sz="4" w:space="0" w:color="auto"/>
              <w:right w:val="nil"/>
            </w:tcBorders>
            <w:vAlign w:val="center"/>
          </w:tcPr>
          <w:p w14:paraId="0A1B0231" w14:textId="77777777" w:rsidR="00CB5C04" w:rsidRPr="000E2622" w:rsidRDefault="00CB5C04" w:rsidP="00C63909">
            <w:pPr>
              <w:jc w:val="center"/>
              <w:rPr>
                <w:moveTo w:id="3566" w:author="Micah Freedman" w:date="2022-03-11T15:01:00Z"/>
                <w:rFonts w:ascii="Arial" w:hAnsi="Arial" w:cs="Arial"/>
                <w:sz w:val="20"/>
                <w:szCs w:val="20"/>
              </w:rPr>
            </w:pPr>
            <w:moveTo w:id="3567" w:author="Micah Freedman" w:date="2022-03-11T15:01:00Z">
              <w:r w:rsidRPr="000E2622">
                <w:rPr>
                  <w:rFonts w:ascii="Arial" w:hAnsi="Arial" w:cs="Arial"/>
                  <w:sz w:val="20"/>
                  <w:szCs w:val="20"/>
                </w:rPr>
                <w:t>2</w:t>
              </w:r>
            </w:moveTo>
          </w:p>
        </w:tc>
        <w:tc>
          <w:tcPr>
            <w:tcW w:w="871" w:type="dxa"/>
            <w:tcBorders>
              <w:top w:val="nil"/>
              <w:left w:val="nil"/>
              <w:bottom w:val="single" w:sz="4" w:space="0" w:color="auto"/>
              <w:right w:val="nil"/>
            </w:tcBorders>
            <w:vAlign w:val="center"/>
          </w:tcPr>
          <w:p w14:paraId="492FD4DD" w14:textId="77777777" w:rsidR="00CB5C04" w:rsidRPr="000E2622" w:rsidRDefault="00CB5C04" w:rsidP="00C63909">
            <w:pPr>
              <w:jc w:val="center"/>
              <w:rPr>
                <w:moveTo w:id="3568" w:author="Micah Freedman" w:date="2022-03-11T15:01:00Z"/>
                <w:rFonts w:ascii="Arial" w:hAnsi="Arial" w:cs="Arial"/>
                <w:sz w:val="20"/>
                <w:szCs w:val="20"/>
              </w:rPr>
            </w:pPr>
            <w:moveTo w:id="3569" w:author="Micah Freedman" w:date="2022-03-11T15:01:00Z">
              <w:r w:rsidRPr="000E2622">
                <w:rPr>
                  <w:rFonts w:ascii="Arial" w:hAnsi="Arial" w:cs="Arial"/>
                  <w:sz w:val="20"/>
                  <w:szCs w:val="20"/>
                </w:rPr>
                <w:t>1</w:t>
              </w:r>
            </w:moveTo>
          </w:p>
        </w:tc>
        <w:tc>
          <w:tcPr>
            <w:tcW w:w="839" w:type="dxa"/>
            <w:tcBorders>
              <w:top w:val="nil"/>
              <w:left w:val="nil"/>
              <w:bottom w:val="single" w:sz="4" w:space="0" w:color="auto"/>
              <w:right w:val="nil"/>
            </w:tcBorders>
            <w:vAlign w:val="center"/>
          </w:tcPr>
          <w:p w14:paraId="4B05EB91" w14:textId="77777777" w:rsidR="00CB5C04" w:rsidRPr="000E2622" w:rsidRDefault="00CB5C04" w:rsidP="00C63909">
            <w:pPr>
              <w:jc w:val="center"/>
              <w:rPr>
                <w:moveTo w:id="3570" w:author="Micah Freedman" w:date="2022-03-11T15:01:00Z"/>
                <w:rFonts w:ascii="Arial" w:hAnsi="Arial" w:cs="Arial"/>
                <w:sz w:val="20"/>
                <w:szCs w:val="20"/>
              </w:rPr>
            </w:pPr>
            <w:moveTo w:id="3571" w:author="Micah Freedman" w:date="2022-03-11T15:01:00Z">
              <w:r w:rsidRPr="000E2622">
                <w:rPr>
                  <w:rFonts w:ascii="Arial" w:hAnsi="Arial" w:cs="Arial"/>
                  <w:sz w:val="20"/>
                  <w:szCs w:val="20"/>
                </w:rPr>
                <w:t>2</w:t>
              </w:r>
            </w:moveTo>
          </w:p>
        </w:tc>
        <w:tc>
          <w:tcPr>
            <w:tcW w:w="850" w:type="dxa"/>
            <w:tcBorders>
              <w:top w:val="nil"/>
              <w:left w:val="nil"/>
              <w:bottom w:val="single" w:sz="4" w:space="0" w:color="auto"/>
              <w:right w:val="nil"/>
            </w:tcBorders>
            <w:vAlign w:val="center"/>
          </w:tcPr>
          <w:p w14:paraId="3D2AE5E1" w14:textId="77777777" w:rsidR="00CB5C04" w:rsidRPr="000E2622" w:rsidRDefault="00CB5C04" w:rsidP="00C63909">
            <w:pPr>
              <w:jc w:val="center"/>
              <w:rPr>
                <w:moveTo w:id="3572" w:author="Micah Freedman" w:date="2022-03-11T15:01:00Z"/>
                <w:rFonts w:ascii="Arial" w:hAnsi="Arial" w:cs="Arial"/>
                <w:sz w:val="20"/>
                <w:szCs w:val="20"/>
              </w:rPr>
            </w:pPr>
            <w:moveTo w:id="3573" w:author="Micah Freedman" w:date="2022-03-11T15:01:00Z">
              <w:r w:rsidRPr="000E2622">
                <w:rPr>
                  <w:rFonts w:ascii="Arial" w:hAnsi="Arial" w:cs="Arial"/>
                  <w:sz w:val="20"/>
                  <w:szCs w:val="20"/>
                </w:rPr>
                <w:t>1</w:t>
              </w:r>
            </w:moveTo>
          </w:p>
        </w:tc>
        <w:tc>
          <w:tcPr>
            <w:tcW w:w="852" w:type="dxa"/>
            <w:tcBorders>
              <w:top w:val="nil"/>
              <w:left w:val="nil"/>
              <w:bottom w:val="single" w:sz="4" w:space="0" w:color="auto"/>
              <w:right w:val="nil"/>
            </w:tcBorders>
            <w:vAlign w:val="center"/>
          </w:tcPr>
          <w:p w14:paraId="31C1B82A" w14:textId="77777777" w:rsidR="00CB5C04" w:rsidRPr="000E2622" w:rsidRDefault="00CB5C04" w:rsidP="00C63909">
            <w:pPr>
              <w:jc w:val="center"/>
              <w:rPr>
                <w:moveTo w:id="3574" w:author="Micah Freedman" w:date="2022-03-11T15:01:00Z"/>
                <w:rFonts w:ascii="Arial" w:hAnsi="Arial" w:cs="Arial"/>
                <w:sz w:val="20"/>
                <w:szCs w:val="20"/>
              </w:rPr>
            </w:pPr>
            <w:moveTo w:id="3575" w:author="Micah Freedman" w:date="2022-03-11T15:01:00Z">
              <w:r w:rsidRPr="000E2622">
                <w:rPr>
                  <w:rFonts w:ascii="Arial" w:hAnsi="Arial" w:cs="Arial"/>
                  <w:sz w:val="20"/>
                  <w:szCs w:val="20"/>
                </w:rPr>
                <w:t>0</w:t>
              </w:r>
            </w:moveTo>
          </w:p>
        </w:tc>
        <w:tc>
          <w:tcPr>
            <w:tcW w:w="930" w:type="dxa"/>
            <w:tcBorders>
              <w:top w:val="nil"/>
              <w:left w:val="nil"/>
              <w:bottom w:val="single" w:sz="4" w:space="0" w:color="auto"/>
              <w:right w:val="single" w:sz="4" w:space="0" w:color="auto"/>
            </w:tcBorders>
            <w:vAlign w:val="center"/>
          </w:tcPr>
          <w:p w14:paraId="6FC2EB69" w14:textId="77777777" w:rsidR="00CB5C04" w:rsidRPr="000E2622" w:rsidRDefault="00CB5C04" w:rsidP="00C63909">
            <w:pPr>
              <w:jc w:val="center"/>
              <w:rPr>
                <w:moveTo w:id="3576" w:author="Micah Freedman" w:date="2022-03-11T15:01:00Z"/>
                <w:rFonts w:ascii="Arial" w:hAnsi="Arial" w:cs="Arial"/>
                <w:sz w:val="20"/>
                <w:szCs w:val="20"/>
              </w:rPr>
            </w:pPr>
            <w:moveTo w:id="3577" w:author="Micah Freedman" w:date="2022-03-11T15:01:00Z">
              <w:r w:rsidRPr="000E2622">
                <w:rPr>
                  <w:rFonts w:ascii="Arial" w:hAnsi="Arial" w:cs="Arial"/>
                  <w:sz w:val="20"/>
                  <w:szCs w:val="20"/>
                </w:rPr>
                <w:t>1</w:t>
              </w:r>
            </w:moveTo>
          </w:p>
        </w:tc>
        <w:tc>
          <w:tcPr>
            <w:tcW w:w="795" w:type="dxa"/>
            <w:tcBorders>
              <w:top w:val="nil"/>
              <w:left w:val="single" w:sz="4" w:space="0" w:color="auto"/>
              <w:bottom w:val="single" w:sz="4" w:space="0" w:color="auto"/>
              <w:right w:val="single" w:sz="4" w:space="0" w:color="auto"/>
            </w:tcBorders>
            <w:vAlign w:val="center"/>
          </w:tcPr>
          <w:p w14:paraId="23CE1847" w14:textId="77777777" w:rsidR="00CB5C04" w:rsidRPr="000E2622" w:rsidRDefault="00CB5C04" w:rsidP="00C63909">
            <w:pPr>
              <w:jc w:val="center"/>
              <w:rPr>
                <w:moveTo w:id="3578" w:author="Micah Freedman" w:date="2022-03-11T15:01:00Z"/>
                <w:rFonts w:ascii="Arial" w:hAnsi="Arial" w:cs="Arial"/>
                <w:sz w:val="20"/>
                <w:szCs w:val="20"/>
              </w:rPr>
            </w:pPr>
            <w:moveTo w:id="3579" w:author="Micah Freedman" w:date="2022-03-11T15:01:00Z">
              <w:r w:rsidRPr="000E2622">
                <w:rPr>
                  <w:rFonts w:ascii="Arial" w:hAnsi="Arial" w:cs="Arial"/>
                  <w:sz w:val="20"/>
                  <w:szCs w:val="20"/>
                </w:rPr>
                <w:t>7</w:t>
              </w:r>
            </w:moveTo>
          </w:p>
        </w:tc>
      </w:tr>
      <w:tr w:rsidR="00283350" w:rsidRPr="000E2622" w14:paraId="0C78550B" w14:textId="77777777" w:rsidTr="00C63909">
        <w:tc>
          <w:tcPr>
            <w:tcW w:w="3308" w:type="dxa"/>
            <w:gridSpan w:val="2"/>
            <w:tcBorders>
              <w:top w:val="single" w:sz="4" w:space="0" w:color="auto"/>
              <w:left w:val="single" w:sz="4" w:space="0" w:color="auto"/>
              <w:bottom w:val="single" w:sz="4" w:space="0" w:color="auto"/>
              <w:right w:val="nil"/>
            </w:tcBorders>
            <w:vAlign w:val="center"/>
          </w:tcPr>
          <w:p w14:paraId="17FE84FB" w14:textId="77777777" w:rsidR="00CB5C04" w:rsidRPr="000E2622" w:rsidRDefault="00CB5C04" w:rsidP="00C63909">
            <w:pPr>
              <w:jc w:val="center"/>
              <w:rPr>
                <w:moveTo w:id="3580" w:author="Micah Freedman" w:date="2022-03-11T15:01:00Z"/>
                <w:rFonts w:ascii="Arial" w:hAnsi="Arial" w:cs="Arial"/>
                <w:b/>
                <w:bCs/>
                <w:i/>
                <w:iCs/>
                <w:sz w:val="20"/>
                <w:szCs w:val="20"/>
              </w:rPr>
            </w:pPr>
          </w:p>
        </w:tc>
        <w:tc>
          <w:tcPr>
            <w:tcW w:w="908" w:type="dxa"/>
            <w:tcBorders>
              <w:top w:val="single" w:sz="4" w:space="0" w:color="auto"/>
              <w:left w:val="nil"/>
              <w:bottom w:val="single" w:sz="4" w:space="0" w:color="auto"/>
              <w:right w:val="nil"/>
            </w:tcBorders>
            <w:vAlign w:val="center"/>
          </w:tcPr>
          <w:p w14:paraId="1A4047CF" w14:textId="77777777" w:rsidR="00CB5C04" w:rsidRPr="000E2622" w:rsidRDefault="00CB5C04" w:rsidP="00C63909">
            <w:pPr>
              <w:jc w:val="center"/>
              <w:rPr>
                <w:moveTo w:id="3581" w:author="Micah Freedman" w:date="2022-03-11T15:01:00Z"/>
                <w:rFonts w:ascii="Arial" w:hAnsi="Arial" w:cs="Arial"/>
                <w:b/>
                <w:bCs/>
                <w:sz w:val="20"/>
                <w:szCs w:val="20"/>
              </w:rPr>
            </w:pPr>
            <w:moveTo w:id="3582" w:author="Micah Freedman" w:date="2022-03-11T15:01:00Z">
              <w:r w:rsidRPr="000E2622">
                <w:rPr>
                  <w:rFonts w:ascii="Arial" w:hAnsi="Arial" w:cs="Arial"/>
                  <w:b/>
                  <w:bCs/>
                  <w:sz w:val="20"/>
                  <w:szCs w:val="20"/>
                </w:rPr>
                <w:t>20</w:t>
              </w:r>
            </w:moveTo>
          </w:p>
        </w:tc>
        <w:tc>
          <w:tcPr>
            <w:tcW w:w="871" w:type="dxa"/>
            <w:tcBorders>
              <w:top w:val="single" w:sz="4" w:space="0" w:color="auto"/>
              <w:left w:val="nil"/>
              <w:bottom w:val="single" w:sz="4" w:space="0" w:color="auto"/>
              <w:right w:val="nil"/>
            </w:tcBorders>
            <w:vAlign w:val="center"/>
          </w:tcPr>
          <w:p w14:paraId="2F0F93A3" w14:textId="77777777" w:rsidR="00CB5C04" w:rsidRPr="000E2622" w:rsidRDefault="00CB5C04" w:rsidP="00C63909">
            <w:pPr>
              <w:jc w:val="center"/>
              <w:rPr>
                <w:moveTo w:id="3583" w:author="Micah Freedman" w:date="2022-03-11T15:01:00Z"/>
                <w:rFonts w:ascii="Arial" w:hAnsi="Arial" w:cs="Arial"/>
                <w:b/>
                <w:bCs/>
                <w:sz w:val="20"/>
                <w:szCs w:val="20"/>
              </w:rPr>
            </w:pPr>
            <w:moveTo w:id="3584" w:author="Micah Freedman" w:date="2022-03-11T15:01:00Z">
              <w:r w:rsidRPr="000E2622">
                <w:rPr>
                  <w:rFonts w:ascii="Arial" w:hAnsi="Arial" w:cs="Arial"/>
                  <w:b/>
                  <w:bCs/>
                  <w:sz w:val="20"/>
                  <w:szCs w:val="20"/>
                </w:rPr>
                <w:t>15</w:t>
              </w:r>
            </w:moveTo>
          </w:p>
        </w:tc>
        <w:tc>
          <w:tcPr>
            <w:tcW w:w="839" w:type="dxa"/>
            <w:tcBorders>
              <w:top w:val="single" w:sz="4" w:space="0" w:color="auto"/>
              <w:left w:val="nil"/>
              <w:bottom w:val="single" w:sz="4" w:space="0" w:color="auto"/>
              <w:right w:val="nil"/>
            </w:tcBorders>
            <w:vAlign w:val="center"/>
          </w:tcPr>
          <w:p w14:paraId="039F99FA" w14:textId="77777777" w:rsidR="00CB5C04" w:rsidRPr="000E2622" w:rsidRDefault="00CB5C04" w:rsidP="00C63909">
            <w:pPr>
              <w:jc w:val="center"/>
              <w:rPr>
                <w:moveTo w:id="3585" w:author="Micah Freedman" w:date="2022-03-11T15:01:00Z"/>
                <w:rFonts w:ascii="Arial" w:hAnsi="Arial" w:cs="Arial"/>
                <w:b/>
                <w:bCs/>
                <w:sz w:val="20"/>
                <w:szCs w:val="20"/>
              </w:rPr>
            </w:pPr>
            <w:moveTo w:id="3586" w:author="Micah Freedman" w:date="2022-03-11T15:01:00Z">
              <w:r w:rsidRPr="000E2622">
                <w:rPr>
                  <w:rFonts w:ascii="Arial" w:hAnsi="Arial" w:cs="Arial"/>
                  <w:b/>
                  <w:bCs/>
                  <w:sz w:val="20"/>
                  <w:szCs w:val="20"/>
                </w:rPr>
                <w:t>11</w:t>
              </w:r>
            </w:moveTo>
          </w:p>
        </w:tc>
        <w:tc>
          <w:tcPr>
            <w:tcW w:w="850" w:type="dxa"/>
            <w:tcBorders>
              <w:top w:val="single" w:sz="4" w:space="0" w:color="auto"/>
              <w:left w:val="nil"/>
              <w:bottom w:val="single" w:sz="4" w:space="0" w:color="auto"/>
              <w:right w:val="nil"/>
            </w:tcBorders>
            <w:vAlign w:val="center"/>
          </w:tcPr>
          <w:p w14:paraId="1CE2C36B" w14:textId="77777777" w:rsidR="00CB5C04" w:rsidRPr="000E2622" w:rsidRDefault="00CB5C04" w:rsidP="00C63909">
            <w:pPr>
              <w:jc w:val="center"/>
              <w:rPr>
                <w:moveTo w:id="3587" w:author="Micah Freedman" w:date="2022-03-11T15:01:00Z"/>
                <w:rFonts w:ascii="Arial" w:hAnsi="Arial" w:cs="Arial"/>
                <w:b/>
                <w:bCs/>
                <w:sz w:val="20"/>
                <w:szCs w:val="20"/>
              </w:rPr>
            </w:pPr>
            <w:moveTo w:id="3588" w:author="Micah Freedman" w:date="2022-03-11T15:01:00Z">
              <w:r w:rsidRPr="000E2622">
                <w:rPr>
                  <w:rFonts w:ascii="Arial" w:hAnsi="Arial" w:cs="Arial"/>
                  <w:b/>
                  <w:bCs/>
                  <w:sz w:val="20"/>
                  <w:szCs w:val="20"/>
                </w:rPr>
                <w:t>9</w:t>
              </w:r>
            </w:moveTo>
          </w:p>
        </w:tc>
        <w:tc>
          <w:tcPr>
            <w:tcW w:w="852" w:type="dxa"/>
            <w:tcBorders>
              <w:top w:val="single" w:sz="4" w:space="0" w:color="auto"/>
              <w:left w:val="nil"/>
              <w:bottom w:val="single" w:sz="4" w:space="0" w:color="auto"/>
              <w:right w:val="nil"/>
            </w:tcBorders>
            <w:vAlign w:val="center"/>
          </w:tcPr>
          <w:p w14:paraId="426FB12B" w14:textId="77777777" w:rsidR="00CB5C04" w:rsidRPr="000E2622" w:rsidRDefault="00CB5C04" w:rsidP="00C63909">
            <w:pPr>
              <w:jc w:val="center"/>
              <w:rPr>
                <w:moveTo w:id="3589" w:author="Micah Freedman" w:date="2022-03-11T15:01:00Z"/>
                <w:rFonts w:ascii="Arial" w:hAnsi="Arial" w:cs="Arial"/>
                <w:b/>
                <w:bCs/>
                <w:sz w:val="20"/>
                <w:szCs w:val="20"/>
              </w:rPr>
            </w:pPr>
            <w:moveTo w:id="3590" w:author="Micah Freedman" w:date="2022-03-11T15:01:00Z">
              <w:r w:rsidRPr="000E2622">
                <w:rPr>
                  <w:rFonts w:ascii="Arial" w:hAnsi="Arial" w:cs="Arial"/>
                  <w:b/>
                  <w:bCs/>
                  <w:sz w:val="20"/>
                  <w:szCs w:val="20"/>
                </w:rPr>
                <w:t>15</w:t>
              </w:r>
            </w:moveTo>
          </w:p>
        </w:tc>
        <w:tc>
          <w:tcPr>
            <w:tcW w:w="930" w:type="dxa"/>
            <w:tcBorders>
              <w:top w:val="single" w:sz="4" w:space="0" w:color="auto"/>
              <w:left w:val="nil"/>
              <w:bottom w:val="single" w:sz="4" w:space="0" w:color="auto"/>
              <w:right w:val="single" w:sz="4" w:space="0" w:color="auto"/>
            </w:tcBorders>
            <w:vAlign w:val="center"/>
          </w:tcPr>
          <w:p w14:paraId="51EC9B88" w14:textId="77777777" w:rsidR="00CB5C04" w:rsidRPr="000E2622" w:rsidRDefault="00CB5C04" w:rsidP="00C63909">
            <w:pPr>
              <w:jc w:val="center"/>
              <w:rPr>
                <w:moveTo w:id="3591" w:author="Micah Freedman" w:date="2022-03-11T15:01:00Z"/>
                <w:rFonts w:ascii="Arial" w:hAnsi="Arial" w:cs="Arial"/>
                <w:b/>
                <w:bCs/>
                <w:sz w:val="20"/>
                <w:szCs w:val="20"/>
              </w:rPr>
            </w:pPr>
            <w:moveTo w:id="3592" w:author="Micah Freedman" w:date="2022-03-11T15:01:00Z">
              <w:r w:rsidRPr="000E2622">
                <w:rPr>
                  <w:rFonts w:ascii="Arial" w:hAnsi="Arial" w:cs="Arial"/>
                  <w:b/>
                  <w:bCs/>
                  <w:sz w:val="20"/>
                  <w:szCs w:val="20"/>
                </w:rPr>
                <w:t>10</w:t>
              </w:r>
            </w:moveTo>
          </w:p>
        </w:tc>
        <w:tc>
          <w:tcPr>
            <w:tcW w:w="795" w:type="dxa"/>
            <w:tcBorders>
              <w:top w:val="single" w:sz="4" w:space="0" w:color="auto"/>
              <w:left w:val="single" w:sz="4" w:space="0" w:color="auto"/>
              <w:bottom w:val="single" w:sz="4" w:space="0" w:color="auto"/>
              <w:right w:val="single" w:sz="4" w:space="0" w:color="auto"/>
            </w:tcBorders>
            <w:vAlign w:val="center"/>
          </w:tcPr>
          <w:p w14:paraId="7D17933C" w14:textId="77777777" w:rsidR="00CB5C04" w:rsidRPr="000E2622" w:rsidRDefault="00CB5C04" w:rsidP="00C63909">
            <w:pPr>
              <w:jc w:val="center"/>
              <w:rPr>
                <w:moveTo w:id="3593" w:author="Micah Freedman" w:date="2022-03-11T15:01:00Z"/>
                <w:rFonts w:ascii="Arial" w:hAnsi="Arial" w:cs="Arial"/>
                <w:b/>
                <w:bCs/>
                <w:sz w:val="20"/>
                <w:szCs w:val="20"/>
              </w:rPr>
            </w:pPr>
            <w:moveTo w:id="3594" w:author="Micah Freedman" w:date="2022-03-11T15:01:00Z">
              <w:r w:rsidRPr="000E2622">
                <w:rPr>
                  <w:rFonts w:ascii="Arial" w:hAnsi="Arial" w:cs="Arial"/>
                  <w:b/>
                  <w:bCs/>
                  <w:sz w:val="20"/>
                  <w:szCs w:val="20"/>
                </w:rPr>
                <w:t>80</w:t>
              </w:r>
            </w:moveTo>
          </w:p>
        </w:tc>
      </w:tr>
      <w:tr w:rsidR="00283350" w:rsidRPr="000E2622" w14:paraId="702253C7" w14:textId="77777777" w:rsidTr="00C63909">
        <w:tc>
          <w:tcPr>
            <w:tcW w:w="1308" w:type="dxa"/>
            <w:tcBorders>
              <w:top w:val="single" w:sz="4" w:space="0" w:color="auto"/>
              <w:bottom w:val="single" w:sz="4" w:space="0" w:color="auto"/>
              <w:right w:val="nil"/>
            </w:tcBorders>
            <w:vAlign w:val="center"/>
          </w:tcPr>
          <w:p w14:paraId="7F633E5D" w14:textId="77777777" w:rsidR="00CB5C04" w:rsidRPr="000E2622" w:rsidRDefault="00CB5C04" w:rsidP="00C63909">
            <w:pPr>
              <w:jc w:val="center"/>
              <w:rPr>
                <w:moveTo w:id="3595" w:author="Micah Freedman" w:date="2022-03-11T15:01:00Z"/>
                <w:rFonts w:ascii="Arial" w:hAnsi="Arial" w:cs="Arial"/>
                <w:sz w:val="20"/>
                <w:szCs w:val="20"/>
              </w:rPr>
            </w:pPr>
            <w:moveTo w:id="3596" w:author="Micah Freedman" w:date="2022-03-11T15:01:00Z">
              <w:r w:rsidRPr="000E2622">
                <w:rPr>
                  <w:rFonts w:ascii="Arial" w:hAnsi="Arial" w:cs="Arial"/>
                  <w:b/>
                  <w:bCs/>
                  <w:sz w:val="20"/>
                  <w:szCs w:val="20"/>
                </w:rPr>
                <w:t>Population</w:t>
              </w:r>
            </w:moveTo>
          </w:p>
        </w:tc>
        <w:tc>
          <w:tcPr>
            <w:tcW w:w="2000" w:type="dxa"/>
            <w:tcBorders>
              <w:top w:val="single" w:sz="4" w:space="0" w:color="auto"/>
              <w:left w:val="nil"/>
              <w:bottom w:val="single" w:sz="4" w:space="0" w:color="auto"/>
              <w:right w:val="nil"/>
            </w:tcBorders>
            <w:vAlign w:val="center"/>
          </w:tcPr>
          <w:p w14:paraId="1D5C7EE8" w14:textId="77777777" w:rsidR="00CB5C04" w:rsidRPr="000E2622" w:rsidRDefault="00CB5C04" w:rsidP="00C63909">
            <w:pPr>
              <w:jc w:val="center"/>
              <w:rPr>
                <w:moveTo w:id="3597" w:author="Micah Freedman" w:date="2022-03-11T15:01:00Z"/>
                <w:rFonts w:ascii="Arial" w:hAnsi="Arial" w:cs="Arial"/>
                <w:b/>
                <w:bCs/>
                <w:sz w:val="20"/>
                <w:szCs w:val="20"/>
              </w:rPr>
            </w:pPr>
            <w:moveTo w:id="3598" w:author="Micah Freedman" w:date="2022-03-11T15:01:00Z">
              <w:r w:rsidRPr="000E2622">
                <w:rPr>
                  <w:rFonts w:ascii="Arial" w:hAnsi="Arial" w:cs="Arial"/>
                  <w:b/>
                  <w:bCs/>
                  <w:sz w:val="20"/>
                  <w:szCs w:val="20"/>
                </w:rPr>
                <w:t>Family ID</w:t>
              </w:r>
            </w:moveTo>
          </w:p>
        </w:tc>
        <w:tc>
          <w:tcPr>
            <w:tcW w:w="908" w:type="dxa"/>
            <w:tcBorders>
              <w:top w:val="single" w:sz="4" w:space="0" w:color="auto"/>
              <w:left w:val="nil"/>
              <w:bottom w:val="single" w:sz="4" w:space="0" w:color="auto"/>
              <w:right w:val="nil"/>
            </w:tcBorders>
            <w:vAlign w:val="center"/>
          </w:tcPr>
          <w:p w14:paraId="007D4D59" w14:textId="77777777" w:rsidR="00CB5C04" w:rsidRPr="000E2622" w:rsidRDefault="00CB5C04" w:rsidP="00C63909">
            <w:pPr>
              <w:jc w:val="center"/>
              <w:rPr>
                <w:moveTo w:id="3599" w:author="Micah Freedman" w:date="2022-03-11T15:01:00Z"/>
                <w:rFonts w:ascii="Arial" w:hAnsi="Arial" w:cs="Arial"/>
                <w:b/>
                <w:bCs/>
                <w:sz w:val="20"/>
                <w:szCs w:val="20"/>
              </w:rPr>
            </w:pPr>
            <w:moveTo w:id="3600" w:author="Micah Freedman" w:date="2022-03-11T15:01:00Z">
              <w:r w:rsidRPr="000E2622">
                <w:rPr>
                  <w:rFonts w:ascii="Arial" w:hAnsi="Arial" w:cs="Arial"/>
                  <w:b/>
                  <w:bCs/>
                  <w:sz w:val="20"/>
                  <w:szCs w:val="20"/>
                </w:rPr>
                <w:t>GOPH</w:t>
              </w:r>
            </w:moveTo>
          </w:p>
        </w:tc>
        <w:tc>
          <w:tcPr>
            <w:tcW w:w="871" w:type="dxa"/>
            <w:tcBorders>
              <w:top w:val="single" w:sz="4" w:space="0" w:color="auto"/>
              <w:left w:val="nil"/>
              <w:bottom w:val="single" w:sz="4" w:space="0" w:color="auto"/>
              <w:right w:val="nil"/>
            </w:tcBorders>
            <w:vAlign w:val="center"/>
          </w:tcPr>
          <w:p w14:paraId="620CF23F" w14:textId="77777777" w:rsidR="00CB5C04" w:rsidRPr="000E2622" w:rsidRDefault="00CB5C04" w:rsidP="00C63909">
            <w:pPr>
              <w:jc w:val="center"/>
              <w:rPr>
                <w:moveTo w:id="3601" w:author="Micah Freedman" w:date="2022-03-11T15:01:00Z"/>
                <w:rFonts w:ascii="Arial" w:hAnsi="Arial" w:cs="Arial"/>
                <w:b/>
                <w:bCs/>
                <w:sz w:val="20"/>
                <w:szCs w:val="20"/>
              </w:rPr>
            </w:pPr>
            <w:moveTo w:id="3602" w:author="Micah Freedman" w:date="2022-03-11T15:01:00Z">
              <w:r w:rsidRPr="000E2622">
                <w:rPr>
                  <w:rFonts w:ascii="Arial" w:hAnsi="Arial" w:cs="Arial"/>
                  <w:b/>
                  <w:bCs/>
                  <w:sz w:val="20"/>
                  <w:szCs w:val="20"/>
                </w:rPr>
                <w:t>ASCU</w:t>
              </w:r>
            </w:moveTo>
          </w:p>
        </w:tc>
        <w:tc>
          <w:tcPr>
            <w:tcW w:w="839" w:type="dxa"/>
            <w:tcBorders>
              <w:top w:val="single" w:sz="4" w:space="0" w:color="auto"/>
              <w:left w:val="nil"/>
              <w:bottom w:val="single" w:sz="4" w:space="0" w:color="auto"/>
              <w:right w:val="nil"/>
            </w:tcBorders>
            <w:vAlign w:val="center"/>
          </w:tcPr>
          <w:p w14:paraId="25B64D75" w14:textId="77777777" w:rsidR="00CB5C04" w:rsidRPr="000E2622" w:rsidRDefault="00CB5C04" w:rsidP="00C63909">
            <w:pPr>
              <w:jc w:val="center"/>
              <w:rPr>
                <w:moveTo w:id="3603" w:author="Micah Freedman" w:date="2022-03-11T15:01:00Z"/>
                <w:rFonts w:ascii="Arial" w:hAnsi="Arial" w:cs="Arial"/>
                <w:b/>
                <w:bCs/>
                <w:sz w:val="20"/>
                <w:szCs w:val="20"/>
              </w:rPr>
            </w:pPr>
            <w:moveTo w:id="3604" w:author="Micah Freedman" w:date="2022-03-11T15:01:00Z">
              <w:r w:rsidRPr="000E2622">
                <w:rPr>
                  <w:rFonts w:ascii="Arial" w:hAnsi="Arial" w:cs="Arial"/>
                  <w:b/>
                  <w:bCs/>
                  <w:sz w:val="20"/>
                  <w:szCs w:val="20"/>
                </w:rPr>
                <w:t>AINC</w:t>
              </w:r>
            </w:moveTo>
          </w:p>
        </w:tc>
        <w:tc>
          <w:tcPr>
            <w:tcW w:w="850" w:type="dxa"/>
            <w:tcBorders>
              <w:top w:val="single" w:sz="4" w:space="0" w:color="auto"/>
              <w:left w:val="nil"/>
              <w:bottom w:val="single" w:sz="4" w:space="0" w:color="auto"/>
              <w:right w:val="nil"/>
            </w:tcBorders>
            <w:vAlign w:val="center"/>
          </w:tcPr>
          <w:p w14:paraId="5DC63607" w14:textId="77777777" w:rsidR="00CB5C04" w:rsidRPr="000E2622" w:rsidRDefault="00CB5C04" w:rsidP="00C63909">
            <w:pPr>
              <w:jc w:val="center"/>
              <w:rPr>
                <w:moveTo w:id="3605" w:author="Micah Freedman" w:date="2022-03-11T15:01:00Z"/>
                <w:rFonts w:ascii="Arial" w:hAnsi="Arial" w:cs="Arial"/>
                <w:b/>
                <w:bCs/>
                <w:sz w:val="20"/>
                <w:szCs w:val="20"/>
              </w:rPr>
            </w:pPr>
            <w:moveTo w:id="3606" w:author="Micah Freedman" w:date="2022-03-11T15:01:00Z">
              <w:r w:rsidRPr="000E2622">
                <w:rPr>
                  <w:rFonts w:ascii="Arial" w:hAnsi="Arial" w:cs="Arial"/>
                  <w:b/>
                  <w:bCs/>
                  <w:sz w:val="20"/>
                  <w:szCs w:val="20"/>
                </w:rPr>
                <w:t>ASFA</w:t>
              </w:r>
            </w:moveTo>
          </w:p>
        </w:tc>
        <w:tc>
          <w:tcPr>
            <w:tcW w:w="852" w:type="dxa"/>
            <w:tcBorders>
              <w:top w:val="single" w:sz="4" w:space="0" w:color="auto"/>
              <w:left w:val="nil"/>
              <w:bottom w:val="single" w:sz="4" w:space="0" w:color="auto"/>
              <w:right w:val="nil"/>
            </w:tcBorders>
            <w:vAlign w:val="center"/>
          </w:tcPr>
          <w:p w14:paraId="1813910C" w14:textId="77777777" w:rsidR="00CB5C04" w:rsidRPr="000E2622" w:rsidRDefault="00CB5C04" w:rsidP="00C63909">
            <w:pPr>
              <w:jc w:val="center"/>
              <w:rPr>
                <w:moveTo w:id="3607" w:author="Micah Freedman" w:date="2022-03-11T15:01:00Z"/>
                <w:rFonts w:ascii="Arial" w:hAnsi="Arial" w:cs="Arial"/>
                <w:b/>
                <w:bCs/>
                <w:sz w:val="20"/>
                <w:szCs w:val="20"/>
              </w:rPr>
            </w:pPr>
            <w:moveTo w:id="3608" w:author="Micah Freedman" w:date="2022-03-11T15:01:00Z">
              <w:r w:rsidRPr="000E2622">
                <w:rPr>
                  <w:rFonts w:ascii="Arial" w:hAnsi="Arial" w:cs="Arial"/>
                  <w:b/>
                  <w:bCs/>
                  <w:sz w:val="20"/>
                  <w:szCs w:val="20"/>
                </w:rPr>
                <w:t>ASYR</w:t>
              </w:r>
            </w:moveTo>
          </w:p>
        </w:tc>
        <w:tc>
          <w:tcPr>
            <w:tcW w:w="930" w:type="dxa"/>
            <w:tcBorders>
              <w:top w:val="single" w:sz="4" w:space="0" w:color="auto"/>
              <w:left w:val="nil"/>
              <w:bottom w:val="single" w:sz="4" w:space="0" w:color="auto"/>
              <w:right w:val="single" w:sz="4" w:space="0" w:color="auto"/>
            </w:tcBorders>
            <w:vAlign w:val="center"/>
          </w:tcPr>
          <w:p w14:paraId="41B03F6B" w14:textId="77777777" w:rsidR="00CB5C04" w:rsidRPr="000E2622" w:rsidRDefault="00CB5C04" w:rsidP="00C63909">
            <w:pPr>
              <w:jc w:val="center"/>
              <w:rPr>
                <w:moveTo w:id="3609" w:author="Micah Freedman" w:date="2022-03-11T15:01:00Z"/>
                <w:rFonts w:ascii="Arial" w:hAnsi="Arial" w:cs="Arial"/>
                <w:b/>
                <w:bCs/>
                <w:sz w:val="20"/>
                <w:szCs w:val="20"/>
              </w:rPr>
            </w:pPr>
            <w:moveTo w:id="3610" w:author="Micah Freedman" w:date="2022-03-11T15:01:00Z">
              <w:r w:rsidRPr="000E2622">
                <w:rPr>
                  <w:rFonts w:ascii="Arial" w:hAnsi="Arial" w:cs="Arial"/>
                  <w:b/>
                  <w:bCs/>
                  <w:sz w:val="20"/>
                  <w:szCs w:val="20"/>
                </w:rPr>
                <w:t>ASPEC</w:t>
              </w:r>
            </w:moveTo>
          </w:p>
        </w:tc>
        <w:tc>
          <w:tcPr>
            <w:tcW w:w="795" w:type="dxa"/>
            <w:tcBorders>
              <w:top w:val="single" w:sz="4" w:space="0" w:color="auto"/>
              <w:left w:val="single" w:sz="4" w:space="0" w:color="auto"/>
              <w:bottom w:val="single" w:sz="4" w:space="0" w:color="auto"/>
              <w:right w:val="single" w:sz="4" w:space="0" w:color="auto"/>
            </w:tcBorders>
            <w:vAlign w:val="center"/>
          </w:tcPr>
          <w:p w14:paraId="217DBF58" w14:textId="77777777" w:rsidR="00CB5C04" w:rsidRPr="000E2622" w:rsidRDefault="00CB5C04" w:rsidP="00C63909">
            <w:pPr>
              <w:jc w:val="center"/>
              <w:rPr>
                <w:moveTo w:id="3611" w:author="Micah Freedman" w:date="2022-03-11T15:01:00Z"/>
                <w:rFonts w:ascii="Arial" w:hAnsi="Arial" w:cs="Arial"/>
                <w:b/>
                <w:bCs/>
                <w:sz w:val="20"/>
                <w:szCs w:val="20"/>
              </w:rPr>
            </w:pPr>
            <w:moveTo w:id="3612" w:author="Micah Freedman" w:date="2022-03-11T15:01:00Z">
              <w:r w:rsidRPr="000E2622">
                <w:rPr>
                  <w:rFonts w:ascii="Arial" w:hAnsi="Arial" w:cs="Arial"/>
                  <w:b/>
                  <w:bCs/>
                  <w:sz w:val="20"/>
                  <w:szCs w:val="20"/>
                </w:rPr>
                <w:t>Total</w:t>
              </w:r>
            </w:moveTo>
          </w:p>
        </w:tc>
      </w:tr>
      <w:tr w:rsidR="00283350" w:rsidRPr="000E2622" w14:paraId="3D28C97C" w14:textId="77777777" w:rsidTr="00C63909">
        <w:tc>
          <w:tcPr>
            <w:tcW w:w="1308" w:type="dxa"/>
            <w:vMerge w:val="restart"/>
            <w:tcBorders>
              <w:top w:val="single" w:sz="4" w:space="0" w:color="auto"/>
              <w:right w:val="nil"/>
            </w:tcBorders>
            <w:vAlign w:val="center"/>
          </w:tcPr>
          <w:p w14:paraId="6FF4FE10" w14:textId="77777777" w:rsidR="00CB5C04" w:rsidRPr="000E2622" w:rsidRDefault="00CB5C04" w:rsidP="00C63909">
            <w:pPr>
              <w:jc w:val="center"/>
              <w:rPr>
                <w:moveTo w:id="3613" w:author="Micah Freedman" w:date="2022-03-11T15:01:00Z"/>
                <w:rFonts w:ascii="Arial" w:hAnsi="Arial" w:cs="Arial"/>
                <w:sz w:val="20"/>
                <w:szCs w:val="20"/>
              </w:rPr>
            </w:pPr>
            <w:moveTo w:id="3614" w:author="Micah Freedman" w:date="2022-03-11T15:01:00Z">
              <w:r w:rsidRPr="000E2622">
                <w:rPr>
                  <w:rFonts w:ascii="Arial" w:hAnsi="Arial" w:cs="Arial"/>
                  <w:sz w:val="20"/>
                  <w:szCs w:val="20"/>
                </w:rPr>
                <w:t>Guam</w:t>
              </w:r>
            </w:moveTo>
          </w:p>
        </w:tc>
        <w:tc>
          <w:tcPr>
            <w:tcW w:w="2000" w:type="dxa"/>
            <w:tcBorders>
              <w:top w:val="single" w:sz="4" w:space="0" w:color="auto"/>
              <w:left w:val="nil"/>
              <w:bottom w:val="nil"/>
              <w:right w:val="nil"/>
            </w:tcBorders>
            <w:vAlign w:val="center"/>
          </w:tcPr>
          <w:p w14:paraId="24C3A6EC" w14:textId="77777777" w:rsidR="00CB5C04" w:rsidRPr="000E2622" w:rsidRDefault="00CB5C04" w:rsidP="00C63909">
            <w:pPr>
              <w:jc w:val="center"/>
              <w:rPr>
                <w:moveTo w:id="3615" w:author="Micah Freedman" w:date="2022-03-11T15:01:00Z"/>
                <w:rFonts w:ascii="Arial" w:hAnsi="Arial" w:cs="Arial"/>
                <w:sz w:val="20"/>
                <w:szCs w:val="20"/>
              </w:rPr>
            </w:pPr>
            <w:moveTo w:id="3616" w:author="Micah Freedman" w:date="2022-03-11T15:01:00Z">
              <w:r w:rsidRPr="000E2622">
                <w:rPr>
                  <w:rFonts w:ascii="Arial" w:hAnsi="Arial" w:cs="Arial"/>
                  <w:sz w:val="20"/>
                  <w:szCs w:val="20"/>
                </w:rPr>
                <w:t>GU_10_2018</w:t>
              </w:r>
            </w:moveTo>
          </w:p>
        </w:tc>
        <w:tc>
          <w:tcPr>
            <w:tcW w:w="908" w:type="dxa"/>
            <w:tcBorders>
              <w:top w:val="single" w:sz="4" w:space="0" w:color="auto"/>
              <w:left w:val="nil"/>
              <w:bottom w:val="nil"/>
              <w:right w:val="nil"/>
            </w:tcBorders>
            <w:vAlign w:val="center"/>
          </w:tcPr>
          <w:p w14:paraId="00E77000" w14:textId="77777777" w:rsidR="00CB5C04" w:rsidRPr="000E2622" w:rsidRDefault="00CB5C04" w:rsidP="00C63909">
            <w:pPr>
              <w:jc w:val="center"/>
              <w:rPr>
                <w:moveTo w:id="3617" w:author="Micah Freedman" w:date="2022-03-11T15:01:00Z"/>
                <w:rFonts w:ascii="Arial" w:hAnsi="Arial" w:cs="Arial"/>
                <w:sz w:val="20"/>
                <w:szCs w:val="20"/>
              </w:rPr>
            </w:pPr>
            <w:moveTo w:id="3618" w:author="Micah Freedman" w:date="2022-03-11T15:01:00Z">
              <w:r w:rsidRPr="000E2622">
                <w:rPr>
                  <w:rFonts w:ascii="Arial" w:hAnsi="Arial" w:cs="Arial"/>
                  <w:sz w:val="20"/>
                  <w:szCs w:val="20"/>
                </w:rPr>
                <w:t>0</w:t>
              </w:r>
            </w:moveTo>
          </w:p>
        </w:tc>
        <w:tc>
          <w:tcPr>
            <w:tcW w:w="871" w:type="dxa"/>
            <w:tcBorders>
              <w:top w:val="single" w:sz="4" w:space="0" w:color="auto"/>
              <w:left w:val="nil"/>
              <w:bottom w:val="nil"/>
              <w:right w:val="nil"/>
            </w:tcBorders>
            <w:vAlign w:val="center"/>
          </w:tcPr>
          <w:p w14:paraId="49C04F52" w14:textId="77777777" w:rsidR="00CB5C04" w:rsidRPr="000E2622" w:rsidRDefault="00CB5C04" w:rsidP="00C63909">
            <w:pPr>
              <w:jc w:val="center"/>
              <w:rPr>
                <w:moveTo w:id="3619" w:author="Micah Freedman" w:date="2022-03-11T15:01:00Z"/>
                <w:rFonts w:ascii="Arial" w:hAnsi="Arial" w:cs="Arial"/>
                <w:sz w:val="20"/>
                <w:szCs w:val="20"/>
              </w:rPr>
            </w:pPr>
            <w:moveTo w:id="3620" w:author="Micah Freedman" w:date="2022-03-11T15:01:00Z">
              <w:r w:rsidRPr="000E2622">
                <w:rPr>
                  <w:rFonts w:ascii="Arial" w:hAnsi="Arial" w:cs="Arial"/>
                  <w:sz w:val="20"/>
                  <w:szCs w:val="20"/>
                </w:rPr>
                <w:t>1</w:t>
              </w:r>
            </w:moveTo>
          </w:p>
        </w:tc>
        <w:tc>
          <w:tcPr>
            <w:tcW w:w="839" w:type="dxa"/>
            <w:tcBorders>
              <w:top w:val="single" w:sz="4" w:space="0" w:color="auto"/>
              <w:left w:val="nil"/>
              <w:bottom w:val="nil"/>
              <w:right w:val="nil"/>
            </w:tcBorders>
            <w:vAlign w:val="center"/>
          </w:tcPr>
          <w:p w14:paraId="71AFD3C7" w14:textId="77777777" w:rsidR="00CB5C04" w:rsidRPr="000E2622" w:rsidRDefault="00CB5C04" w:rsidP="00C63909">
            <w:pPr>
              <w:jc w:val="center"/>
              <w:rPr>
                <w:moveTo w:id="3621" w:author="Micah Freedman" w:date="2022-03-11T15:01:00Z"/>
                <w:rFonts w:ascii="Arial" w:hAnsi="Arial" w:cs="Arial"/>
                <w:sz w:val="20"/>
                <w:szCs w:val="20"/>
              </w:rPr>
            </w:pPr>
            <w:moveTo w:id="3622" w:author="Micah Freedman" w:date="2022-03-11T15:01:00Z">
              <w:r w:rsidRPr="000E2622">
                <w:rPr>
                  <w:rFonts w:ascii="Arial" w:hAnsi="Arial" w:cs="Arial"/>
                  <w:sz w:val="20"/>
                  <w:szCs w:val="20"/>
                </w:rPr>
                <w:t>0</w:t>
              </w:r>
            </w:moveTo>
          </w:p>
        </w:tc>
        <w:tc>
          <w:tcPr>
            <w:tcW w:w="850" w:type="dxa"/>
            <w:tcBorders>
              <w:top w:val="single" w:sz="4" w:space="0" w:color="auto"/>
              <w:left w:val="nil"/>
              <w:bottom w:val="nil"/>
              <w:right w:val="nil"/>
            </w:tcBorders>
            <w:vAlign w:val="center"/>
          </w:tcPr>
          <w:p w14:paraId="015C808B" w14:textId="77777777" w:rsidR="00CB5C04" w:rsidRPr="000E2622" w:rsidRDefault="00CB5C04" w:rsidP="00C63909">
            <w:pPr>
              <w:jc w:val="center"/>
              <w:rPr>
                <w:moveTo w:id="3623" w:author="Micah Freedman" w:date="2022-03-11T15:01:00Z"/>
                <w:rFonts w:ascii="Arial" w:hAnsi="Arial" w:cs="Arial"/>
                <w:sz w:val="20"/>
                <w:szCs w:val="20"/>
              </w:rPr>
            </w:pPr>
            <w:moveTo w:id="3624" w:author="Micah Freedman" w:date="2022-03-11T15:01:00Z">
              <w:r w:rsidRPr="000E2622">
                <w:rPr>
                  <w:rFonts w:ascii="Arial" w:hAnsi="Arial" w:cs="Arial"/>
                  <w:sz w:val="20"/>
                  <w:szCs w:val="20"/>
                </w:rPr>
                <w:t>0</w:t>
              </w:r>
            </w:moveTo>
          </w:p>
        </w:tc>
        <w:tc>
          <w:tcPr>
            <w:tcW w:w="852" w:type="dxa"/>
            <w:tcBorders>
              <w:top w:val="single" w:sz="4" w:space="0" w:color="auto"/>
              <w:left w:val="nil"/>
              <w:bottom w:val="nil"/>
              <w:right w:val="nil"/>
            </w:tcBorders>
            <w:vAlign w:val="center"/>
          </w:tcPr>
          <w:p w14:paraId="54BC02BA" w14:textId="77777777" w:rsidR="00CB5C04" w:rsidRPr="000E2622" w:rsidRDefault="00CB5C04" w:rsidP="00C63909">
            <w:pPr>
              <w:jc w:val="center"/>
              <w:rPr>
                <w:moveTo w:id="3625" w:author="Micah Freedman" w:date="2022-03-11T15:01:00Z"/>
                <w:rFonts w:ascii="Arial" w:hAnsi="Arial" w:cs="Arial"/>
                <w:sz w:val="20"/>
                <w:szCs w:val="20"/>
              </w:rPr>
            </w:pPr>
            <w:moveTo w:id="3626" w:author="Micah Freedman" w:date="2022-03-11T15:01:00Z">
              <w:r w:rsidRPr="000E2622">
                <w:rPr>
                  <w:rFonts w:ascii="Arial" w:hAnsi="Arial" w:cs="Arial"/>
                  <w:sz w:val="20"/>
                  <w:szCs w:val="20"/>
                </w:rPr>
                <w:t>0</w:t>
              </w:r>
            </w:moveTo>
          </w:p>
        </w:tc>
        <w:tc>
          <w:tcPr>
            <w:tcW w:w="930" w:type="dxa"/>
            <w:tcBorders>
              <w:top w:val="single" w:sz="4" w:space="0" w:color="auto"/>
              <w:left w:val="nil"/>
              <w:bottom w:val="nil"/>
              <w:right w:val="single" w:sz="4" w:space="0" w:color="auto"/>
            </w:tcBorders>
            <w:vAlign w:val="center"/>
          </w:tcPr>
          <w:p w14:paraId="4BC1762F" w14:textId="77777777" w:rsidR="00CB5C04" w:rsidRPr="000E2622" w:rsidRDefault="00CB5C04" w:rsidP="00C63909">
            <w:pPr>
              <w:jc w:val="center"/>
              <w:rPr>
                <w:moveTo w:id="3627" w:author="Micah Freedman" w:date="2022-03-11T15:01:00Z"/>
                <w:rFonts w:ascii="Arial" w:hAnsi="Arial" w:cs="Arial"/>
                <w:sz w:val="20"/>
                <w:szCs w:val="20"/>
              </w:rPr>
            </w:pPr>
            <w:moveTo w:id="3628" w:author="Micah Freedman" w:date="2022-03-11T15:01:00Z">
              <w:r w:rsidRPr="000E2622">
                <w:rPr>
                  <w:rFonts w:ascii="Arial" w:hAnsi="Arial" w:cs="Arial"/>
                  <w:sz w:val="20"/>
                  <w:szCs w:val="20"/>
                </w:rPr>
                <w:t>0</w:t>
              </w:r>
            </w:moveTo>
          </w:p>
        </w:tc>
        <w:tc>
          <w:tcPr>
            <w:tcW w:w="795" w:type="dxa"/>
            <w:tcBorders>
              <w:top w:val="single" w:sz="4" w:space="0" w:color="auto"/>
              <w:left w:val="single" w:sz="4" w:space="0" w:color="auto"/>
              <w:bottom w:val="nil"/>
              <w:right w:val="single" w:sz="4" w:space="0" w:color="auto"/>
            </w:tcBorders>
            <w:vAlign w:val="center"/>
          </w:tcPr>
          <w:p w14:paraId="57DFBB7F" w14:textId="77777777" w:rsidR="00CB5C04" w:rsidRPr="000E2622" w:rsidRDefault="00CB5C04" w:rsidP="00C63909">
            <w:pPr>
              <w:jc w:val="center"/>
              <w:rPr>
                <w:moveTo w:id="3629" w:author="Micah Freedman" w:date="2022-03-11T15:01:00Z"/>
                <w:rFonts w:ascii="Arial" w:hAnsi="Arial" w:cs="Arial"/>
                <w:sz w:val="20"/>
                <w:szCs w:val="20"/>
              </w:rPr>
            </w:pPr>
            <w:moveTo w:id="3630" w:author="Micah Freedman" w:date="2022-03-11T15:01:00Z">
              <w:r w:rsidRPr="000E2622">
                <w:rPr>
                  <w:rFonts w:ascii="Arial" w:hAnsi="Arial" w:cs="Arial"/>
                  <w:sz w:val="20"/>
                  <w:szCs w:val="20"/>
                </w:rPr>
                <w:t>1</w:t>
              </w:r>
            </w:moveTo>
          </w:p>
        </w:tc>
      </w:tr>
      <w:tr w:rsidR="00283350" w:rsidRPr="000E2622" w14:paraId="38613980" w14:textId="77777777" w:rsidTr="00C63909">
        <w:tc>
          <w:tcPr>
            <w:tcW w:w="1308" w:type="dxa"/>
            <w:vMerge/>
            <w:tcBorders>
              <w:right w:val="nil"/>
            </w:tcBorders>
            <w:vAlign w:val="center"/>
          </w:tcPr>
          <w:p w14:paraId="60C6656C" w14:textId="77777777" w:rsidR="00CB5C04" w:rsidRPr="000E2622" w:rsidRDefault="00CB5C04" w:rsidP="00C63909">
            <w:pPr>
              <w:jc w:val="center"/>
              <w:rPr>
                <w:moveTo w:id="3631" w:author="Micah Freedman" w:date="2022-03-11T15:01:00Z"/>
                <w:rFonts w:ascii="Arial" w:hAnsi="Arial" w:cs="Arial"/>
                <w:sz w:val="20"/>
                <w:szCs w:val="20"/>
              </w:rPr>
            </w:pPr>
          </w:p>
        </w:tc>
        <w:tc>
          <w:tcPr>
            <w:tcW w:w="2000" w:type="dxa"/>
            <w:tcBorders>
              <w:top w:val="nil"/>
              <w:left w:val="nil"/>
              <w:bottom w:val="nil"/>
              <w:right w:val="nil"/>
            </w:tcBorders>
            <w:vAlign w:val="center"/>
          </w:tcPr>
          <w:p w14:paraId="362DD619" w14:textId="77777777" w:rsidR="00CB5C04" w:rsidRPr="000E2622" w:rsidRDefault="00CB5C04" w:rsidP="00C63909">
            <w:pPr>
              <w:jc w:val="center"/>
              <w:rPr>
                <w:moveTo w:id="3632" w:author="Micah Freedman" w:date="2022-03-11T15:01:00Z"/>
                <w:rFonts w:ascii="Arial" w:hAnsi="Arial" w:cs="Arial"/>
                <w:sz w:val="20"/>
                <w:szCs w:val="20"/>
              </w:rPr>
            </w:pPr>
            <w:moveTo w:id="3633" w:author="Micah Freedman" w:date="2022-03-11T15:01:00Z">
              <w:r w:rsidRPr="000E2622">
                <w:rPr>
                  <w:rFonts w:ascii="Arial" w:hAnsi="Arial" w:cs="Arial"/>
                  <w:sz w:val="20"/>
                  <w:szCs w:val="20"/>
                </w:rPr>
                <w:t>GU_13_2018</w:t>
              </w:r>
            </w:moveTo>
          </w:p>
        </w:tc>
        <w:tc>
          <w:tcPr>
            <w:tcW w:w="908" w:type="dxa"/>
            <w:tcBorders>
              <w:top w:val="nil"/>
              <w:left w:val="nil"/>
              <w:bottom w:val="nil"/>
              <w:right w:val="nil"/>
            </w:tcBorders>
            <w:vAlign w:val="center"/>
          </w:tcPr>
          <w:p w14:paraId="177B4C36" w14:textId="77777777" w:rsidR="00CB5C04" w:rsidRPr="000E2622" w:rsidRDefault="00CB5C04" w:rsidP="00C63909">
            <w:pPr>
              <w:jc w:val="center"/>
              <w:rPr>
                <w:moveTo w:id="3634" w:author="Micah Freedman" w:date="2022-03-11T15:01:00Z"/>
                <w:rFonts w:ascii="Arial" w:hAnsi="Arial" w:cs="Arial"/>
                <w:sz w:val="20"/>
                <w:szCs w:val="20"/>
              </w:rPr>
            </w:pPr>
            <w:moveTo w:id="3635" w:author="Micah Freedman" w:date="2022-03-11T15:01:00Z">
              <w:r w:rsidRPr="000E2622">
                <w:rPr>
                  <w:rFonts w:ascii="Arial" w:hAnsi="Arial" w:cs="Arial"/>
                  <w:sz w:val="20"/>
                  <w:szCs w:val="20"/>
                </w:rPr>
                <w:t>0</w:t>
              </w:r>
            </w:moveTo>
          </w:p>
        </w:tc>
        <w:tc>
          <w:tcPr>
            <w:tcW w:w="871" w:type="dxa"/>
            <w:tcBorders>
              <w:top w:val="nil"/>
              <w:left w:val="nil"/>
              <w:bottom w:val="nil"/>
              <w:right w:val="nil"/>
            </w:tcBorders>
            <w:vAlign w:val="center"/>
          </w:tcPr>
          <w:p w14:paraId="70275FE6" w14:textId="77777777" w:rsidR="00CB5C04" w:rsidRPr="000E2622" w:rsidRDefault="00CB5C04" w:rsidP="00C63909">
            <w:pPr>
              <w:jc w:val="center"/>
              <w:rPr>
                <w:moveTo w:id="3636" w:author="Micah Freedman" w:date="2022-03-11T15:01:00Z"/>
                <w:rFonts w:ascii="Arial" w:hAnsi="Arial" w:cs="Arial"/>
                <w:sz w:val="20"/>
                <w:szCs w:val="20"/>
              </w:rPr>
            </w:pPr>
            <w:moveTo w:id="3637"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3196E1CF" w14:textId="77777777" w:rsidR="00CB5C04" w:rsidRPr="000E2622" w:rsidRDefault="00CB5C04" w:rsidP="00C63909">
            <w:pPr>
              <w:jc w:val="center"/>
              <w:rPr>
                <w:moveTo w:id="3638" w:author="Micah Freedman" w:date="2022-03-11T15:01:00Z"/>
                <w:rFonts w:ascii="Arial" w:hAnsi="Arial" w:cs="Arial"/>
                <w:sz w:val="20"/>
                <w:szCs w:val="20"/>
              </w:rPr>
            </w:pPr>
            <w:moveTo w:id="3639"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0461815E" w14:textId="77777777" w:rsidR="00CB5C04" w:rsidRPr="000E2622" w:rsidRDefault="00CB5C04" w:rsidP="00C63909">
            <w:pPr>
              <w:jc w:val="center"/>
              <w:rPr>
                <w:moveTo w:id="3640" w:author="Micah Freedman" w:date="2022-03-11T15:01:00Z"/>
                <w:rFonts w:ascii="Arial" w:hAnsi="Arial" w:cs="Arial"/>
                <w:sz w:val="20"/>
                <w:szCs w:val="20"/>
              </w:rPr>
            </w:pPr>
            <w:moveTo w:id="3641"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2BACAB59" w14:textId="77777777" w:rsidR="00CB5C04" w:rsidRPr="000E2622" w:rsidRDefault="00CB5C04" w:rsidP="00C63909">
            <w:pPr>
              <w:jc w:val="center"/>
              <w:rPr>
                <w:moveTo w:id="3642" w:author="Micah Freedman" w:date="2022-03-11T15:01:00Z"/>
                <w:rFonts w:ascii="Arial" w:hAnsi="Arial" w:cs="Arial"/>
                <w:sz w:val="20"/>
                <w:szCs w:val="20"/>
              </w:rPr>
            </w:pPr>
            <w:moveTo w:id="3643"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1A3631A7" w14:textId="77777777" w:rsidR="00CB5C04" w:rsidRPr="000E2622" w:rsidRDefault="00CB5C04" w:rsidP="00C63909">
            <w:pPr>
              <w:jc w:val="center"/>
              <w:rPr>
                <w:moveTo w:id="3644" w:author="Micah Freedman" w:date="2022-03-11T15:01:00Z"/>
                <w:rFonts w:ascii="Arial" w:hAnsi="Arial" w:cs="Arial"/>
                <w:sz w:val="20"/>
                <w:szCs w:val="20"/>
              </w:rPr>
            </w:pPr>
            <w:moveTo w:id="3645" w:author="Micah Freedman" w:date="2022-03-11T15:01:00Z">
              <w:r w:rsidRPr="000E2622">
                <w:rPr>
                  <w:rFonts w:ascii="Arial" w:hAnsi="Arial" w:cs="Arial"/>
                  <w:sz w:val="20"/>
                  <w:szCs w:val="20"/>
                </w:rPr>
                <w:t>1</w:t>
              </w:r>
            </w:moveTo>
          </w:p>
        </w:tc>
        <w:tc>
          <w:tcPr>
            <w:tcW w:w="795" w:type="dxa"/>
            <w:tcBorders>
              <w:top w:val="nil"/>
              <w:left w:val="single" w:sz="4" w:space="0" w:color="auto"/>
              <w:bottom w:val="nil"/>
              <w:right w:val="single" w:sz="4" w:space="0" w:color="auto"/>
            </w:tcBorders>
            <w:vAlign w:val="center"/>
          </w:tcPr>
          <w:p w14:paraId="2C1B8F9D" w14:textId="77777777" w:rsidR="00CB5C04" w:rsidRPr="000E2622" w:rsidRDefault="00CB5C04" w:rsidP="00C63909">
            <w:pPr>
              <w:jc w:val="center"/>
              <w:rPr>
                <w:moveTo w:id="3646" w:author="Micah Freedman" w:date="2022-03-11T15:01:00Z"/>
                <w:rFonts w:ascii="Arial" w:hAnsi="Arial" w:cs="Arial"/>
                <w:sz w:val="20"/>
                <w:szCs w:val="20"/>
              </w:rPr>
            </w:pPr>
            <w:moveTo w:id="3647" w:author="Micah Freedman" w:date="2022-03-11T15:01:00Z">
              <w:r w:rsidRPr="000E2622">
                <w:rPr>
                  <w:rFonts w:ascii="Arial" w:hAnsi="Arial" w:cs="Arial"/>
                  <w:sz w:val="20"/>
                  <w:szCs w:val="20"/>
                </w:rPr>
                <w:t>3</w:t>
              </w:r>
            </w:moveTo>
          </w:p>
        </w:tc>
      </w:tr>
      <w:tr w:rsidR="00283350" w:rsidRPr="000E2622" w14:paraId="6591EF8C" w14:textId="77777777" w:rsidTr="00C63909">
        <w:tc>
          <w:tcPr>
            <w:tcW w:w="1308" w:type="dxa"/>
            <w:vMerge/>
            <w:tcBorders>
              <w:right w:val="nil"/>
            </w:tcBorders>
            <w:vAlign w:val="center"/>
          </w:tcPr>
          <w:p w14:paraId="04E7B793" w14:textId="77777777" w:rsidR="00CB5C04" w:rsidRPr="000E2622" w:rsidRDefault="00CB5C04" w:rsidP="00C63909">
            <w:pPr>
              <w:jc w:val="center"/>
              <w:rPr>
                <w:moveTo w:id="3648" w:author="Micah Freedman" w:date="2022-03-11T15:01:00Z"/>
                <w:rFonts w:ascii="Arial" w:hAnsi="Arial" w:cs="Arial"/>
                <w:sz w:val="20"/>
                <w:szCs w:val="20"/>
              </w:rPr>
            </w:pPr>
          </w:p>
        </w:tc>
        <w:tc>
          <w:tcPr>
            <w:tcW w:w="2000" w:type="dxa"/>
            <w:tcBorders>
              <w:top w:val="nil"/>
              <w:left w:val="nil"/>
              <w:bottom w:val="nil"/>
              <w:right w:val="nil"/>
            </w:tcBorders>
            <w:vAlign w:val="center"/>
          </w:tcPr>
          <w:p w14:paraId="487A2E3C" w14:textId="77777777" w:rsidR="00CB5C04" w:rsidRPr="000E2622" w:rsidRDefault="00CB5C04" w:rsidP="00C63909">
            <w:pPr>
              <w:jc w:val="center"/>
              <w:rPr>
                <w:moveTo w:id="3649" w:author="Micah Freedman" w:date="2022-03-11T15:01:00Z"/>
                <w:rFonts w:ascii="Arial" w:hAnsi="Arial" w:cs="Arial"/>
                <w:sz w:val="20"/>
                <w:szCs w:val="20"/>
              </w:rPr>
            </w:pPr>
            <w:moveTo w:id="3650" w:author="Micah Freedman" w:date="2022-03-11T15:01:00Z">
              <w:r w:rsidRPr="000E2622">
                <w:rPr>
                  <w:rFonts w:ascii="Arial" w:hAnsi="Arial" w:cs="Arial"/>
                  <w:sz w:val="20"/>
                  <w:szCs w:val="20"/>
                </w:rPr>
                <w:t>GU_19_2018</w:t>
              </w:r>
            </w:moveTo>
          </w:p>
        </w:tc>
        <w:tc>
          <w:tcPr>
            <w:tcW w:w="908" w:type="dxa"/>
            <w:tcBorders>
              <w:top w:val="nil"/>
              <w:left w:val="nil"/>
              <w:bottom w:val="nil"/>
              <w:right w:val="nil"/>
            </w:tcBorders>
            <w:vAlign w:val="center"/>
          </w:tcPr>
          <w:p w14:paraId="124C979B" w14:textId="77777777" w:rsidR="00CB5C04" w:rsidRPr="000E2622" w:rsidRDefault="00CB5C04" w:rsidP="00C63909">
            <w:pPr>
              <w:jc w:val="center"/>
              <w:rPr>
                <w:moveTo w:id="3651" w:author="Micah Freedman" w:date="2022-03-11T15:01:00Z"/>
                <w:rFonts w:ascii="Arial" w:hAnsi="Arial" w:cs="Arial"/>
                <w:sz w:val="20"/>
                <w:szCs w:val="20"/>
              </w:rPr>
            </w:pPr>
            <w:moveTo w:id="3652" w:author="Micah Freedman" w:date="2022-03-11T15:01:00Z">
              <w:r w:rsidRPr="000E2622">
                <w:rPr>
                  <w:rFonts w:ascii="Arial" w:hAnsi="Arial" w:cs="Arial"/>
                  <w:sz w:val="20"/>
                  <w:szCs w:val="20"/>
                </w:rPr>
                <w:t>2</w:t>
              </w:r>
            </w:moveTo>
          </w:p>
        </w:tc>
        <w:tc>
          <w:tcPr>
            <w:tcW w:w="871" w:type="dxa"/>
            <w:tcBorders>
              <w:top w:val="nil"/>
              <w:left w:val="nil"/>
              <w:bottom w:val="nil"/>
              <w:right w:val="nil"/>
            </w:tcBorders>
            <w:vAlign w:val="center"/>
          </w:tcPr>
          <w:p w14:paraId="1F60C6B0" w14:textId="77777777" w:rsidR="00CB5C04" w:rsidRPr="000E2622" w:rsidRDefault="00CB5C04" w:rsidP="00C63909">
            <w:pPr>
              <w:jc w:val="center"/>
              <w:rPr>
                <w:moveTo w:id="3653" w:author="Micah Freedman" w:date="2022-03-11T15:01:00Z"/>
                <w:rFonts w:ascii="Arial" w:hAnsi="Arial" w:cs="Arial"/>
                <w:sz w:val="20"/>
                <w:szCs w:val="20"/>
              </w:rPr>
            </w:pPr>
            <w:moveTo w:id="3654" w:author="Micah Freedman" w:date="2022-03-11T15:01:00Z">
              <w:r w:rsidRPr="000E2622">
                <w:rPr>
                  <w:rFonts w:ascii="Arial" w:hAnsi="Arial" w:cs="Arial"/>
                  <w:sz w:val="20"/>
                  <w:szCs w:val="20"/>
                </w:rPr>
                <w:t>2</w:t>
              </w:r>
            </w:moveTo>
          </w:p>
        </w:tc>
        <w:tc>
          <w:tcPr>
            <w:tcW w:w="839" w:type="dxa"/>
            <w:tcBorders>
              <w:top w:val="nil"/>
              <w:left w:val="nil"/>
              <w:bottom w:val="nil"/>
              <w:right w:val="nil"/>
            </w:tcBorders>
            <w:vAlign w:val="center"/>
          </w:tcPr>
          <w:p w14:paraId="5EB31C50" w14:textId="77777777" w:rsidR="00CB5C04" w:rsidRPr="000E2622" w:rsidRDefault="00CB5C04" w:rsidP="00C63909">
            <w:pPr>
              <w:jc w:val="center"/>
              <w:rPr>
                <w:moveTo w:id="3655" w:author="Micah Freedman" w:date="2022-03-11T15:01:00Z"/>
                <w:rFonts w:ascii="Arial" w:hAnsi="Arial" w:cs="Arial"/>
                <w:sz w:val="20"/>
                <w:szCs w:val="20"/>
              </w:rPr>
            </w:pPr>
            <w:moveTo w:id="3656"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185202C1" w14:textId="77777777" w:rsidR="00CB5C04" w:rsidRPr="000E2622" w:rsidRDefault="00CB5C04" w:rsidP="00C63909">
            <w:pPr>
              <w:jc w:val="center"/>
              <w:rPr>
                <w:moveTo w:id="3657" w:author="Micah Freedman" w:date="2022-03-11T15:01:00Z"/>
                <w:rFonts w:ascii="Arial" w:hAnsi="Arial" w:cs="Arial"/>
                <w:sz w:val="20"/>
                <w:szCs w:val="20"/>
              </w:rPr>
            </w:pPr>
            <w:moveTo w:id="3658"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1D4069DA" w14:textId="77777777" w:rsidR="00CB5C04" w:rsidRPr="000E2622" w:rsidRDefault="00CB5C04" w:rsidP="00C63909">
            <w:pPr>
              <w:jc w:val="center"/>
              <w:rPr>
                <w:moveTo w:id="3659" w:author="Micah Freedman" w:date="2022-03-11T15:01:00Z"/>
                <w:rFonts w:ascii="Arial" w:hAnsi="Arial" w:cs="Arial"/>
                <w:sz w:val="20"/>
                <w:szCs w:val="20"/>
              </w:rPr>
            </w:pPr>
            <w:moveTo w:id="3660" w:author="Micah Freedman" w:date="2022-03-11T15:01:00Z">
              <w:r w:rsidRPr="000E2622">
                <w:rPr>
                  <w:rFonts w:ascii="Arial" w:hAnsi="Arial" w:cs="Arial"/>
                  <w:sz w:val="20"/>
                  <w:szCs w:val="20"/>
                </w:rPr>
                <w:t>2</w:t>
              </w:r>
            </w:moveTo>
          </w:p>
        </w:tc>
        <w:tc>
          <w:tcPr>
            <w:tcW w:w="930" w:type="dxa"/>
            <w:tcBorders>
              <w:top w:val="nil"/>
              <w:left w:val="nil"/>
              <w:bottom w:val="nil"/>
              <w:right w:val="single" w:sz="4" w:space="0" w:color="auto"/>
            </w:tcBorders>
            <w:vAlign w:val="center"/>
          </w:tcPr>
          <w:p w14:paraId="4B298B77" w14:textId="77777777" w:rsidR="00CB5C04" w:rsidRPr="000E2622" w:rsidRDefault="00CB5C04" w:rsidP="00C63909">
            <w:pPr>
              <w:jc w:val="center"/>
              <w:rPr>
                <w:moveTo w:id="3661" w:author="Micah Freedman" w:date="2022-03-11T15:01:00Z"/>
                <w:rFonts w:ascii="Arial" w:hAnsi="Arial" w:cs="Arial"/>
                <w:sz w:val="20"/>
                <w:szCs w:val="20"/>
              </w:rPr>
            </w:pPr>
            <w:moveTo w:id="3662" w:author="Micah Freedman" w:date="2022-03-11T15:01:00Z">
              <w:r w:rsidRPr="000E2622">
                <w:rPr>
                  <w:rFonts w:ascii="Arial" w:hAnsi="Arial" w:cs="Arial"/>
                  <w:sz w:val="20"/>
                  <w:szCs w:val="20"/>
                </w:rPr>
                <w:t>2</w:t>
              </w:r>
            </w:moveTo>
          </w:p>
        </w:tc>
        <w:tc>
          <w:tcPr>
            <w:tcW w:w="795" w:type="dxa"/>
            <w:tcBorders>
              <w:top w:val="nil"/>
              <w:left w:val="single" w:sz="4" w:space="0" w:color="auto"/>
              <w:bottom w:val="nil"/>
              <w:right w:val="single" w:sz="4" w:space="0" w:color="auto"/>
            </w:tcBorders>
            <w:vAlign w:val="center"/>
          </w:tcPr>
          <w:p w14:paraId="13D821B6" w14:textId="77777777" w:rsidR="00CB5C04" w:rsidRPr="000E2622" w:rsidRDefault="00CB5C04" w:rsidP="00C63909">
            <w:pPr>
              <w:jc w:val="center"/>
              <w:rPr>
                <w:moveTo w:id="3663" w:author="Micah Freedman" w:date="2022-03-11T15:01:00Z"/>
                <w:rFonts w:ascii="Arial" w:hAnsi="Arial" w:cs="Arial"/>
                <w:sz w:val="20"/>
                <w:szCs w:val="20"/>
              </w:rPr>
            </w:pPr>
            <w:moveTo w:id="3664" w:author="Micah Freedman" w:date="2022-03-11T15:01:00Z">
              <w:r w:rsidRPr="000E2622">
                <w:rPr>
                  <w:rFonts w:ascii="Arial" w:hAnsi="Arial" w:cs="Arial"/>
                  <w:sz w:val="20"/>
                  <w:szCs w:val="20"/>
                </w:rPr>
                <w:t>10</w:t>
              </w:r>
            </w:moveTo>
          </w:p>
        </w:tc>
      </w:tr>
      <w:tr w:rsidR="00283350" w:rsidRPr="000E2622" w14:paraId="3FF9089A" w14:textId="77777777" w:rsidTr="00C63909">
        <w:tc>
          <w:tcPr>
            <w:tcW w:w="1308" w:type="dxa"/>
            <w:vMerge/>
            <w:tcBorders>
              <w:bottom w:val="single" w:sz="4" w:space="0" w:color="auto"/>
              <w:right w:val="nil"/>
            </w:tcBorders>
            <w:vAlign w:val="center"/>
          </w:tcPr>
          <w:p w14:paraId="2A9FC30D" w14:textId="77777777" w:rsidR="00CB5C04" w:rsidRPr="000E2622" w:rsidRDefault="00CB5C04" w:rsidP="00C63909">
            <w:pPr>
              <w:jc w:val="center"/>
              <w:rPr>
                <w:moveTo w:id="3665" w:author="Micah Freedman" w:date="2022-03-11T15:01:00Z"/>
                <w:rFonts w:ascii="Arial" w:hAnsi="Arial" w:cs="Arial"/>
                <w:sz w:val="20"/>
                <w:szCs w:val="20"/>
              </w:rPr>
            </w:pPr>
          </w:p>
        </w:tc>
        <w:tc>
          <w:tcPr>
            <w:tcW w:w="2000" w:type="dxa"/>
            <w:tcBorders>
              <w:top w:val="nil"/>
              <w:left w:val="nil"/>
              <w:bottom w:val="nil"/>
              <w:right w:val="nil"/>
            </w:tcBorders>
            <w:vAlign w:val="center"/>
          </w:tcPr>
          <w:p w14:paraId="4E0A807F" w14:textId="77777777" w:rsidR="00CB5C04" w:rsidRPr="000E2622" w:rsidRDefault="00CB5C04" w:rsidP="00C63909">
            <w:pPr>
              <w:jc w:val="center"/>
              <w:rPr>
                <w:moveTo w:id="3666" w:author="Micah Freedman" w:date="2022-03-11T15:01:00Z"/>
                <w:rFonts w:ascii="Arial" w:hAnsi="Arial" w:cs="Arial"/>
                <w:sz w:val="20"/>
                <w:szCs w:val="20"/>
              </w:rPr>
            </w:pPr>
            <w:moveTo w:id="3667" w:author="Micah Freedman" w:date="2022-03-11T15:01:00Z">
              <w:r w:rsidRPr="000E2622">
                <w:rPr>
                  <w:rFonts w:ascii="Arial" w:hAnsi="Arial" w:cs="Arial"/>
                  <w:sz w:val="20"/>
                  <w:szCs w:val="20"/>
                </w:rPr>
                <w:t>GU_21_2018</w:t>
              </w:r>
            </w:moveTo>
          </w:p>
        </w:tc>
        <w:tc>
          <w:tcPr>
            <w:tcW w:w="908" w:type="dxa"/>
            <w:tcBorders>
              <w:top w:val="nil"/>
              <w:left w:val="nil"/>
              <w:bottom w:val="nil"/>
              <w:right w:val="nil"/>
            </w:tcBorders>
            <w:vAlign w:val="center"/>
          </w:tcPr>
          <w:p w14:paraId="03F05983" w14:textId="77777777" w:rsidR="00CB5C04" w:rsidRPr="000E2622" w:rsidRDefault="00CB5C04" w:rsidP="00C63909">
            <w:pPr>
              <w:jc w:val="center"/>
              <w:rPr>
                <w:moveTo w:id="3668" w:author="Micah Freedman" w:date="2022-03-11T15:01:00Z"/>
                <w:rFonts w:ascii="Arial" w:hAnsi="Arial" w:cs="Arial"/>
                <w:sz w:val="20"/>
                <w:szCs w:val="20"/>
              </w:rPr>
            </w:pPr>
            <w:moveTo w:id="3669"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36A6B41B" w14:textId="77777777" w:rsidR="00CB5C04" w:rsidRPr="000E2622" w:rsidRDefault="00CB5C04" w:rsidP="00C63909">
            <w:pPr>
              <w:jc w:val="center"/>
              <w:rPr>
                <w:moveTo w:id="3670" w:author="Micah Freedman" w:date="2022-03-11T15:01:00Z"/>
                <w:rFonts w:ascii="Arial" w:hAnsi="Arial" w:cs="Arial"/>
                <w:sz w:val="20"/>
                <w:szCs w:val="20"/>
              </w:rPr>
            </w:pPr>
            <w:moveTo w:id="3671"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34584E85" w14:textId="77777777" w:rsidR="00CB5C04" w:rsidRPr="000E2622" w:rsidRDefault="00CB5C04" w:rsidP="00C63909">
            <w:pPr>
              <w:jc w:val="center"/>
              <w:rPr>
                <w:moveTo w:id="3672" w:author="Micah Freedman" w:date="2022-03-11T15:01:00Z"/>
                <w:rFonts w:ascii="Arial" w:hAnsi="Arial" w:cs="Arial"/>
                <w:sz w:val="20"/>
                <w:szCs w:val="20"/>
              </w:rPr>
            </w:pPr>
            <w:moveTo w:id="3673"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3AC90E92" w14:textId="77777777" w:rsidR="00CB5C04" w:rsidRPr="000E2622" w:rsidRDefault="00CB5C04" w:rsidP="00C63909">
            <w:pPr>
              <w:jc w:val="center"/>
              <w:rPr>
                <w:moveTo w:id="3674" w:author="Micah Freedman" w:date="2022-03-11T15:01:00Z"/>
                <w:rFonts w:ascii="Arial" w:hAnsi="Arial" w:cs="Arial"/>
                <w:sz w:val="20"/>
                <w:szCs w:val="20"/>
              </w:rPr>
            </w:pPr>
            <w:moveTo w:id="3675"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4E40D11A" w14:textId="77777777" w:rsidR="00CB5C04" w:rsidRPr="000E2622" w:rsidRDefault="00CB5C04" w:rsidP="00C63909">
            <w:pPr>
              <w:jc w:val="center"/>
              <w:rPr>
                <w:moveTo w:id="3676" w:author="Micah Freedman" w:date="2022-03-11T15:01:00Z"/>
                <w:rFonts w:ascii="Arial" w:hAnsi="Arial" w:cs="Arial"/>
                <w:sz w:val="20"/>
                <w:szCs w:val="20"/>
              </w:rPr>
            </w:pPr>
            <w:moveTo w:id="3677"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27A2B906" w14:textId="77777777" w:rsidR="00CB5C04" w:rsidRPr="000E2622" w:rsidRDefault="00CB5C04" w:rsidP="00C63909">
            <w:pPr>
              <w:jc w:val="center"/>
              <w:rPr>
                <w:moveTo w:id="3678" w:author="Micah Freedman" w:date="2022-03-11T15:01:00Z"/>
                <w:rFonts w:ascii="Arial" w:hAnsi="Arial" w:cs="Arial"/>
                <w:sz w:val="20"/>
                <w:szCs w:val="20"/>
              </w:rPr>
            </w:pPr>
            <w:moveTo w:id="3679"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28A0E835" w14:textId="77777777" w:rsidR="00CB5C04" w:rsidRPr="000E2622" w:rsidRDefault="00CB5C04" w:rsidP="00C63909">
            <w:pPr>
              <w:jc w:val="center"/>
              <w:rPr>
                <w:moveTo w:id="3680" w:author="Micah Freedman" w:date="2022-03-11T15:01:00Z"/>
                <w:rFonts w:ascii="Arial" w:hAnsi="Arial" w:cs="Arial"/>
                <w:sz w:val="20"/>
                <w:szCs w:val="20"/>
              </w:rPr>
            </w:pPr>
            <w:moveTo w:id="3681" w:author="Micah Freedman" w:date="2022-03-11T15:01:00Z">
              <w:r w:rsidRPr="000E2622">
                <w:rPr>
                  <w:rFonts w:ascii="Arial" w:hAnsi="Arial" w:cs="Arial"/>
                  <w:sz w:val="20"/>
                  <w:szCs w:val="20"/>
                </w:rPr>
                <w:t>2</w:t>
              </w:r>
            </w:moveTo>
          </w:p>
        </w:tc>
      </w:tr>
      <w:tr w:rsidR="00283350" w:rsidRPr="000E2622" w14:paraId="18638B07" w14:textId="77777777" w:rsidTr="00C63909">
        <w:tc>
          <w:tcPr>
            <w:tcW w:w="1308" w:type="dxa"/>
            <w:vMerge/>
            <w:tcBorders>
              <w:top w:val="single" w:sz="4" w:space="0" w:color="auto"/>
              <w:right w:val="nil"/>
            </w:tcBorders>
            <w:vAlign w:val="center"/>
          </w:tcPr>
          <w:p w14:paraId="4FCBE37F" w14:textId="77777777" w:rsidR="00CB5C04" w:rsidRPr="000E2622" w:rsidRDefault="00CB5C04" w:rsidP="00C63909">
            <w:pPr>
              <w:jc w:val="center"/>
              <w:rPr>
                <w:moveTo w:id="3682" w:author="Micah Freedman" w:date="2022-03-11T15:01:00Z"/>
                <w:rFonts w:ascii="Arial" w:hAnsi="Arial" w:cs="Arial"/>
                <w:sz w:val="20"/>
                <w:szCs w:val="20"/>
              </w:rPr>
            </w:pPr>
          </w:p>
        </w:tc>
        <w:tc>
          <w:tcPr>
            <w:tcW w:w="2000" w:type="dxa"/>
            <w:tcBorders>
              <w:top w:val="nil"/>
              <w:left w:val="nil"/>
              <w:bottom w:val="nil"/>
              <w:right w:val="nil"/>
            </w:tcBorders>
            <w:vAlign w:val="center"/>
          </w:tcPr>
          <w:p w14:paraId="5BE35A06" w14:textId="77777777" w:rsidR="00CB5C04" w:rsidRPr="000E2622" w:rsidRDefault="00CB5C04" w:rsidP="00C63909">
            <w:pPr>
              <w:jc w:val="center"/>
              <w:rPr>
                <w:moveTo w:id="3683" w:author="Micah Freedman" w:date="2022-03-11T15:01:00Z"/>
                <w:rFonts w:ascii="Arial" w:hAnsi="Arial" w:cs="Arial"/>
                <w:sz w:val="20"/>
                <w:szCs w:val="20"/>
              </w:rPr>
            </w:pPr>
            <w:moveTo w:id="3684" w:author="Micah Freedman" w:date="2022-03-11T15:01:00Z">
              <w:r w:rsidRPr="000E2622">
                <w:rPr>
                  <w:rFonts w:ascii="Arial" w:hAnsi="Arial" w:cs="Arial"/>
                  <w:sz w:val="20"/>
                  <w:szCs w:val="20"/>
                </w:rPr>
                <w:t>GU_25_2018</w:t>
              </w:r>
            </w:moveTo>
          </w:p>
        </w:tc>
        <w:tc>
          <w:tcPr>
            <w:tcW w:w="908" w:type="dxa"/>
            <w:tcBorders>
              <w:top w:val="nil"/>
              <w:left w:val="nil"/>
              <w:bottom w:val="nil"/>
              <w:right w:val="nil"/>
            </w:tcBorders>
            <w:vAlign w:val="center"/>
          </w:tcPr>
          <w:p w14:paraId="3C017EAF" w14:textId="77777777" w:rsidR="00CB5C04" w:rsidRPr="000E2622" w:rsidRDefault="00CB5C04" w:rsidP="00C63909">
            <w:pPr>
              <w:jc w:val="center"/>
              <w:rPr>
                <w:moveTo w:id="3685" w:author="Micah Freedman" w:date="2022-03-11T15:01:00Z"/>
                <w:rFonts w:ascii="Arial" w:hAnsi="Arial" w:cs="Arial"/>
                <w:sz w:val="20"/>
                <w:szCs w:val="20"/>
              </w:rPr>
            </w:pPr>
            <w:moveTo w:id="3686" w:author="Micah Freedman" w:date="2022-03-11T15:01:00Z">
              <w:r w:rsidRPr="000E2622">
                <w:rPr>
                  <w:rFonts w:ascii="Arial" w:hAnsi="Arial" w:cs="Arial"/>
                  <w:sz w:val="20"/>
                  <w:szCs w:val="20"/>
                </w:rPr>
                <w:t>2</w:t>
              </w:r>
            </w:moveTo>
          </w:p>
        </w:tc>
        <w:tc>
          <w:tcPr>
            <w:tcW w:w="871" w:type="dxa"/>
            <w:tcBorders>
              <w:top w:val="nil"/>
              <w:left w:val="nil"/>
              <w:bottom w:val="nil"/>
              <w:right w:val="nil"/>
            </w:tcBorders>
            <w:vAlign w:val="center"/>
          </w:tcPr>
          <w:p w14:paraId="2065C5A2" w14:textId="77777777" w:rsidR="00CB5C04" w:rsidRPr="000E2622" w:rsidRDefault="00CB5C04" w:rsidP="00C63909">
            <w:pPr>
              <w:jc w:val="center"/>
              <w:rPr>
                <w:moveTo w:id="3687" w:author="Micah Freedman" w:date="2022-03-11T15:01:00Z"/>
                <w:rFonts w:ascii="Arial" w:hAnsi="Arial" w:cs="Arial"/>
                <w:sz w:val="20"/>
                <w:szCs w:val="20"/>
              </w:rPr>
            </w:pPr>
            <w:moveTo w:id="3688"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7B5BAB52" w14:textId="77777777" w:rsidR="00CB5C04" w:rsidRPr="000E2622" w:rsidRDefault="00CB5C04" w:rsidP="00C63909">
            <w:pPr>
              <w:jc w:val="center"/>
              <w:rPr>
                <w:moveTo w:id="3689" w:author="Micah Freedman" w:date="2022-03-11T15:01:00Z"/>
                <w:rFonts w:ascii="Arial" w:hAnsi="Arial" w:cs="Arial"/>
                <w:sz w:val="20"/>
                <w:szCs w:val="20"/>
              </w:rPr>
            </w:pPr>
            <w:moveTo w:id="3690"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06C84FF8" w14:textId="77777777" w:rsidR="00CB5C04" w:rsidRPr="000E2622" w:rsidRDefault="00CB5C04" w:rsidP="00C63909">
            <w:pPr>
              <w:jc w:val="center"/>
              <w:rPr>
                <w:moveTo w:id="3691" w:author="Micah Freedman" w:date="2022-03-11T15:01:00Z"/>
                <w:rFonts w:ascii="Arial" w:hAnsi="Arial" w:cs="Arial"/>
                <w:sz w:val="20"/>
                <w:szCs w:val="20"/>
              </w:rPr>
            </w:pPr>
            <w:moveTo w:id="3692"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4DB09537" w14:textId="77777777" w:rsidR="00CB5C04" w:rsidRPr="000E2622" w:rsidRDefault="00CB5C04" w:rsidP="00C63909">
            <w:pPr>
              <w:jc w:val="center"/>
              <w:rPr>
                <w:moveTo w:id="3693" w:author="Micah Freedman" w:date="2022-03-11T15:01:00Z"/>
                <w:rFonts w:ascii="Arial" w:hAnsi="Arial" w:cs="Arial"/>
                <w:sz w:val="20"/>
                <w:szCs w:val="20"/>
              </w:rPr>
            </w:pPr>
            <w:moveTo w:id="3694"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0A593AB2" w14:textId="77777777" w:rsidR="00CB5C04" w:rsidRPr="000E2622" w:rsidRDefault="00CB5C04" w:rsidP="00C63909">
            <w:pPr>
              <w:jc w:val="center"/>
              <w:rPr>
                <w:moveTo w:id="3695" w:author="Micah Freedman" w:date="2022-03-11T15:01:00Z"/>
                <w:rFonts w:ascii="Arial" w:hAnsi="Arial" w:cs="Arial"/>
                <w:sz w:val="20"/>
                <w:szCs w:val="20"/>
              </w:rPr>
            </w:pPr>
            <w:moveTo w:id="3696" w:author="Micah Freedman" w:date="2022-03-11T15:01:00Z">
              <w:r w:rsidRPr="000E2622">
                <w:rPr>
                  <w:rFonts w:ascii="Arial" w:hAnsi="Arial" w:cs="Arial"/>
                  <w:sz w:val="20"/>
                  <w:szCs w:val="20"/>
                </w:rPr>
                <w:t>1</w:t>
              </w:r>
            </w:moveTo>
          </w:p>
        </w:tc>
        <w:tc>
          <w:tcPr>
            <w:tcW w:w="795" w:type="dxa"/>
            <w:tcBorders>
              <w:top w:val="nil"/>
              <w:left w:val="single" w:sz="4" w:space="0" w:color="auto"/>
              <w:bottom w:val="nil"/>
              <w:right w:val="single" w:sz="4" w:space="0" w:color="auto"/>
            </w:tcBorders>
            <w:vAlign w:val="center"/>
          </w:tcPr>
          <w:p w14:paraId="1C2D7EBB" w14:textId="77777777" w:rsidR="00CB5C04" w:rsidRPr="000E2622" w:rsidRDefault="00CB5C04" w:rsidP="00C63909">
            <w:pPr>
              <w:jc w:val="center"/>
              <w:rPr>
                <w:moveTo w:id="3697" w:author="Micah Freedman" w:date="2022-03-11T15:01:00Z"/>
                <w:rFonts w:ascii="Arial" w:hAnsi="Arial" w:cs="Arial"/>
                <w:sz w:val="20"/>
                <w:szCs w:val="20"/>
              </w:rPr>
            </w:pPr>
            <w:moveTo w:id="3698" w:author="Micah Freedman" w:date="2022-03-11T15:01:00Z">
              <w:r w:rsidRPr="000E2622">
                <w:rPr>
                  <w:rFonts w:ascii="Arial" w:hAnsi="Arial" w:cs="Arial"/>
                  <w:sz w:val="20"/>
                  <w:szCs w:val="20"/>
                </w:rPr>
                <w:t>7</w:t>
              </w:r>
            </w:moveTo>
          </w:p>
        </w:tc>
      </w:tr>
      <w:tr w:rsidR="00283350" w:rsidRPr="000E2622" w14:paraId="519EA1AB" w14:textId="77777777" w:rsidTr="00C63909">
        <w:tc>
          <w:tcPr>
            <w:tcW w:w="1308" w:type="dxa"/>
            <w:vMerge/>
            <w:tcBorders>
              <w:right w:val="nil"/>
            </w:tcBorders>
            <w:vAlign w:val="center"/>
          </w:tcPr>
          <w:p w14:paraId="3DD93CC5" w14:textId="77777777" w:rsidR="00CB5C04" w:rsidRPr="000E2622" w:rsidRDefault="00CB5C04" w:rsidP="00C63909">
            <w:pPr>
              <w:jc w:val="center"/>
              <w:rPr>
                <w:moveTo w:id="3699" w:author="Micah Freedman" w:date="2022-03-11T15:01:00Z"/>
                <w:rFonts w:ascii="Arial" w:hAnsi="Arial" w:cs="Arial"/>
                <w:sz w:val="20"/>
                <w:szCs w:val="20"/>
              </w:rPr>
            </w:pPr>
          </w:p>
        </w:tc>
        <w:tc>
          <w:tcPr>
            <w:tcW w:w="2000" w:type="dxa"/>
            <w:tcBorders>
              <w:top w:val="nil"/>
              <w:left w:val="nil"/>
              <w:bottom w:val="nil"/>
              <w:right w:val="nil"/>
            </w:tcBorders>
            <w:vAlign w:val="center"/>
          </w:tcPr>
          <w:p w14:paraId="51FD385E" w14:textId="77777777" w:rsidR="00CB5C04" w:rsidRPr="000E2622" w:rsidRDefault="00CB5C04" w:rsidP="00C63909">
            <w:pPr>
              <w:jc w:val="center"/>
              <w:rPr>
                <w:moveTo w:id="3700" w:author="Micah Freedman" w:date="2022-03-11T15:01:00Z"/>
                <w:rFonts w:ascii="Arial" w:hAnsi="Arial" w:cs="Arial"/>
                <w:sz w:val="20"/>
                <w:szCs w:val="20"/>
              </w:rPr>
            </w:pPr>
            <w:moveTo w:id="3701" w:author="Micah Freedman" w:date="2022-03-11T15:01:00Z">
              <w:r w:rsidRPr="000E2622">
                <w:rPr>
                  <w:rFonts w:ascii="Arial" w:hAnsi="Arial" w:cs="Arial"/>
                  <w:sz w:val="20"/>
                  <w:szCs w:val="20"/>
                </w:rPr>
                <w:t>GU_26_2018</w:t>
              </w:r>
            </w:moveTo>
          </w:p>
        </w:tc>
        <w:tc>
          <w:tcPr>
            <w:tcW w:w="908" w:type="dxa"/>
            <w:tcBorders>
              <w:top w:val="nil"/>
              <w:left w:val="nil"/>
              <w:bottom w:val="nil"/>
              <w:right w:val="nil"/>
            </w:tcBorders>
            <w:vAlign w:val="center"/>
          </w:tcPr>
          <w:p w14:paraId="7A685014" w14:textId="77777777" w:rsidR="00CB5C04" w:rsidRPr="000E2622" w:rsidRDefault="00CB5C04" w:rsidP="00C63909">
            <w:pPr>
              <w:jc w:val="center"/>
              <w:rPr>
                <w:moveTo w:id="3702" w:author="Micah Freedman" w:date="2022-03-11T15:01:00Z"/>
                <w:rFonts w:ascii="Arial" w:hAnsi="Arial" w:cs="Arial"/>
                <w:sz w:val="20"/>
                <w:szCs w:val="20"/>
              </w:rPr>
            </w:pPr>
            <w:moveTo w:id="3703" w:author="Micah Freedman" w:date="2022-03-11T15:01:00Z">
              <w:r w:rsidRPr="000E2622">
                <w:rPr>
                  <w:rFonts w:ascii="Arial" w:hAnsi="Arial" w:cs="Arial"/>
                  <w:sz w:val="20"/>
                  <w:szCs w:val="20"/>
                </w:rPr>
                <w:t>2</w:t>
              </w:r>
            </w:moveTo>
          </w:p>
        </w:tc>
        <w:tc>
          <w:tcPr>
            <w:tcW w:w="871" w:type="dxa"/>
            <w:tcBorders>
              <w:top w:val="nil"/>
              <w:left w:val="nil"/>
              <w:bottom w:val="nil"/>
              <w:right w:val="nil"/>
            </w:tcBorders>
            <w:vAlign w:val="center"/>
          </w:tcPr>
          <w:p w14:paraId="0ED4F89E" w14:textId="77777777" w:rsidR="00CB5C04" w:rsidRPr="000E2622" w:rsidRDefault="00CB5C04" w:rsidP="00C63909">
            <w:pPr>
              <w:jc w:val="center"/>
              <w:rPr>
                <w:moveTo w:id="3704" w:author="Micah Freedman" w:date="2022-03-11T15:01:00Z"/>
                <w:rFonts w:ascii="Arial" w:hAnsi="Arial" w:cs="Arial"/>
                <w:sz w:val="20"/>
                <w:szCs w:val="20"/>
              </w:rPr>
            </w:pPr>
            <w:moveTo w:id="3705"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1B5287DD" w14:textId="77777777" w:rsidR="00CB5C04" w:rsidRPr="000E2622" w:rsidRDefault="00CB5C04" w:rsidP="00C63909">
            <w:pPr>
              <w:jc w:val="center"/>
              <w:rPr>
                <w:moveTo w:id="3706" w:author="Micah Freedman" w:date="2022-03-11T15:01:00Z"/>
                <w:rFonts w:ascii="Arial" w:hAnsi="Arial" w:cs="Arial"/>
                <w:sz w:val="20"/>
                <w:szCs w:val="20"/>
              </w:rPr>
            </w:pPr>
            <w:moveTo w:id="3707"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4832E12E" w14:textId="77777777" w:rsidR="00CB5C04" w:rsidRPr="000E2622" w:rsidRDefault="00CB5C04" w:rsidP="00C63909">
            <w:pPr>
              <w:jc w:val="center"/>
              <w:rPr>
                <w:moveTo w:id="3708" w:author="Micah Freedman" w:date="2022-03-11T15:01:00Z"/>
                <w:rFonts w:ascii="Arial" w:hAnsi="Arial" w:cs="Arial"/>
                <w:sz w:val="20"/>
                <w:szCs w:val="20"/>
              </w:rPr>
            </w:pPr>
            <w:moveTo w:id="3709"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62F58EE1" w14:textId="77777777" w:rsidR="00CB5C04" w:rsidRPr="000E2622" w:rsidRDefault="00CB5C04" w:rsidP="00C63909">
            <w:pPr>
              <w:jc w:val="center"/>
              <w:rPr>
                <w:moveTo w:id="3710" w:author="Micah Freedman" w:date="2022-03-11T15:01:00Z"/>
                <w:rFonts w:ascii="Arial" w:hAnsi="Arial" w:cs="Arial"/>
                <w:sz w:val="20"/>
                <w:szCs w:val="20"/>
              </w:rPr>
            </w:pPr>
            <w:moveTo w:id="3711"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01774088" w14:textId="77777777" w:rsidR="00CB5C04" w:rsidRPr="000E2622" w:rsidRDefault="00CB5C04" w:rsidP="00C63909">
            <w:pPr>
              <w:jc w:val="center"/>
              <w:rPr>
                <w:moveTo w:id="3712" w:author="Micah Freedman" w:date="2022-03-11T15:01:00Z"/>
                <w:rFonts w:ascii="Arial" w:hAnsi="Arial" w:cs="Arial"/>
                <w:sz w:val="20"/>
                <w:szCs w:val="20"/>
              </w:rPr>
            </w:pPr>
            <w:moveTo w:id="3713"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56F35F5F" w14:textId="77777777" w:rsidR="00CB5C04" w:rsidRPr="000E2622" w:rsidRDefault="00CB5C04" w:rsidP="00C63909">
            <w:pPr>
              <w:jc w:val="center"/>
              <w:rPr>
                <w:moveTo w:id="3714" w:author="Micah Freedman" w:date="2022-03-11T15:01:00Z"/>
                <w:rFonts w:ascii="Arial" w:hAnsi="Arial" w:cs="Arial"/>
                <w:sz w:val="20"/>
                <w:szCs w:val="20"/>
              </w:rPr>
            </w:pPr>
            <w:moveTo w:id="3715" w:author="Micah Freedman" w:date="2022-03-11T15:01:00Z">
              <w:r w:rsidRPr="000E2622">
                <w:rPr>
                  <w:rFonts w:ascii="Arial" w:hAnsi="Arial" w:cs="Arial"/>
                  <w:sz w:val="20"/>
                  <w:szCs w:val="20"/>
                </w:rPr>
                <w:t>6</w:t>
              </w:r>
            </w:moveTo>
          </w:p>
        </w:tc>
      </w:tr>
      <w:tr w:rsidR="00283350" w:rsidRPr="000E2622" w14:paraId="786F67DA" w14:textId="77777777" w:rsidTr="00C63909">
        <w:tc>
          <w:tcPr>
            <w:tcW w:w="1308" w:type="dxa"/>
            <w:vMerge/>
            <w:tcBorders>
              <w:right w:val="nil"/>
            </w:tcBorders>
            <w:vAlign w:val="center"/>
          </w:tcPr>
          <w:p w14:paraId="4DAD007A" w14:textId="77777777" w:rsidR="00CB5C04" w:rsidRPr="000E2622" w:rsidRDefault="00CB5C04" w:rsidP="00C63909">
            <w:pPr>
              <w:jc w:val="center"/>
              <w:rPr>
                <w:moveTo w:id="3716" w:author="Micah Freedman" w:date="2022-03-11T15:01:00Z"/>
                <w:rFonts w:ascii="Arial" w:hAnsi="Arial" w:cs="Arial"/>
                <w:sz w:val="20"/>
                <w:szCs w:val="20"/>
              </w:rPr>
            </w:pPr>
          </w:p>
        </w:tc>
        <w:tc>
          <w:tcPr>
            <w:tcW w:w="2000" w:type="dxa"/>
            <w:tcBorders>
              <w:top w:val="nil"/>
              <w:left w:val="nil"/>
              <w:bottom w:val="single" w:sz="4" w:space="0" w:color="auto"/>
              <w:right w:val="nil"/>
            </w:tcBorders>
            <w:vAlign w:val="center"/>
          </w:tcPr>
          <w:p w14:paraId="00F81C9E" w14:textId="77777777" w:rsidR="00CB5C04" w:rsidRPr="000E2622" w:rsidRDefault="00CB5C04" w:rsidP="00C63909">
            <w:pPr>
              <w:jc w:val="center"/>
              <w:rPr>
                <w:moveTo w:id="3717" w:author="Micah Freedman" w:date="2022-03-11T15:01:00Z"/>
                <w:rFonts w:ascii="Arial" w:hAnsi="Arial" w:cs="Arial"/>
                <w:sz w:val="20"/>
                <w:szCs w:val="20"/>
              </w:rPr>
            </w:pPr>
            <w:moveTo w:id="3718" w:author="Micah Freedman" w:date="2022-03-11T15:01:00Z">
              <w:r w:rsidRPr="000E2622">
                <w:rPr>
                  <w:rFonts w:ascii="Arial" w:hAnsi="Arial" w:cs="Arial"/>
                  <w:sz w:val="20"/>
                  <w:szCs w:val="20"/>
                </w:rPr>
                <w:t>GU_30_2018</w:t>
              </w:r>
            </w:moveTo>
          </w:p>
        </w:tc>
        <w:tc>
          <w:tcPr>
            <w:tcW w:w="908" w:type="dxa"/>
            <w:tcBorders>
              <w:top w:val="nil"/>
              <w:left w:val="nil"/>
              <w:bottom w:val="single" w:sz="4" w:space="0" w:color="auto"/>
              <w:right w:val="nil"/>
            </w:tcBorders>
            <w:vAlign w:val="center"/>
          </w:tcPr>
          <w:p w14:paraId="496E9A23" w14:textId="77777777" w:rsidR="00CB5C04" w:rsidRPr="000E2622" w:rsidRDefault="00CB5C04" w:rsidP="00C63909">
            <w:pPr>
              <w:jc w:val="center"/>
              <w:rPr>
                <w:moveTo w:id="3719" w:author="Micah Freedman" w:date="2022-03-11T15:01:00Z"/>
                <w:rFonts w:ascii="Arial" w:hAnsi="Arial" w:cs="Arial"/>
                <w:sz w:val="20"/>
                <w:szCs w:val="20"/>
              </w:rPr>
            </w:pPr>
            <w:moveTo w:id="3720" w:author="Micah Freedman" w:date="2022-03-11T15:01:00Z">
              <w:r w:rsidRPr="000E2622">
                <w:rPr>
                  <w:rFonts w:ascii="Arial" w:hAnsi="Arial" w:cs="Arial"/>
                  <w:sz w:val="20"/>
                  <w:szCs w:val="20"/>
                </w:rPr>
                <w:t>0</w:t>
              </w:r>
            </w:moveTo>
          </w:p>
        </w:tc>
        <w:tc>
          <w:tcPr>
            <w:tcW w:w="871" w:type="dxa"/>
            <w:tcBorders>
              <w:top w:val="nil"/>
              <w:left w:val="nil"/>
              <w:bottom w:val="single" w:sz="4" w:space="0" w:color="auto"/>
              <w:right w:val="nil"/>
            </w:tcBorders>
            <w:vAlign w:val="center"/>
          </w:tcPr>
          <w:p w14:paraId="331C0829" w14:textId="77777777" w:rsidR="00CB5C04" w:rsidRPr="000E2622" w:rsidRDefault="00CB5C04" w:rsidP="00C63909">
            <w:pPr>
              <w:jc w:val="center"/>
              <w:rPr>
                <w:moveTo w:id="3721" w:author="Micah Freedman" w:date="2022-03-11T15:01:00Z"/>
                <w:rFonts w:ascii="Arial" w:hAnsi="Arial" w:cs="Arial"/>
                <w:sz w:val="20"/>
                <w:szCs w:val="20"/>
              </w:rPr>
            </w:pPr>
            <w:moveTo w:id="3722" w:author="Micah Freedman" w:date="2022-03-11T15:01:00Z">
              <w:r w:rsidRPr="000E2622">
                <w:rPr>
                  <w:rFonts w:ascii="Arial" w:hAnsi="Arial" w:cs="Arial"/>
                  <w:sz w:val="20"/>
                  <w:szCs w:val="20"/>
                </w:rPr>
                <w:t>1</w:t>
              </w:r>
            </w:moveTo>
          </w:p>
        </w:tc>
        <w:tc>
          <w:tcPr>
            <w:tcW w:w="839" w:type="dxa"/>
            <w:tcBorders>
              <w:top w:val="nil"/>
              <w:left w:val="nil"/>
              <w:bottom w:val="single" w:sz="4" w:space="0" w:color="auto"/>
              <w:right w:val="nil"/>
            </w:tcBorders>
            <w:vAlign w:val="center"/>
          </w:tcPr>
          <w:p w14:paraId="5571CADC" w14:textId="77777777" w:rsidR="00CB5C04" w:rsidRPr="000E2622" w:rsidRDefault="00CB5C04" w:rsidP="00C63909">
            <w:pPr>
              <w:jc w:val="center"/>
              <w:rPr>
                <w:moveTo w:id="3723" w:author="Micah Freedman" w:date="2022-03-11T15:01:00Z"/>
                <w:rFonts w:ascii="Arial" w:hAnsi="Arial" w:cs="Arial"/>
                <w:sz w:val="20"/>
                <w:szCs w:val="20"/>
              </w:rPr>
            </w:pPr>
            <w:moveTo w:id="3724" w:author="Micah Freedman" w:date="2022-03-11T15:01:00Z">
              <w:r w:rsidRPr="000E2622">
                <w:rPr>
                  <w:rFonts w:ascii="Arial" w:hAnsi="Arial" w:cs="Arial"/>
                  <w:sz w:val="20"/>
                  <w:szCs w:val="20"/>
                </w:rPr>
                <w:t>0</w:t>
              </w:r>
            </w:moveTo>
          </w:p>
        </w:tc>
        <w:tc>
          <w:tcPr>
            <w:tcW w:w="850" w:type="dxa"/>
            <w:tcBorders>
              <w:top w:val="nil"/>
              <w:left w:val="nil"/>
              <w:bottom w:val="single" w:sz="4" w:space="0" w:color="auto"/>
              <w:right w:val="nil"/>
            </w:tcBorders>
            <w:vAlign w:val="center"/>
          </w:tcPr>
          <w:p w14:paraId="09803C15" w14:textId="77777777" w:rsidR="00CB5C04" w:rsidRPr="000E2622" w:rsidRDefault="00CB5C04" w:rsidP="00C63909">
            <w:pPr>
              <w:jc w:val="center"/>
              <w:rPr>
                <w:moveTo w:id="3725" w:author="Micah Freedman" w:date="2022-03-11T15:01:00Z"/>
                <w:rFonts w:ascii="Arial" w:hAnsi="Arial" w:cs="Arial"/>
                <w:sz w:val="20"/>
                <w:szCs w:val="20"/>
              </w:rPr>
            </w:pPr>
            <w:moveTo w:id="3726" w:author="Micah Freedman" w:date="2022-03-11T15:01:00Z">
              <w:r w:rsidRPr="000E2622">
                <w:rPr>
                  <w:rFonts w:ascii="Arial" w:hAnsi="Arial" w:cs="Arial"/>
                  <w:sz w:val="20"/>
                  <w:szCs w:val="20"/>
                </w:rPr>
                <w:t>0</w:t>
              </w:r>
            </w:moveTo>
          </w:p>
        </w:tc>
        <w:tc>
          <w:tcPr>
            <w:tcW w:w="852" w:type="dxa"/>
            <w:tcBorders>
              <w:top w:val="nil"/>
              <w:left w:val="nil"/>
              <w:bottom w:val="single" w:sz="4" w:space="0" w:color="auto"/>
              <w:right w:val="nil"/>
            </w:tcBorders>
            <w:vAlign w:val="center"/>
          </w:tcPr>
          <w:p w14:paraId="178DA329" w14:textId="77777777" w:rsidR="00CB5C04" w:rsidRPr="000E2622" w:rsidRDefault="00CB5C04" w:rsidP="00C63909">
            <w:pPr>
              <w:jc w:val="center"/>
              <w:rPr>
                <w:moveTo w:id="3727" w:author="Micah Freedman" w:date="2022-03-11T15:01:00Z"/>
                <w:rFonts w:ascii="Arial" w:hAnsi="Arial" w:cs="Arial"/>
                <w:sz w:val="20"/>
                <w:szCs w:val="20"/>
              </w:rPr>
            </w:pPr>
            <w:moveTo w:id="3728" w:author="Micah Freedman" w:date="2022-03-11T15:01:00Z">
              <w:r w:rsidRPr="000E2622">
                <w:rPr>
                  <w:rFonts w:ascii="Arial" w:hAnsi="Arial" w:cs="Arial"/>
                  <w:sz w:val="20"/>
                  <w:szCs w:val="20"/>
                </w:rPr>
                <w:t>1</w:t>
              </w:r>
            </w:moveTo>
          </w:p>
        </w:tc>
        <w:tc>
          <w:tcPr>
            <w:tcW w:w="930" w:type="dxa"/>
            <w:tcBorders>
              <w:top w:val="nil"/>
              <w:left w:val="nil"/>
              <w:bottom w:val="single" w:sz="4" w:space="0" w:color="auto"/>
              <w:right w:val="single" w:sz="4" w:space="0" w:color="auto"/>
            </w:tcBorders>
            <w:vAlign w:val="center"/>
          </w:tcPr>
          <w:p w14:paraId="2FB911D8" w14:textId="77777777" w:rsidR="00CB5C04" w:rsidRPr="000E2622" w:rsidRDefault="00CB5C04" w:rsidP="00C63909">
            <w:pPr>
              <w:jc w:val="center"/>
              <w:rPr>
                <w:moveTo w:id="3729" w:author="Micah Freedman" w:date="2022-03-11T15:01:00Z"/>
                <w:rFonts w:ascii="Arial" w:hAnsi="Arial" w:cs="Arial"/>
                <w:sz w:val="20"/>
                <w:szCs w:val="20"/>
              </w:rPr>
            </w:pPr>
            <w:moveTo w:id="3730" w:author="Micah Freedman" w:date="2022-03-11T15:01:00Z">
              <w:r w:rsidRPr="000E2622">
                <w:rPr>
                  <w:rFonts w:ascii="Arial" w:hAnsi="Arial" w:cs="Arial"/>
                  <w:sz w:val="20"/>
                  <w:szCs w:val="20"/>
                </w:rPr>
                <w:t>0</w:t>
              </w:r>
            </w:moveTo>
          </w:p>
        </w:tc>
        <w:tc>
          <w:tcPr>
            <w:tcW w:w="795" w:type="dxa"/>
            <w:tcBorders>
              <w:top w:val="nil"/>
              <w:left w:val="single" w:sz="4" w:space="0" w:color="auto"/>
              <w:bottom w:val="single" w:sz="4" w:space="0" w:color="auto"/>
              <w:right w:val="single" w:sz="4" w:space="0" w:color="auto"/>
            </w:tcBorders>
            <w:vAlign w:val="center"/>
          </w:tcPr>
          <w:p w14:paraId="69EE5CEA" w14:textId="77777777" w:rsidR="00CB5C04" w:rsidRPr="000E2622" w:rsidRDefault="00CB5C04" w:rsidP="00C63909">
            <w:pPr>
              <w:jc w:val="center"/>
              <w:rPr>
                <w:moveTo w:id="3731" w:author="Micah Freedman" w:date="2022-03-11T15:01:00Z"/>
                <w:rFonts w:ascii="Arial" w:hAnsi="Arial" w:cs="Arial"/>
                <w:sz w:val="20"/>
                <w:szCs w:val="20"/>
              </w:rPr>
            </w:pPr>
            <w:moveTo w:id="3732" w:author="Micah Freedman" w:date="2022-03-11T15:01:00Z">
              <w:r w:rsidRPr="000E2622">
                <w:rPr>
                  <w:rFonts w:ascii="Arial" w:hAnsi="Arial" w:cs="Arial"/>
                  <w:sz w:val="20"/>
                  <w:szCs w:val="20"/>
                </w:rPr>
                <w:t>2</w:t>
              </w:r>
            </w:moveTo>
          </w:p>
        </w:tc>
      </w:tr>
      <w:tr w:rsidR="00283350" w:rsidRPr="000E2622" w14:paraId="7FC7073B" w14:textId="77777777" w:rsidTr="00C63909">
        <w:tc>
          <w:tcPr>
            <w:tcW w:w="1308" w:type="dxa"/>
            <w:vMerge/>
            <w:tcBorders>
              <w:right w:val="nil"/>
            </w:tcBorders>
            <w:vAlign w:val="center"/>
          </w:tcPr>
          <w:p w14:paraId="64F01725" w14:textId="77777777" w:rsidR="00CB5C04" w:rsidRPr="000E2622" w:rsidRDefault="00CB5C04" w:rsidP="00C63909">
            <w:pPr>
              <w:jc w:val="center"/>
              <w:rPr>
                <w:moveTo w:id="3733" w:author="Micah Freedman" w:date="2022-03-11T15:01:00Z"/>
                <w:rFonts w:ascii="Arial" w:hAnsi="Arial" w:cs="Arial"/>
                <w:sz w:val="20"/>
                <w:szCs w:val="20"/>
              </w:rPr>
            </w:pPr>
          </w:p>
        </w:tc>
        <w:tc>
          <w:tcPr>
            <w:tcW w:w="2000" w:type="dxa"/>
            <w:tcBorders>
              <w:top w:val="single" w:sz="4" w:space="0" w:color="auto"/>
              <w:left w:val="nil"/>
              <w:bottom w:val="nil"/>
              <w:right w:val="nil"/>
            </w:tcBorders>
            <w:vAlign w:val="center"/>
          </w:tcPr>
          <w:p w14:paraId="69B4D782" w14:textId="77777777" w:rsidR="00CB5C04" w:rsidRPr="000E2622" w:rsidRDefault="00CB5C04" w:rsidP="00C63909">
            <w:pPr>
              <w:jc w:val="center"/>
              <w:rPr>
                <w:moveTo w:id="3734" w:author="Micah Freedman" w:date="2022-03-11T15:01:00Z"/>
                <w:rFonts w:ascii="Arial" w:hAnsi="Arial" w:cs="Arial"/>
                <w:sz w:val="20"/>
                <w:szCs w:val="20"/>
              </w:rPr>
            </w:pPr>
            <w:moveTo w:id="3735" w:author="Micah Freedman" w:date="2022-03-11T15:01:00Z">
              <w:r w:rsidRPr="000E2622">
                <w:rPr>
                  <w:rFonts w:ascii="Arial" w:hAnsi="Arial" w:cs="Arial"/>
                  <w:sz w:val="20"/>
                  <w:szCs w:val="20"/>
                </w:rPr>
                <w:t>GU_32_2018</w:t>
              </w:r>
            </w:moveTo>
          </w:p>
        </w:tc>
        <w:tc>
          <w:tcPr>
            <w:tcW w:w="908" w:type="dxa"/>
            <w:tcBorders>
              <w:top w:val="single" w:sz="4" w:space="0" w:color="auto"/>
              <w:left w:val="nil"/>
              <w:bottom w:val="nil"/>
              <w:right w:val="nil"/>
            </w:tcBorders>
            <w:vAlign w:val="center"/>
          </w:tcPr>
          <w:p w14:paraId="59BC73BC" w14:textId="77777777" w:rsidR="00CB5C04" w:rsidRPr="000E2622" w:rsidRDefault="00CB5C04" w:rsidP="00C63909">
            <w:pPr>
              <w:jc w:val="center"/>
              <w:rPr>
                <w:moveTo w:id="3736" w:author="Micah Freedman" w:date="2022-03-11T15:01:00Z"/>
                <w:rFonts w:ascii="Arial" w:hAnsi="Arial" w:cs="Arial"/>
                <w:sz w:val="20"/>
                <w:szCs w:val="20"/>
              </w:rPr>
            </w:pPr>
            <w:moveTo w:id="3737" w:author="Micah Freedman" w:date="2022-03-11T15:01:00Z">
              <w:r w:rsidRPr="000E2622">
                <w:rPr>
                  <w:rFonts w:ascii="Arial" w:hAnsi="Arial" w:cs="Arial"/>
                  <w:sz w:val="20"/>
                  <w:szCs w:val="20"/>
                </w:rPr>
                <w:t>1</w:t>
              </w:r>
            </w:moveTo>
          </w:p>
        </w:tc>
        <w:tc>
          <w:tcPr>
            <w:tcW w:w="871" w:type="dxa"/>
            <w:tcBorders>
              <w:top w:val="single" w:sz="4" w:space="0" w:color="auto"/>
              <w:left w:val="nil"/>
              <w:bottom w:val="nil"/>
              <w:right w:val="nil"/>
            </w:tcBorders>
            <w:vAlign w:val="center"/>
          </w:tcPr>
          <w:p w14:paraId="2DB0E783" w14:textId="77777777" w:rsidR="00CB5C04" w:rsidRPr="000E2622" w:rsidRDefault="00CB5C04" w:rsidP="00C63909">
            <w:pPr>
              <w:jc w:val="center"/>
              <w:rPr>
                <w:moveTo w:id="3738" w:author="Micah Freedman" w:date="2022-03-11T15:01:00Z"/>
                <w:rFonts w:ascii="Arial" w:hAnsi="Arial" w:cs="Arial"/>
                <w:sz w:val="20"/>
                <w:szCs w:val="20"/>
              </w:rPr>
            </w:pPr>
            <w:moveTo w:id="3739" w:author="Micah Freedman" w:date="2022-03-11T15:01:00Z">
              <w:r w:rsidRPr="000E2622">
                <w:rPr>
                  <w:rFonts w:ascii="Arial" w:hAnsi="Arial" w:cs="Arial"/>
                  <w:sz w:val="20"/>
                  <w:szCs w:val="20"/>
                </w:rPr>
                <w:t>1</w:t>
              </w:r>
            </w:moveTo>
          </w:p>
        </w:tc>
        <w:tc>
          <w:tcPr>
            <w:tcW w:w="839" w:type="dxa"/>
            <w:tcBorders>
              <w:top w:val="single" w:sz="4" w:space="0" w:color="auto"/>
              <w:left w:val="nil"/>
              <w:bottom w:val="nil"/>
              <w:right w:val="nil"/>
            </w:tcBorders>
            <w:vAlign w:val="center"/>
          </w:tcPr>
          <w:p w14:paraId="76AE5BDC" w14:textId="77777777" w:rsidR="00CB5C04" w:rsidRPr="000E2622" w:rsidRDefault="00CB5C04" w:rsidP="00C63909">
            <w:pPr>
              <w:jc w:val="center"/>
              <w:rPr>
                <w:moveTo w:id="3740" w:author="Micah Freedman" w:date="2022-03-11T15:01:00Z"/>
                <w:rFonts w:ascii="Arial" w:hAnsi="Arial" w:cs="Arial"/>
                <w:sz w:val="20"/>
                <w:szCs w:val="20"/>
              </w:rPr>
            </w:pPr>
            <w:moveTo w:id="3741" w:author="Micah Freedman" w:date="2022-03-11T15:01:00Z">
              <w:r w:rsidRPr="000E2622">
                <w:rPr>
                  <w:rFonts w:ascii="Arial" w:hAnsi="Arial" w:cs="Arial"/>
                  <w:sz w:val="20"/>
                  <w:szCs w:val="20"/>
                </w:rPr>
                <w:t>0</w:t>
              </w:r>
            </w:moveTo>
          </w:p>
        </w:tc>
        <w:tc>
          <w:tcPr>
            <w:tcW w:w="850" w:type="dxa"/>
            <w:tcBorders>
              <w:top w:val="single" w:sz="4" w:space="0" w:color="auto"/>
              <w:left w:val="nil"/>
              <w:bottom w:val="nil"/>
              <w:right w:val="nil"/>
            </w:tcBorders>
            <w:vAlign w:val="center"/>
          </w:tcPr>
          <w:p w14:paraId="1A070DDF" w14:textId="77777777" w:rsidR="00CB5C04" w:rsidRPr="000E2622" w:rsidRDefault="00CB5C04" w:rsidP="00C63909">
            <w:pPr>
              <w:jc w:val="center"/>
              <w:rPr>
                <w:moveTo w:id="3742" w:author="Micah Freedman" w:date="2022-03-11T15:01:00Z"/>
                <w:rFonts w:ascii="Arial" w:hAnsi="Arial" w:cs="Arial"/>
                <w:sz w:val="20"/>
                <w:szCs w:val="20"/>
              </w:rPr>
            </w:pPr>
            <w:moveTo w:id="3743" w:author="Micah Freedman" w:date="2022-03-11T15:01:00Z">
              <w:r w:rsidRPr="000E2622">
                <w:rPr>
                  <w:rFonts w:ascii="Arial" w:hAnsi="Arial" w:cs="Arial"/>
                  <w:sz w:val="20"/>
                  <w:szCs w:val="20"/>
                </w:rPr>
                <w:t>0</w:t>
              </w:r>
            </w:moveTo>
          </w:p>
        </w:tc>
        <w:tc>
          <w:tcPr>
            <w:tcW w:w="852" w:type="dxa"/>
            <w:tcBorders>
              <w:top w:val="single" w:sz="4" w:space="0" w:color="auto"/>
              <w:left w:val="nil"/>
              <w:bottom w:val="nil"/>
              <w:right w:val="nil"/>
            </w:tcBorders>
            <w:vAlign w:val="center"/>
          </w:tcPr>
          <w:p w14:paraId="1BABDCBC" w14:textId="77777777" w:rsidR="00CB5C04" w:rsidRPr="000E2622" w:rsidRDefault="00CB5C04" w:rsidP="00C63909">
            <w:pPr>
              <w:jc w:val="center"/>
              <w:rPr>
                <w:moveTo w:id="3744" w:author="Micah Freedman" w:date="2022-03-11T15:01:00Z"/>
                <w:rFonts w:ascii="Arial" w:hAnsi="Arial" w:cs="Arial"/>
                <w:sz w:val="20"/>
                <w:szCs w:val="20"/>
              </w:rPr>
            </w:pPr>
            <w:moveTo w:id="3745" w:author="Micah Freedman" w:date="2022-03-11T15:01:00Z">
              <w:r w:rsidRPr="000E2622">
                <w:rPr>
                  <w:rFonts w:ascii="Arial" w:hAnsi="Arial" w:cs="Arial"/>
                  <w:sz w:val="20"/>
                  <w:szCs w:val="20"/>
                </w:rPr>
                <w:t>1</w:t>
              </w:r>
            </w:moveTo>
          </w:p>
        </w:tc>
        <w:tc>
          <w:tcPr>
            <w:tcW w:w="930" w:type="dxa"/>
            <w:tcBorders>
              <w:top w:val="single" w:sz="4" w:space="0" w:color="auto"/>
              <w:left w:val="nil"/>
              <w:bottom w:val="nil"/>
              <w:right w:val="single" w:sz="4" w:space="0" w:color="auto"/>
            </w:tcBorders>
            <w:vAlign w:val="center"/>
          </w:tcPr>
          <w:p w14:paraId="2B3FDF08" w14:textId="77777777" w:rsidR="00CB5C04" w:rsidRPr="000E2622" w:rsidRDefault="00CB5C04" w:rsidP="00C63909">
            <w:pPr>
              <w:jc w:val="center"/>
              <w:rPr>
                <w:moveTo w:id="3746" w:author="Micah Freedman" w:date="2022-03-11T15:01:00Z"/>
                <w:rFonts w:ascii="Arial" w:hAnsi="Arial" w:cs="Arial"/>
                <w:sz w:val="20"/>
                <w:szCs w:val="20"/>
              </w:rPr>
            </w:pPr>
            <w:moveTo w:id="3747" w:author="Micah Freedman" w:date="2022-03-11T15:01:00Z">
              <w:r w:rsidRPr="000E2622">
                <w:rPr>
                  <w:rFonts w:ascii="Arial" w:hAnsi="Arial" w:cs="Arial"/>
                  <w:sz w:val="20"/>
                  <w:szCs w:val="20"/>
                </w:rPr>
                <w:t>0</w:t>
              </w:r>
            </w:moveTo>
          </w:p>
        </w:tc>
        <w:tc>
          <w:tcPr>
            <w:tcW w:w="795" w:type="dxa"/>
            <w:tcBorders>
              <w:top w:val="single" w:sz="4" w:space="0" w:color="auto"/>
              <w:left w:val="single" w:sz="4" w:space="0" w:color="auto"/>
              <w:bottom w:val="nil"/>
              <w:right w:val="single" w:sz="4" w:space="0" w:color="auto"/>
            </w:tcBorders>
            <w:vAlign w:val="center"/>
          </w:tcPr>
          <w:p w14:paraId="4C5BFB5D" w14:textId="77777777" w:rsidR="00CB5C04" w:rsidRPr="000E2622" w:rsidRDefault="00CB5C04" w:rsidP="00C63909">
            <w:pPr>
              <w:jc w:val="center"/>
              <w:rPr>
                <w:moveTo w:id="3748" w:author="Micah Freedman" w:date="2022-03-11T15:01:00Z"/>
                <w:rFonts w:ascii="Arial" w:hAnsi="Arial" w:cs="Arial"/>
                <w:sz w:val="20"/>
                <w:szCs w:val="20"/>
              </w:rPr>
            </w:pPr>
            <w:moveTo w:id="3749" w:author="Micah Freedman" w:date="2022-03-11T15:01:00Z">
              <w:r w:rsidRPr="000E2622">
                <w:rPr>
                  <w:rFonts w:ascii="Arial" w:hAnsi="Arial" w:cs="Arial"/>
                  <w:sz w:val="20"/>
                  <w:szCs w:val="20"/>
                </w:rPr>
                <w:t>3</w:t>
              </w:r>
            </w:moveTo>
          </w:p>
        </w:tc>
      </w:tr>
      <w:tr w:rsidR="00283350" w:rsidRPr="000E2622" w14:paraId="16B8D676" w14:textId="77777777" w:rsidTr="00C63909">
        <w:tc>
          <w:tcPr>
            <w:tcW w:w="1308" w:type="dxa"/>
            <w:vMerge/>
            <w:tcBorders>
              <w:right w:val="nil"/>
            </w:tcBorders>
            <w:vAlign w:val="center"/>
          </w:tcPr>
          <w:p w14:paraId="116D6A95" w14:textId="77777777" w:rsidR="00CB5C04" w:rsidRPr="000E2622" w:rsidRDefault="00CB5C04" w:rsidP="00C63909">
            <w:pPr>
              <w:jc w:val="center"/>
              <w:rPr>
                <w:moveTo w:id="3750" w:author="Micah Freedman" w:date="2022-03-11T15:01:00Z"/>
                <w:rFonts w:ascii="Arial" w:hAnsi="Arial" w:cs="Arial"/>
                <w:sz w:val="20"/>
                <w:szCs w:val="20"/>
              </w:rPr>
            </w:pPr>
          </w:p>
        </w:tc>
        <w:tc>
          <w:tcPr>
            <w:tcW w:w="2000" w:type="dxa"/>
            <w:tcBorders>
              <w:top w:val="nil"/>
              <w:left w:val="nil"/>
              <w:bottom w:val="nil"/>
              <w:right w:val="nil"/>
            </w:tcBorders>
            <w:vAlign w:val="center"/>
          </w:tcPr>
          <w:p w14:paraId="2D9E8B41" w14:textId="77777777" w:rsidR="00CB5C04" w:rsidRPr="000E2622" w:rsidRDefault="00CB5C04" w:rsidP="00C63909">
            <w:pPr>
              <w:jc w:val="center"/>
              <w:rPr>
                <w:moveTo w:id="3751" w:author="Micah Freedman" w:date="2022-03-11T15:01:00Z"/>
                <w:rFonts w:ascii="Arial" w:hAnsi="Arial" w:cs="Arial"/>
                <w:sz w:val="20"/>
                <w:szCs w:val="20"/>
              </w:rPr>
            </w:pPr>
            <w:moveTo w:id="3752" w:author="Micah Freedman" w:date="2022-03-11T15:01:00Z">
              <w:r w:rsidRPr="000E2622">
                <w:rPr>
                  <w:rFonts w:ascii="Arial" w:hAnsi="Arial" w:cs="Arial"/>
                  <w:sz w:val="20"/>
                  <w:szCs w:val="20"/>
                </w:rPr>
                <w:t>GU_38_2018</w:t>
              </w:r>
            </w:moveTo>
          </w:p>
        </w:tc>
        <w:tc>
          <w:tcPr>
            <w:tcW w:w="908" w:type="dxa"/>
            <w:tcBorders>
              <w:top w:val="nil"/>
              <w:left w:val="nil"/>
              <w:bottom w:val="nil"/>
              <w:right w:val="nil"/>
            </w:tcBorders>
            <w:vAlign w:val="center"/>
          </w:tcPr>
          <w:p w14:paraId="36510E23" w14:textId="77777777" w:rsidR="00CB5C04" w:rsidRPr="000E2622" w:rsidRDefault="00CB5C04" w:rsidP="00C63909">
            <w:pPr>
              <w:jc w:val="center"/>
              <w:rPr>
                <w:moveTo w:id="3753" w:author="Micah Freedman" w:date="2022-03-11T15:01:00Z"/>
                <w:rFonts w:ascii="Arial" w:hAnsi="Arial" w:cs="Arial"/>
                <w:sz w:val="20"/>
                <w:szCs w:val="20"/>
              </w:rPr>
            </w:pPr>
            <w:moveTo w:id="3754" w:author="Micah Freedman" w:date="2022-03-11T15:01:00Z">
              <w:r w:rsidRPr="000E2622">
                <w:rPr>
                  <w:rFonts w:ascii="Arial" w:hAnsi="Arial" w:cs="Arial"/>
                  <w:sz w:val="20"/>
                  <w:szCs w:val="20"/>
                </w:rPr>
                <w:t>2</w:t>
              </w:r>
            </w:moveTo>
          </w:p>
        </w:tc>
        <w:tc>
          <w:tcPr>
            <w:tcW w:w="871" w:type="dxa"/>
            <w:tcBorders>
              <w:top w:val="nil"/>
              <w:left w:val="nil"/>
              <w:bottom w:val="nil"/>
              <w:right w:val="nil"/>
            </w:tcBorders>
            <w:vAlign w:val="center"/>
          </w:tcPr>
          <w:p w14:paraId="5E98202B" w14:textId="77777777" w:rsidR="00CB5C04" w:rsidRPr="000E2622" w:rsidRDefault="00CB5C04" w:rsidP="00C63909">
            <w:pPr>
              <w:jc w:val="center"/>
              <w:rPr>
                <w:moveTo w:id="3755" w:author="Micah Freedman" w:date="2022-03-11T15:01:00Z"/>
                <w:rFonts w:ascii="Arial" w:hAnsi="Arial" w:cs="Arial"/>
                <w:sz w:val="20"/>
                <w:szCs w:val="20"/>
              </w:rPr>
            </w:pPr>
            <w:moveTo w:id="3756"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0D16E817" w14:textId="77777777" w:rsidR="00CB5C04" w:rsidRPr="000E2622" w:rsidRDefault="00CB5C04" w:rsidP="00C63909">
            <w:pPr>
              <w:jc w:val="center"/>
              <w:rPr>
                <w:moveTo w:id="3757" w:author="Micah Freedman" w:date="2022-03-11T15:01:00Z"/>
                <w:rFonts w:ascii="Arial" w:hAnsi="Arial" w:cs="Arial"/>
                <w:sz w:val="20"/>
                <w:szCs w:val="20"/>
              </w:rPr>
            </w:pPr>
            <w:moveTo w:id="3758"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42D2855C" w14:textId="77777777" w:rsidR="00CB5C04" w:rsidRPr="000E2622" w:rsidRDefault="00CB5C04" w:rsidP="00C63909">
            <w:pPr>
              <w:jc w:val="center"/>
              <w:rPr>
                <w:moveTo w:id="3759" w:author="Micah Freedman" w:date="2022-03-11T15:01:00Z"/>
                <w:rFonts w:ascii="Arial" w:hAnsi="Arial" w:cs="Arial"/>
                <w:sz w:val="20"/>
                <w:szCs w:val="20"/>
              </w:rPr>
            </w:pPr>
            <w:moveTo w:id="3760"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2152ED72" w14:textId="77777777" w:rsidR="00CB5C04" w:rsidRPr="000E2622" w:rsidRDefault="00CB5C04" w:rsidP="00C63909">
            <w:pPr>
              <w:jc w:val="center"/>
              <w:rPr>
                <w:moveTo w:id="3761" w:author="Micah Freedman" w:date="2022-03-11T15:01:00Z"/>
                <w:rFonts w:ascii="Arial" w:hAnsi="Arial" w:cs="Arial"/>
                <w:sz w:val="20"/>
                <w:szCs w:val="20"/>
              </w:rPr>
            </w:pPr>
            <w:moveTo w:id="3762"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056BEBC9" w14:textId="77777777" w:rsidR="00CB5C04" w:rsidRPr="000E2622" w:rsidRDefault="00CB5C04" w:rsidP="00C63909">
            <w:pPr>
              <w:jc w:val="center"/>
              <w:rPr>
                <w:moveTo w:id="3763" w:author="Micah Freedman" w:date="2022-03-11T15:01:00Z"/>
                <w:rFonts w:ascii="Arial" w:hAnsi="Arial" w:cs="Arial"/>
                <w:sz w:val="20"/>
                <w:szCs w:val="20"/>
              </w:rPr>
            </w:pPr>
            <w:moveTo w:id="3764" w:author="Micah Freedman" w:date="2022-03-11T15:01:00Z">
              <w:r w:rsidRPr="000E2622">
                <w:rPr>
                  <w:rFonts w:ascii="Arial" w:hAnsi="Arial" w:cs="Arial"/>
                  <w:sz w:val="20"/>
                  <w:szCs w:val="20"/>
                </w:rPr>
                <w:t>2</w:t>
              </w:r>
            </w:moveTo>
          </w:p>
        </w:tc>
        <w:tc>
          <w:tcPr>
            <w:tcW w:w="795" w:type="dxa"/>
            <w:tcBorders>
              <w:top w:val="nil"/>
              <w:left w:val="single" w:sz="4" w:space="0" w:color="auto"/>
              <w:bottom w:val="nil"/>
              <w:right w:val="single" w:sz="4" w:space="0" w:color="auto"/>
            </w:tcBorders>
            <w:vAlign w:val="center"/>
          </w:tcPr>
          <w:p w14:paraId="1841286F" w14:textId="77777777" w:rsidR="00CB5C04" w:rsidRPr="000E2622" w:rsidRDefault="00CB5C04" w:rsidP="00C63909">
            <w:pPr>
              <w:jc w:val="center"/>
              <w:rPr>
                <w:moveTo w:id="3765" w:author="Micah Freedman" w:date="2022-03-11T15:01:00Z"/>
                <w:rFonts w:ascii="Arial" w:hAnsi="Arial" w:cs="Arial"/>
                <w:sz w:val="20"/>
                <w:szCs w:val="20"/>
              </w:rPr>
            </w:pPr>
            <w:moveTo w:id="3766" w:author="Micah Freedman" w:date="2022-03-11T15:01:00Z">
              <w:r w:rsidRPr="000E2622">
                <w:rPr>
                  <w:rFonts w:ascii="Arial" w:hAnsi="Arial" w:cs="Arial"/>
                  <w:sz w:val="20"/>
                  <w:szCs w:val="20"/>
                </w:rPr>
                <w:t>8</w:t>
              </w:r>
            </w:moveTo>
          </w:p>
        </w:tc>
      </w:tr>
      <w:tr w:rsidR="00283350" w:rsidRPr="000E2622" w14:paraId="5A3948A0" w14:textId="77777777" w:rsidTr="00C63909">
        <w:tc>
          <w:tcPr>
            <w:tcW w:w="1308" w:type="dxa"/>
            <w:vMerge/>
            <w:tcBorders>
              <w:right w:val="nil"/>
            </w:tcBorders>
            <w:vAlign w:val="center"/>
          </w:tcPr>
          <w:p w14:paraId="4C081FD1" w14:textId="77777777" w:rsidR="00CB5C04" w:rsidRPr="000E2622" w:rsidRDefault="00CB5C04" w:rsidP="00C63909">
            <w:pPr>
              <w:jc w:val="center"/>
              <w:rPr>
                <w:moveTo w:id="3767" w:author="Micah Freedman" w:date="2022-03-11T15:01:00Z"/>
                <w:rFonts w:ascii="Arial" w:hAnsi="Arial" w:cs="Arial"/>
                <w:sz w:val="20"/>
                <w:szCs w:val="20"/>
              </w:rPr>
            </w:pPr>
          </w:p>
        </w:tc>
        <w:tc>
          <w:tcPr>
            <w:tcW w:w="2000" w:type="dxa"/>
            <w:tcBorders>
              <w:top w:val="nil"/>
              <w:left w:val="nil"/>
              <w:bottom w:val="nil"/>
              <w:right w:val="nil"/>
            </w:tcBorders>
            <w:vAlign w:val="center"/>
          </w:tcPr>
          <w:p w14:paraId="6EB9828B" w14:textId="77777777" w:rsidR="00CB5C04" w:rsidRPr="000E2622" w:rsidRDefault="00CB5C04" w:rsidP="00C63909">
            <w:pPr>
              <w:jc w:val="center"/>
              <w:rPr>
                <w:moveTo w:id="3768" w:author="Micah Freedman" w:date="2022-03-11T15:01:00Z"/>
                <w:rFonts w:ascii="Arial" w:hAnsi="Arial" w:cs="Arial"/>
                <w:sz w:val="20"/>
                <w:szCs w:val="20"/>
              </w:rPr>
            </w:pPr>
            <w:moveTo w:id="3769" w:author="Micah Freedman" w:date="2022-03-11T15:01:00Z">
              <w:r w:rsidRPr="000E2622">
                <w:rPr>
                  <w:rFonts w:ascii="Arial" w:hAnsi="Arial" w:cs="Arial"/>
                  <w:sz w:val="20"/>
                  <w:szCs w:val="20"/>
                </w:rPr>
                <w:t>GU_40_2018</w:t>
              </w:r>
            </w:moveTo>
          </w:p>
        </w:tc>
        <w:tc>
          <w:tcPr>
            <w:tcW w:w="908" w:type="dxa"/>
            <w:tcBorders>
              <w:top w:val="nil"/>
              <w:left w:val="nil"/>
              <w:bottom w:val="nil"/>
              <w:right w:val="nil"/>
            </w:tcBorders>
            <w:vAlign w:val="center"/>
          </w:tcPr>
          <w:p w14:paraId="5DD204BB" w14:textId="77777777" w:rsidR="00CB5C04" w:rsidRPr="000E2622" w:rsidRDefault="00CB5C04" w:rsidP="00C63909">
            <w:pPr>
              <w:jc w:val="center"/>
              <w:rPr>
                <w:moveTo w:id="3770" w:author="Micah Freedman" w:date="2022-03-11T15:01:00Z"/>
                <w:rFonts w:ascii="Arial" w:hAnsi="Arial" w:cs="Arial"/>
                <w:sz w:val="20"/>
                <w:szCs w:val="20"/>
              </w:rPr>
            </w:pPr>
            <w:moveTo w:id="3771"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5D0C6C0C" w14:textId="77777777" w:rsidR="00CB5C04" w:rsidRPr="000E2622" w:rsidRDefault="00CB5C04" w:rsidP="00C63909">
            <w:pPr>
              <w:jc w:val="center"/>
              <w:rPr>
                <w:moveTo w:id="3772" w:author="Micah Freedman" w:date="2022-03-11T15:01:00Z"/>
                <w:rFonts w:ascii="Arial" w:hAnsi="Arial" w:cs="Arial"/>
                <w:sz w:val="20"/>
                <w:szCs w:val="20"/>
              </w:rPr>
            </w:pPr>
            <w:moveTo w:id="3773"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4099FAB3" w14:textId="77777777" w:rsidR="00CB5C04" w:rsidRPr="000E2622" w:rsidRDefault="00CB5C04" w:rsidP="00C63909">
            <w:pPr>
              <w:jc w:val="center"/>
              <w:rPr>
                <w:moveTo w:id="3774" w:author="Micah Freedman" w:date="2022-03-11T15:01:00Z"/>
                <w:rFonts w:ascii="Arial" w:hAnsi="Arial" w:cs="Arial"/>
                <w:sz w:val="20"/>
                <w:szCs w:val="20"/>
              </w:rPr>
            </w:pPr>
            <w:moveTo w:id="3775"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6E3385E8" w14:textId="77777777" w:rsidR="00CB5C04" w:rsidRPr="000E2622" w:rsidRDefault="00CB5C04" w:rsidP="00C63909">
            <w:pPr>
              <w:jc w:val="center"/>
              <w:rPr>
                <w:moveTo w:id="3776" w:author="Micah Freedman" w:date="2022-03-11T15:01:00Z"/>
                <w:rFonts w:ascii="Arial" w:hAnsi="Arial" w:cs="Arial"/>
                <w:sz w:val="20"/>
                <w:szCs w:val="20"/>
              </w:rPr>
            </w:pPr>
            <w:moveTo w:id="3777"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49A5102A" w14:textId="77777777" w:rsidR="00CB5C04" w:rsidRPr="000E2622" w:rsidRDefault="00CB5C04" w:rsidP="00C63909">
            <w:pPr>
              <w:jc w:val="center"/>
              <w:rPr>
                <w:moveTo w:id="3778" w:author="Micah Freedman" w:date="2022-03-11T15:01:00Z"/>
                <w:rFonts w:ascii="Arial" w:hAnsi="Arial" w:cs="Arial"/>
                <w:sz w:val="20"/>
                <w:szCs w:val="20"/>
              </w:rPr>
            </w:pPr>
            <w:moveTo w:id="3779"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5C69F0E6" w14:textId="77777777" w:rsidR="00CB5C04" w:rsidRPr="000E2622" w:rsidRDefault="00CB5C04" w:rsidP="00C63909">
            <w:pPr>
              <w:jc w:val="center"/>
              <w:rPr>
                <w:moveTo w:id="3780" w:author="Micah Freedman" w:date="2022-03-11T15:01:00Z"/>
                <w:rFonts w:ascii="Arial" w:hAnsi="Arial" w:cs="Arial"/>
                <w:sz w:val="20"/>
                <w:szCs w:val="20"/>
              </w:rPr>
            </w:pPr>
            <w:moveTo w:id="3781" w:author="Micah Freedman" w:date="2022-03-11T15:01:00Z">
              <w:r w:rsidRPr="000E2622">
                <w:rPr>
                  <w:rFonts w:ascii="Arial" w:hAnsi="Arial" w:cs="Arial"/>
                  <w:sz w:val="20"/>
                  <w:szCs w:val="20"/>
                </w:rPr>
                <w:t>1</w:t>
              </w:r>
            </w:moveTo>
          </w:p>
        </w:tc>
        <w:tc>
          <w:tcPr>
            <w:tcW w:w="795" w:type="dxa"/>
            <w:tcBorders>
              <w:top w:val="nil"/>
              <w:left w:val="single" w:sz="4" w:space="0" w:color="auto"/>
              <w:bottom w:val="nil"/>
              <w:right w:val="single" w:sz="4" w:space="0" w:color="auto"/>
            </w:tcBorders>
            <w:vAlign w:val="center"/>
          </w:tcPr>
          <w:p w14:paraId="674B98FE" w14:textId="77777777" w:rsidR="00CB5C04" w:rsidRPr="000E2622" w:rsidRDefault="00CB5C04" w:rsidP="00C63909">
            <w:pPr>
              <w:jc w:val="center"/>
              <w:rPr>
                <w:moveTo w:id="3782" w:author="Micah Freedman" w:date="2022-03-11T15:01:00Z"/>
                <w:rFonts w:ascii="Arial" w:hAnsi="Arial" w:cs="Arial"/>
                <w:sz w:val="20"/>
                <w:szCs w:val="20"/>
              </w:rPr>
            </w:pPr>
            <w:moveTo w:id="3783" w:author="Micah Freedman" w:date="2022-03-11T15:01:00Z">
              <w:r w:rsidRPr="000E2622">
                <w:rPr>
                  <w:rFonts w:ascii="Arial" w:hAnsi="Arial" w:cs="Arial"/>
                  <w:sz w:val="20"/>
                  <w:szCs w:val="20"/>
                </w:rPr>
                <w:t>4</w:t>
              </w:r>
            </w:moveTo>
          </w:p>
        </w:tc>
      </w:tr>
      <w:tr w:rsidR="00283350" w:rsidRPr="000E2622" w14:paraId="4AC484E3" w14:textId="77777777" w:rsidTr="00C63909">
        <w:tc>
          <w:tcPr>
            <w:tcW w:w="1308" w:type="dxa"/>
            <w:vMerge/>
            <w:tcBorders>
              <w:right w:val="nil"/>
            </w:tcBorders>
            <w:vAlign w:val="center"/>
          </w:tcPr>
          <w:p w14:paraId="62A401BB" w14:textId="77777777" w:rsidR="00CB5C04" w:rsidRPr="000E2622" w:rsidRDefault="00CB5C04" w:rsidP="00C63909">
            <w:pPr>
              <w:jc w:val="center"/>
              <w:rPr>
                <w:moveTo w:id="3784" w:author="Micah Freedman" w:date="2022-03-11T15:01:00Z"/>
                <w:rFonts w:ascii="Arial" w:hAnsi="Arial" w:cs="Arial"/>
                <w:sz w:val="20"/>
                <w:szCs w:val="20"/>
              </w:rPr>
            </w:pPr>
          </w:p>
        </w:tc>
        <w:tc>
          <w:tcPr>
            <w:tcW w:w="2000" w:type="dxa"/>
            <w:tcBorders>
              <w:top w:val="nil"/>
              <w:left w:val="nil"/>
              <w:bottom w:val="nil"/>
              <w:right w:val="nil"/>
            </w:tcBorders>
            <w:vAlign w:val="center"/>
          </w:tcPr>
          <w:p w14:paraId="48E35A72" w14:textId="77777777" w:rsidR="00CB5C04" w:rsidRPr="000E2622" w:rsidRDefault="00CB5C04" w:rsidP="00C63909">
            <w:pPr>
              <w:jc w:val="center"/>
              <w:rPr>
                <w:moveTo w:id="3785" w:author="Micah Freedman" w:date="2022-03-11T15:01:00Z"/>
                <w:rFonts w:ascii="Arial" w:hAnsi="Arial" w:cs="Arial"/>
                <w:sz w:val="20"/>
                <w:szCs w:val="20"/>
              </w:rPr>
            </w:pPr>
            <w:moveTo w:id="3786" w:author="Micah Freedman" w:date="2022-03-11T15:01:00Z">
              <w:r w:rsidRPr="000E2622">
                <w:rPr>
                  <w:rFonts w:ascii="Arial" w:hAnsi="Arial" w:cs="Arial"/>
                  <w:sz w:val="20"/>
                  <w:szCs w:val="20"/>
                </w:rPr>
                <w:t>GU_41_2018</w:t>
              </w:r>
            </w:moveTo>
          </w:p>
        </w:tc>
        <w:tc>
          <w:tcPr>
            <w:tcW w:w="908" w:type="dxa"/>
            <w:tcBorders>
              <w:top w:val="nil"/>
              <w:left w:val="nil"/>
              <w:bottom w:val="nil"/>
              <w:right w:val="nil"/>
            </w:tcBorders>
            <w:vAlign w:val="center"/>
          </w:tcPr>
          <w:p w14:paraId="55119663" w14:textId="77777777" w:rsidR="00CB5C04" w:rsidRPr="000E2622" w:rsidRDefault="00CB5C04" w:rsidP="00C63909">
            <w:pPr>
              <w:jc w:val="center"/>
              <w:rPr>
                <w:moveTo w:id="3787" w:author="Micah Freedman" w:date="2022-03-11T15:01:00Z"/>
                <w:rFonts w:ascii="Arial" w:hAnsi="Arial" w:cs="Arial"/>
                <w:sz w:val="20"/>
                <w:szCs w:val="20"/>
              </w:rPr>
            </w:pPr>
            <w:moveTo w:id="3788"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1EC33F0A" w14:textId="77777777" w:rsidR="00CB5C04" w:rsidRPr="000E2622" w:rsidRDefault="00CB5C04" w:rsidP="00C63909">
            <w:pPr>
              <w:jc w:val="center"/>
              <w:rPr>
                <w:moveTo w:id="3789" w:author="Micah Freedman" w:date="2022-03-11T15:01:00Z"/>
                <w:rFonts w:ascii="Arial" w:hAnsi="Arial" w:cs="Arial"/>
                <w:sz w:val="20"/>
                <w:szCs w:val="20"/>
              </w:rPr>
            </w:pPr>
            <w:moveTo w:id="3790"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43562BC3" w14:textId="77777777" w:rsidR="00CB5C04" w:rsidRPr="000E2622" w:rsidRDefault="00CB5C04" w:rsidP="00C63909">
            <w:pPr>
              <w:jc w:val="center"/>
              <w:rPr>
                <w:moveTo w:id="3791" w:author="Micah Freedman" w:date="2022-03-11T15:01:00Z"/>
                <w:rFonts w:ascii="Arial" w:hAnsi="Arial" w:cs="Arial"/>
                <w:sz w:val="20"/>
                <w:szCs w:val="20"/>
              </w:rPr>
            </w:pPr>
            <w:moveTo w:id="3792"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5BD9BC78" w14:textId="77777777" w:rsidR="00CB5C04" w:rsidRPr="000E2622" w:rsidRDefault="00CB5C04" w:rsidP="00C63909">
            <w:pPr>
              <w:jc w:val="center"/>
              <w:rPr>
                <w:moveTo w:id="3793" w:author="Micah Freedman" w:date="2022-03-11T15:01:00Z"/>
                <w:rFonts w:ascii="Arial" w:hAnsi="Arial" w:cs="Arial"/>
                <w:sz w:val="20"/>
                <w:szCs w:val="20"/>
              </w:rPr>
            </w:pPr>
            <w:moveTo w:id="3794"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4B201F42" w14:textId="77777777" w:rsidR="00CB5C04" w:rsidRPr="000E2622" w:rsidRDefault="00CB5C04" w:rsidP="00C63909">
            <w:pPr>
              <w:jc w:val="center"/>
              <w:rPr>
                <w:moveTo w:id="3795" w:author="Micah Freedman" w:date="2022-03-11T15:01:00Z"/>
                <w:rFonts w:ascii="Arial" w:hAnsi="Arial" w:cs="Arial"/>
                <w:sz w:val="20"/>
                <w:szCs w:val="20"/>
              </w:rPr>
            </w:pPr>
            <w:moveTo w:id="3796"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2A5C14C0" w14:textId="77777777" w:rsidR="00CB5C04" w:rsidRPr="000E2622" w:rsidRDefault="00CB5C04" w:rsidP="00C63909">
            <w:pPr>
              <w:jc w:val="center"/>
              <w:rPr>
                <w:moveTo w:id="3797" w:author="Micah Freedman" w:date="2022-03-11T15:01:00Z"/>
                <w:rFonts w:ascii="Arial" w:hAnsi="Arial" w:cs="Arial"/>
                <w:sz w:val="20"/>
                <w:szCs w:val="20"/>
              </w:rPr>
            </w:pPr>
            <w:moveTo w:id="3798" w:author="Micah Freedman" w:date="2022-03-11T15:01:00Z">
              <w:r w:rsidRPr="000E2622">
                <w:rPr>
                  <w:rFonts w:ascii="Arial" w:hAnsi="Arial" w:cs="Arial"/>
                  <w:sz w:val="20"/>
                  <w:szCs w:val="20"/>
                </w:rPr>
                <w:t>1</w:t>
              </w:r>
            </w:moveTo>
          </w:p>
        </w:tc>
        <w:tc>
          <w:tcPr>
            <w:tcW w:w="795" w:type="dxa"/>
            <w:tcBorders>
              <w:top w:val="nil"/>
              <w:left w:val="single" w:sz="4" w:space="0" w:color="auto"/>
              <w:bottom w:val="nil"/>
              <w:right w:val="single" w:sz="4" w:space="0" w:color="auto"/>
            </w:tcBorders>
            <w:vAlign w:val="center"/>
          </w:tcPr>
          <w:p w14:paraId="2994C133" w14:textId="77777777" w:rsidR="00CB5C04" w:rsidRPr="000E2622" w:rsidRDefault="00CB5C04" w:rsidP="00C63909">
            <w:pPr>
              <w:jc w:val="center"/>
              <w:rPr>
                <w:moveTo w:id="3799" w:author="Micah Freedman" w:date="2022-03-11T15:01:00Z"/>
                <w:rFonts w:ascii="Arial" w:hAnsi="Arial" w:cs="Arial"/>
                <w:sz w:val="20"/>
                <w:szCs w:val="20"/>
              </w:rPr>
            </w:pPr>
            <w:moveTo w:id="3800" w:author="Micah Freedman" w:date="2022-03-11T15:01:00Z">
              <w:r w:rsidRPr="000E2622">
                <w:rPr>
                  <w:rFonts w:ascii="Arial" w:hAnsi="Arial" w:cs="Arial"/>
                  <w:sz w:val="20"/>
                  <w:szCs w:val="20"/>
                </w:rPr>
                <w:t>5</w:t>
              </w:r>
            </w:moveTo>
          </w:p>
        </w:tc>
      </w:tr>
      <w:tr w:rsidR="00283350" w:rsidRPr="000E2622" w14:paraId="7A1854B5" w14:textId="77777777" w:rsidTr="00C63909">
        <w:tc>
          <w:tcPr>
            <w:tcW w:w="1308" w:type="dxa"/>
            <w:vMerge/>
            <w:tcBorders>
              <w:right w:val="nil"/>
            </w:tcBorders>
            <w:vAlign w:val="center"/>
          </w:tcPr>
          <w:p w14:paraId="702ADD9E" w14:textId="77777777" w:rsidR="00CB5C04" w:rsidRPr="000E2622" w:rsidRDefault="00CB5C04" w:rsidP="00C63909">
            <w:pPr>
              <w:jc w:val="center"/>
              <w:rPr>
                <w:moveTo w:id="3801" w:author="Micah Freedman" w:date="2022-03-11T15:01:00Z"/>
                <w:rFonts w:ascii="Arial" w:hAnsi="Arial" w:cs="Arial"/>
                <w:sz w:val="20"/>
                <w:szCs w:val="20"/>
              </w:rPr>
            </w:pPr>
          </w:p>
        </w:tc>
        <w:tc>
          <w:tcPr>
            <w:tcW w:w="2000" w:type="dxa"/>
            <w:tcBorders>
              <w:top w:val="nil"/>
              <w:left w:val="nil"/>
              <w:bottom w:val="nil"/>
              <w:right w:val="nil"/>
            </w:tcBorders>
            <w:vAlign w:val="center"/>
          </w:tcPr>
          <w:p w14:paraId="3784D87B" w14:textId="77777777" w:rsidR="00CB5C04" w:rsidRPr="000E2622" w:rsidRDefault="00CB5C04" w:rsidP="00C63909">
            <w:pPr>
              <w:jc w:val="center"/>
              <w:rPr>
                <w:moveTo w:id="3802" w:author="Micah Freedman" w:date="2022-03-11T15:01:00Z"/>
                <w:rFonts w:ascii="Arial" w:hAnsi="Arial" w:cs="Arial"/>
                <w:sz w:val="20"/>
                <w:szCs w:val="20"/>
              </w:rPr>
            </w:pPr>
            <w:moveTo w:id="3803" w:author="Micah Freedman" w:date="2022-03-11T15:01:00Z">
              <w:r w:rsidRPr="000E2622">
                <w:rPr>
                  <w:rFonts w:ascii="Arial" w:hAnsi="Arial" w:cs="Arial"/>
                  <w:sz w:val="20"/>
                  <w:szCs w:val="20"/>
                </w:rPr>
                <w:t>GU_43_2018</w:t>
              </w:r>
            </w:moveTo>
          </w:p>
        </w:tc>
        <w:tc>
          <w:tcPr>
            <w:tcW w:w="908" w:type="dxa"/>
            <w:tcBorders>
              <w:top w:val="nil"/>
              <w:left w:val="nil"/>
              <w:bottom w:val="nil"/>
              <w:right w:val="nil"/>
            </w:tcBorders>
            <w:vAlign w:val="center"/>
          </w:tcPr>
          <w:p w14:paraId="7E71B7AD" w14:textId="77777777" w:rsidR="00CB5C04" w:rsidRPr="000E2622" w:rsidRDefault="00CB5C04" w:rsidP="00C63909">
            <w:pPr>
              <w:jc w:val="center"/>
              <w:rPr>
                <w:moveTo w:id="3804" w:author="Micah Freedman" w:date="2022-03-11T15:01:00Z"/>
                <w:rFonts w:ascii="Arial" w:hAnsi="Arial" w:cs="Arial"/>
                <w:sz w:val="20"/>
                <w:szCs w:val="20"/>
              </w:rPr>
            </w:pPr>
            <w:moveTo w:id="3805" w:author="Micah Freedman" w:date="2022-03-11T15:01:00Z">
              <w:r w:rsidRPr="000E2622">
                <w:rPr>
                  <w:rFonts w:ascii="Arial" w:hAnsi="Arial" w:cs="Arial"/>
                  <w:sz w:val="20"/>
                  <w:szCs w:val="20"/>
                </w:rPr>
                <w:t>3</w:t>
              </w:r>
            </w:moveTo>
          </w:p>
        </w:tc>
        <w:tc>
          <w:tcPr>
            <w:tcW w:w="871" w:type="dxa"/>
            <w:tcBorders>
              <w:top w:val="nil"/>
              <w:left w:val="nil"/>
              <w:bottom w:val="nil"/>
              <w:right w:val="nil"/>
            </w:tcBorders>
            <w:vAlign w:val="center"/>
          </w:tcPr>
          <w:p w14:paraId="6BA0759C" w14:textId="77777777" w:rsidR="00CB5C04" w:rsidRPr="000E2622" w:rsidRDefault="00CB5C04" w:rsidP="00C63909">
            <w:pPr>
              <w:jc w:val="center"/>
              <w:rPr>
                <w:moveTo w:id="3806" w:author="Micah Freedman" w:date="2022-03-11T15:01:00Z"/>
                <w:rFonts w:ascii="Arial" w:hAnsi="Arial" w:cs="Arial"/>
                <w:sz w:val="20"/>
                <w:szCs w:val="20"/>
              </w:rPr>
            </w:pPr>
            <w:moveTo w:id="3807" w:author="Micah Freedman" w:date="2022-03-11T15:01:00Z">
              <w:r w:rsidRPr="000E2622">
                <w:rPr>
                  <w:rFonts w:ascii="Arial" w:hAnsi="Arial" w:cs="Arial"/>
                  <w:sz w:val="20"/>
                  <w:szCs w:val="20"/>
                </w:rPr>
                <w:t>2</w:t>
              </w:r>
            </w:moveTo>
          </w:p>
        </w:tc>
        <w:tc>
          <w:tcPr>
            <w:tcW w:w="839" w:type="dxa"/>
            <w:tcBorders>
              <w:top w:val="nil"/>
              <w:left w:val="nil"/>
              <w:bottom w:val="nil"/>
              <w:right w:val="nil"/>
            </w:tcBorders>
            <w:vAlign w:val="center"/>
          </w:tcPr>
          <w:p w14:paraId="05CCD4FE" w14:textId="77777777" w:rsidR="00CB5C04" w:rsidRPr="000E2622" w:rsidRDefault="00CB5C04" w:rsidP="00C63909">
            <w:pPr>
              <w:jc w:val="center"/>
              <w:rPr>
                <w:moveTo w:id="3808" w:author="Micah Freedman" w:date="2022-03-11T15:01:00Z"/>
                <w:rFonts w:ascii="Arial" w:hAnsi="Arial" w:cs="Arial"/>
                <w:sz w:val="20"/>
                <w:szCs w:val="20"/>
              </w:rPr>
            </w:pPr>
            <w:moveTo w:id="3809" w:author="Micah Freedman" w:date="2022-03-11T15:01:00Z">
              <w:r w:rsidRPr="000E2622">
                <w:rPr>
                  <w:rFonts w:ascii="Arial" w:hAnsi="Arial" w:cs="Arial"/>
                  <w:sz w:val="20"/>
                  <w:szCs w:val="20"/>
                </w:rPr>
                <w:t>2</w:t>
              </w:r>
            </w:moveTo>
          </w:p>
        </w:tc>
        <w:tc>
          <w:tcPr>
            <w:tcW w:w="850" w:type="dxa"/>
            <w:tcBorders>
              <w:top w:val="nil"/>
              <w:left w:val="nil"/>
              <w:bottom w:val="nil"/>
              <w:right w:val="nil"/>
            </w:tcBorders>
            <w:vAlign w:val="center"/>
          </w:tcPr>
          <w:p w14:paraId="1E13B65E" w14:textId="77777777" w:rsidR="00CB5C04" w:rsidRPr="000E2622" w:rsidRDefault="00CB5C04" w:rsidP="00C63909">
            <w:pPr>
              <w:jc w:val="center"/>
              <w:rPr>
                <w:moveTo w:id="3810" w:author="Micah Freedman" w:date="2022-03-11T15:01:00Z"/>
                <w:rFonts w:ascii="Arial" w:hAnsi="Arial" w:cs="Arial"/>
                <w:sz w:val="20"/>
                <w:szCs w:val="20"/>
              </w:rPr>
            </w:pPr>
            <w:moveTo w:id="3811"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7548006C" w14:textId="77777777" w:rsidR="00CB5C04" w:rsidRPr="000E2622" w:rsidRDefault="00CB5C04" w:rsidP="00C63909">
            <w:pPr>
              <w:jc w:val="center"/>
              <w:rPr>
                <w:moveTo w:id="3812" w:author="Micah Freedman" w:date="2022-03-11T15:01:00Z"/>
                <w:rFonts w:ascii="Arial" w:hAnsi="Arial" w:cs="Arial"/>
                <w:sz w:val="20"/>
                <w:szCs w:val="20"/>
              </w:rPr>
            </w:pPr>
            <w:moveTo w:id="3813" w:author="Micah Freedman" w:date="2022-03-11T15:01:00Z">
              <w:r w:rsidRPr="000E2622">
                <w:rPr>
                  <w:rFonts w:ascii="Arial" w:hAnsi="Arial" w:cs="Arial"/>
                  <w:sz w:val="20"/>
                  <w:szCs w:val="20"/>
                </w:rPr>
                <w:t>2</w:t>
              </w:r>
            </w:moveTo>
          </w:p>
        </w:tc>
        <w:tc>
          <w:tcPr>
            <w:tcW w:w="930" w:type="dxa"/>
            <w:tcBorders>
              <w:top w:val="nil"/>
              <w:left w:val="nil"/>
              <w:bottom w:val="nil"/>
              <w:right w:val="single" w:sz="4" w:space="0" w:color="auto"/>
            </w:tcBorders>
            <w:vAlign w:val="center"/>
          </w:tcPr>
          <w:p w14:paraId="66452BFD" w14:textId="77777777" w:rsidR="00CB5C04" w:rsidRPr="000E2622" w:rsidRDefault="00CB5C04" w:rsidP="00C63909">
            <w:pPr>
              <w:jc w:val="center"/>
              <w:rPr>
                <w:moveTo w:id="3814" w:author="Micah Freedman" w:date="2022-03-11T15:01:00Z"/>
                <w:rFonts w:ascii="Arial" w:hAnsi="Arial" w:cs="Arial"/>
                <w:sz w:val="20"/>
                <w:szCs w:val="20"/>
              </w:rPr>
            </w:pPr>
            <w:moveTo w:id="3815" w:author="Micah Freedman" w:date="2022-03-11T15:01:00Z">
              <w:r w:rsidRPr="000E2622">
                <w:rPr>
                  <w:rFonts w:ascii="Arial" w:hAnsi="Arial" w:cs="Arial"/>
                  <w:sz w:val="20"/>
                  <w:szCs w:val="20"/>
                </w:rPr>
                <w:t>2</w:t>
              </w:r>
            </w:moveTo>
          </w:p>
        </w:tc>
        <w:tc>
          <w:tcPr>
            <w:tcW w:w="795" w:type="dxa"/>
            <w:tcBorders>
              <w:top w:val="nil"/>
              <w:left w:val="single" w:sz="4" w:space="0" w:color="auto"/>
              <w:bottom w:val="nil"/>
              <w:right w:val="single" w:sz="4" w:space="0" w:color="auto"/>
            </w:tcBorders>
            <w:vAlign w:val="center"/>
          </w:tcPr>
          <w:p w14:paraId="06B57363" w14:textId="77777777" w:rsidR="00CB5C04" w:rsidRPr="000E2622" w:rsidRDefault="00CB5C04" w:rsidP="00C63909">
            <w:pPr>
              <w:jc w:val="center"/>
              <w:rPr>
                <w:moveTo w:id="3816" w:author="Micah Freedman" w:date="2022-03-11T15:01:00Z"/>
                <w:rFonts w:ascii="Arial" w:hAnsi="Arial" w:cs="Arial"/>
                <w:sz w:val="20"/>
                <w:szCs w:val="20"/>
              </w:rPr>
            </w:pPr>
            <w:moveTo w:id="3817" w:author="Micah Freedman" w:date="2022-03-11T15:01:00Z">
              <w:r w:rsidRPr="000E2622">
                <w:rPr>
                  <w:rFonts w:ascii="Arial" w:hAnsi="Arial" w:cs="Arial"/>
                  <w:sz w:val="20"/>
                  <w:szCs w:val="20"/>
                </w:rPr>
                <w:t>12</w:t>
              </w:r>
            </w:moveTo>
          </w:p>
        </w:tc>
      </w:tr>
      <w:tr w:rsidR="00283350" w:rsidRPr="000E2622" w14:paraId="5804C3A4" w14:textId="77777777" w:rsidTr="00C63909">
        <w:tc>
          <w:tcPr>
            <w:tcW w:w="1308" w:type="dxa"/>
            <w:vMerge/>
            <w:tcBorders>
              <w:bottom w:val="single" w:sz="4" w:space="0" w:color="auto"/>
              <w:right w:val="nil"/>
            </w:tcBorders>
            <w:vAlign w:val="center"/>
          </w:tcPr>
          <w:p w14:paraId="1276A95B" w14:textId="77777777" w:rsidR="00CB5C04" w:rsidRPr="000E2622" w:rsidRDefault="00CB5C04" w:rsidP="00C63909">
            <w:pPr>
              <w:jc w:val="center"/>
              <w:rPr>
                <w:moveTo w:id="3818" w:author="Micah Freedman" w:date="2022-03-11T15:01:00Z"/>
                <w:rFonts w:ascii="Arial" w:hAnsi="Arial" w:cs="Arial"/>
                <w:sz w:val="20"/>
                <w:szCs w:val="20"/>
              </w:rPr>
            </w:pPr>
          </w:p>
        </w:tc>
        <w:tc>
          <w:tcPr>
            <w:tcW w:w="2000" w:type="dxa"/>
            <w:tcBorders>
              <w:top w:val="nil"/>
              <w:left w:val="nil"/>
              <w:bottom w:val="single" w:sz="4" w:space="0" w:color="auto"/>
              <w:right w:val="nil"/>
            </w:tcBorders>
            <w:vAlign w:val="center"/>
          </w:tcPr>
          <w:p w14:paraId="6D4BB670" w14:textId="77777777" w:rsidR="00CB5C04" w:rsidRPr="000E2622" w:rsidRDefault="00CB5C04" w:rsidP="00C63909">
            <w:pPr>
              <w:jc w:val="center"/>
              <w:rPr>
                <w:moveTo w:id="3819" w:author="Micah Freedman" w:date="2022-03-11T15:01:00Z"/>
                <w:rFonts w:ascii="Arial" w:hAnsi="Arial" w:cs="Arial"/>
                <w:sz w:val="20"/>
                <w:szCs w:val="20"/>
              </w:rPr>
            </w:pPr>
            <w:moveTo w:id="3820" w:author="Micah Freedman" w:date="2022-03-11T15:01:00Z">
              <w:r w:rsidRPr="000E2622">
                <w:rPr>
                  <w:rFonts w:ascii="Arial" w:hAnsi="Arial" w:cs="Arial"/>
                  <w:sz w:val="20"/>
                  <w:szCs w:val="20"/>
                </w:rPr>
                <w:t>GU_901.1B_2018</w:t>
              </w:r>
            </w:moveTo>
          </w:p>
        </w:tc>
        <w:tc>
          <w:tcPr>
            <w:tcW w:w="908" w:type="dxa"/>
            <w:tcBorders>
              <w:top w:val="nil"/>
              <w:left w:val="nil"/>
              <w:bottom w:val="single" w:sz="4" w:space="0" w:color="auto"/>
              <w:right w:val="nil"/>
            </w:tcBorders>
            <w:vAlign w:val="center"/>
          </w:tcPr>
          <w:p w14:paraId="0CA2D13D" w14:textId="77777777" w:rsidR="00CB5C04" w:rsidRPr="000E2622" w:rsidRDefault="00CB5C04" w:rsidP="00C63909">
            <w:pPr>
              <w:jc w:val="center"/>
              <w:rPr>
                <w:moveTo w:id="3821" w:author="Micah Freedman" w:date="2022-03-11T15:01:00Z"/>
                <w:rFonts w:ascii="Arial" w:hAnsi="Arial" w:cs="Arial"/>
                <w:sz w:val="20"/>
                <w:szCs w:val="20"/>
              </w:rPr>
            </w:pPr>
            <w:moveTo w:id="3822" w:author="Micah Freedman" w:date="2022-03-11T15:01:00Z">
              <w:r w:rsidRPr="000E2622">
                <w:rPr>
                  <w:rFonts w:ascii="Arial" w:hAnsi="Arial" w:cs="Arial"/>
                  <w:sz w:val="20"/>
                  <w:szCs w:val="20"/>
                </w:rPr>
                <w:t>1</w:t>
              </w:r>
            </w:moveTo>
          </w:p>
        </w:tc>
        <w:tc>
          <w:tcPr>
            <w:tcW w:w="871" w:type="dxa"/>
            <w:tcBorders>
              <w:top w:val="nil"/>
              <w:left w:val="nil"/>
              <w:bottom w:val="single" w:sz="4" w:space="0" w:color="auto"/>
              <w:right w:val="nil"/>
            </w:tcBorders>
            <w:vAlign w:val="center"/>
          </w:tcPr>
          <w:p w14:paraId="5D41D006" w14:textId="77777777" w:rsidR="00CB5C04" w:rsidRPr="000E2622" w:rsidRDefault="00CB5C04" w:rsidP="00C63909">
            <w:pPr>
              <w:jc w:val="center"/>
              <w:rPr>
                <w:moveTo w:id="3823" w:author="Micah Freedman" w:date="2022-03-11T15:01:00Z"/>
                <w:rFonts w:ascii="Arial" w:hAnsi="Arial" w:cs="Arial"/>
                <w:sz w:val="20"/>
                <w:szCs w:val="20"/>
              </w:rPr>
            </w:pPr>
            <w:moveTo w:id="3824" w:author="Micah Freedman" w:date="2022-03-11T15:01:00Z">
              <w:r w:rsidRPr="000E2622">
                <w:rPr>
                  <w:rFonts w:ascii="Arial" w:hAnsi="Arial" w:cs="Arial"/>
                  <w:sz w:val="20"/>
                  <w:szCs w:val="20"/>
                </w:rPr>
                <w:t>1</w:t>
              </w:r>
            </w:moveTo>
          </w:p>
        </w:tc>
        <w:tc>
          <w:tcPr>
            <w:tcW w:w="839" w:type="dxa"/>
            <w:tcBorders>
              <w:top w:val="nil"/>
              <w:left w:val="nil"/>
              <w:bottom w:val="single" w:sz="4" w:space="0" w:color="auto"/>
              <w:right w:val="nil"/>
            </w:tcBorders>
            <w:vAlign w:val="center"/>
          </w:tcPr>
          <w:p w14:paraId="40D65F3B" w14:textId="77777777" w:rsidR="00CB5C04" w:rsidRPr="000E2622" w:rsidRDefault="00CB5C04" w:rsidP="00C63909">
            <w:pPr>
              <w:jc w:val="center"/>
              <w:rPr>
                <w:moveTo w:id="3825" w:author="Micah Freedman" w:date="2022-03-11T15:01:00Z"/>
                <w:rFonts w:ascii="Arial" w:hAnsi="Arial" w:cs="Arial"/>
                <w:sz w:val="20"/>
                <w:szCs w:val="20"/>
              </w:rPr>
            </w:pPr>
            <w:moveTo w:id="3826" w:author="Micah Freedman" w:date="2022-03-11T15:01:00Z">
              <w:r w:rsidRPr="000E2622">
                <w:rPr>
                  <w:rFonts w:ascii="Arial" w:hAnsi="Arial" w:cs="Arial"/>
                  <w:sz w:val="20"/>
                  <w:szCs w:val="20"/>
                </w:rPr>
                <w:t>1</w:t>
              </w:r>
            </w:moveTo>
          </w:p>
        </w:tc>
        <w:tc>
          <w:tcPr>
            <w:tcW w:w="850" w:type="dxa"/>
            <w:tcBorders>
              <w:top w:val="nil"/>
              <w:left w:val="nil"/>
              <w:bottom w:val="single" w:sz="4" w:space="0" w:color="auto"/>
              <w:right w:val="nil"/>
            </w:tcBorders>
            <w:vAlign w:val="center"/>
          </w:tcPr>
          <w:p w14:paraId="7B10273B" w14:textId="77777777" w:rsidR="00CB5C04" w:rsidRPr="000E2622" w:rsidRDefault="00CB5C04" w:rsidP="00C63909">
            <w:pPr>
              <w:jc w:val="center"/>
              <w:rPr>
                <w:moveTo w:id="3827" w:author="Micah Freedman" w:date="2022-03-11T15:01:00Z"/>
                <w:rFonts w:ascii="Arial" w:hAnsi="Arial" w:cs="Arial"/>
                <w:sz w:val="20"/>
                <w:szCs w:val="20"/>
              </w:rPr>
            </w:pPr>
            <w:moveTo w:id="3828" w:author="Micah Freedman" w:date="2022-03-11T15:01:00Z">
              <w:r w:rsidRPr="000E2622">
                <w:rPr>
                  <w:rFonts w:ascii="Arial" w:hAnsi="Arial" w:cs="Arial"/>
                  <w:sz w:val="20"/>
                  <w:szCs w:val="20"/>
                </w:rPr>
                <w:t>0</w:t>
              </w:r>
            </w:moveTo>
          </w:p>
        </w:tc>
        <w:tc>
          <w:tcPr>
            <w:tcW w:w="852" w:type="dxa"/>
            <w:tcBorders>
              <w:top w:val="nil"/>
              <w:left w:val="nil"/>
              <w:bottom w:val="single" w:sz="4" w:space="0" w:color="auto"/>
              <w:right w:val="nil"/>
            </w:tcBorders>
            <w:vAlign w:val="center"/>
          </w:tcPr>
          <w:p w14:paraId="35BE099B" w14:textId="77777777" w:rsidR="00CB5C04" w:rsidRPr="000E2622" w:rsidRDefault="00CB5C04" w:rsidP="00C63909">
            <w:pPr>
              <w:jc w:val="center"/>
              <w:rPr>
                <w:moveTo w:id="3829" w:author="Micah Freedman" w:date="2022-03-11T15:01:00Z"/>
                <w:rFonts w:ascii="Arial" w:hAnsi="Arial" w:cs="Arial"/>
                <w:sz w:val="20"/>
                <w:szCs w:val="20"/>
              </w:rPr>
            </w:pPr>
            <w:moveTo w:id="3830" w:author="Micah Freedman" w:date="2022-03-11T15:01:00Z">
              <w:r w:rsidRPr="000E2622">
                <w:rPr>
                  <w:rFonts w:ascii="Arial" w:hAnsi="Arial" w:cs="Arial"/>
                  <w:sz w:val="20"/>
                  <w:szCs w:val="20"/>
                </w:rPr>
                <w:t>0</w:t>
              </w:r>
            </w:moveTo>
          </w:p>
        </w:tc>
        <w:tc>
          <w:tcPr>
            <w:tcW w:w="930" w:type="dxa"/>
            <w:tcBorders>
              <w:top w:val="nil"/>
              <w:left w:val="nil"/>
              <w:bottom w:val="single" w:sz="4" w:space="0" w:color="auto"/>
              <w:right w:val="single" w:sz="4" w:space="0" w:color="auto"/>
            </w:tcBorders>
            <w:vAlign w:val="center"/>
          </w:tcPr>
          <w:p w14:paraId="56834CDC" w14:textId="77777777" w:rsidR="00CB5C04" w:rsidRPr="000E2622" w:rsidRDefault="00CB5C04" w:rsidP="00C63909">
            <w:pPr>
              <w:jc w:val="center"/>
              <w:rPr>
                <w:moveTo w:id="3831" w:author="Micah Freedman" w:date="2022-03-11T15:01:00Z"/>
                <w:rFonts w:ascii="Arial" w:hAnsi="Arial" w:cs="Arial"/>
                <w:sz w:val="20"/>
                <w:szCs w:val="20"/>
              </w:rPr>
            </w:pPr>
            <w:moveTo w:id="3832" w:author="Micah Freedman" w:date="2022-03-11T15:01:00Z">
              <w:r w:rsidRPr="000E2622">
                <w:rPr>
                  <w:rFonts w:ascii="Arial" w:hAnsi="Arial" w:cs="Arial"/>
                  <w:sz w:val="20"/>
                  <w:szCs w:val="20"/>
                </w:rPr>
                <w:t>0</w:t>
              </w:r>
            </w:moveTo>
          </w:p>
        </w:tc>
        <w:tc>
          <w:tcPr>
            <w:tcW w:w="795" w:type="dxa"/>
            <w:tcBorders>
              <w:top w:val="nil"/>
              <w:left w:val="single" w:sz="4" w:space="0" w:color="auto"/>
              <w:bottom w:val="single" w:sz="4" w:space="0" w:color="auto"/>
              <w:right w:val="single" w:sz="4" w:space="0" w:color="auto"/>
            </w:tcBorders>
            <w:vAlign w:val="center"/>
          </w:tcPr>
          <w:p w14:paraId="06286DB1" w14:textId="77777777" w:rsidR="00CB5C04" w:rsidRPr="000E2622" w:rsidRDefault="00CB5C04" w:rsidP="00C63909">
            <w:pPr>
              <w:jc w:val="center"/>
              <w:rPr>
                <w:moveTo w:id="3833" w:author="Micah Freedman" w:date="2022-03-11T15:01:00Z"/>
                <w:rFonts w:ascii="Arial" w:hAnsi="Arial" w:cs="Arial"/>
                <w:sz w:val="20"/>
                <w:szCs w:val="20"/>
              </w:rPr>
            </w:pPr>
            <w:moveTo w:id="3834" w:author="Micah Freedman" w:date="2022-03-11T15:01:00Z">
              <w:r w:rsidRPr="000E2622">
                <w:rPr>
                  <w:rFonts w:ascii="Arial" w:hAnsi="Arial" w:cs="Arial"/>
                  <w:sz w:val="20"/>
                  <w:szCs w:val="20"/>
                </w:rPr>
                <w:t>3</w:t>
              </w:r>
            </w:moveTo>
          </w:p>
        </w:tc>
      </w:tr>
      <w:tr w:rsidR="00283350" w:rsidRPr="000E2622" w14:paraId="2CFD0FD0" w14:textId="77777777" w:rsidTr="00C63909">
        <w:tc>
          <w:tcPr>
            <w:tcW w:w="3308" w:type="dxa"/>
            <w:gridSpan w:val="2"/>
            <w:tcBorders>
              <w:top w:val="single" w:sz="4" w:space="0" w:color="auto"/>
              <w:left w:val="single" w:sz="4" w:space="0" w:color="auto"/>
              <w:bottom w:val="nil"/>
              <w:right w:val="nil"/>
            </w:tcBorders>
            <w:vAlign w:val="center"/>
          </w:tcPr>
          <w:p w14:paraId="49D24817" w14:textId="77777777" w:rsidR="00CB5C04" w:rsidRPr="000E2622" w:rsidRDefault="00CB5C04" w:rsidP="00C63909">
            <w:pPr>
              <w:jc w:val="center"/>
              <w:rPr>
                <w:moveTo w:id="3835" w:author="Micah Freedman" w:date="2022-03-11T15:01:00Z"/>
                <w:rFonts w:ascii="Arial" w:hAnsi="Arial" w:cs="Arial"/>
                <w:b/>
                <w:bCs/>
                <w:i/>
                <w:iCs/>
                <w:sz w:val="20"/>
                <w:szCs w:val="20"/>
              </w:rPr>
            </w:pPr>
          </w:p>
        </w:tc>
        <w:tc>
          <w:tcPr>
            <w:tcW w:w="908" w:type="dxa"/>
            <w:tcBorders>
              <w:top w:val="single" w:sz="4" w:space="0" w:color="auto"/>
              <w:left w:val="nil"/>
              <w:bottom w:val="nil"/>
              <w:right w:val="nil"/>
            </w:tcBorders>
            <w:vAlign w:val="center"/>
          </w:tcPr>
          <w:p w14:paraId="23246835" w14:textId="77777777" w:rsidR="00CB5C04" w:rsidRPr="000E2622" w:rsidRDefault="00CB5C04" w:rsidP="00C63909">
            <w:pPr>
              <w:jc w:val="center"/>
              <w:rPr>
                <w:moveTo w:id="3836" w:author="Micah Freedman" w:date="2022-03-11T15:01:00Z"/>
                <w:rFonts w:ascii="Arial" w:hAnsi="Arial" w:cs="Arial"/>
                <w:b/>
                <w:bCs/>
                <w:sz w:val="20"/>
                <w:szCs w:val="20"/>
              </w:rPr>
            </w:pPr>
            <w:moveTo w:id="3837" w:author="Micah Freedman" w:date="2022-03-11T15:01:00Z">
              <w:r w:rsidRPr="000E2622">
                <w:rPr>
                  <w:rFonts w:ascii="Arial" w:hAnsi="Arial" w:cs="Arial"/>
                  <w:b/>
                  <w:bCs/>
                  <w:sz w:val="20"/>
                  <w:szCs w:val="20"/>
                </w:rPr>
                <w:t>16</w:t>
              </w:r>
            </w:moveTo>
          </w:p>
        </w:tc>
        <w:tc>
          <w:tcPr>
            <w:tcW w:w="871" w:type="dxa"/>
            <w:tcBorders>
              <w:top w:val="single" w:sz="4" w:space="0" w:color="auto"/>
              <w:left w:val="nil"/>
              <w:bottom w:val="nil"/>
              <w:right w:val="nil"/>
            </w:tcBorders>
            <w:vAlign w:val="center"/>
          </w:tcPr>
          <w:p w14:paraId="46BE8887" w14:textId="77777777" w:rsidR="00CB5C04" w:rsidRPr="000E2622" w:rsidRDefault="00CB5C04" w:rsidP="00C63909">
            <w:pPr>
              <w:jc w:val="center"/>
              <w:rPr>
                <w:moveTo w:id="3838" w:author="Micah Freedman" w:date="2022-03-11T15:01:00Z"/>
                <w:rFonts w:ascii="Arial" w:hAnsi="Arial" w:cs="Arial"/>
                <w:b/>
                <w:bCs/>
                <w:sz w:val="20"/>
                <w:szCs w:val="20"/>
              </w:rPr>
            </w:pPr>
            <w:moveTo w:id="3839" w:author="Micah Freedman" w:date="2022-03-11T15:01:00Z">
              <w:r w:rsidRPr="000E2622">
                <w:rPr>
                  <w:rFonts w:ascii="Arial" w:hAnsi="Arial" w:cs="Arial"/>
                  <w:b/>
                  <w:bCs/>
                  <w:sz w:val="20"/>
                  <w:szCs w:val="20"/>
                </w:rPr>
                <w:t>15</w:t>
              </w:r>
            </w:moveTo>
          </w:p>
        </w:tc>
        <w:tc>
          <w:tcPr>
            <w:tcW w:w="839" w:type="dxa"/>
            <w:tcBorders>
              <w:top w:val="single" w:sz="4" w:space="0" w:color="auto"/>
              <w:left w:val="nil"/>
              <w:bottom w:val="nil"/>
              <w:right w:val="nil"/>
            </w:tcBorders>
            <w:vAlign w:val="center"/>
          </w:tcPr>
          <w:p w14:paraId="168883A1" w14:textId="77777777" w:rsidR="00CB5C04" w:rsidRPr="000E2622" w:rsidRDefault="00CB5C04" w:rsidP="00C63909">
            <w:pPr>
              <w:jc w:val="center"/>
              <w:rPr>
                <w:moveTo w:id="3840" w:author="Micah Freedman" w:date="2022-03-11T15:01:00Z"/>
                <w:rFonts w:ascii="Arial" w:hAnsi="Arial" w:cs="Arial"/>
                <w:b/>
                <w:bCs/>
                <w:sz w:val="20"/>
                <w:szCs w:val="20"/>
              </w:rPr>
            </w:pPr>
            <w:moveTo w:id="3841" w:author="Micah Freedman" w:date="2022-03-11T15:01:00Z">
              <w:r w:rsidRPr="000E2622">
                <w:rPr>
                  <w:rFonts w:ascii="Arial" w:hAnsi="Arial" w:cs="Arial"/>
                  <w:b/>
                  <w:bCs/>
                  <w:sz w:val="20"/>
                  <w:szCs w:val="20"/>
                </w:rPr>
                <w:t>9</w:t>
              </w:r>
            </w:moveTo>
          </w:p>
        </w:tc>
        <w:tc>
          <w:tcPr>
            <w:tcW w:w="850" w:type="dxa"/>
            <w:tcBorders>
              <w:top w:val="single" w:sz="4" w:space="0" w:color="auto"/>
              <w:left w:val="nil"/>
              <w:bottom w:val="nil"/>
              <w:right w:val="nil"/>
            </w:tcBorders>
            <w:vAlign w:val="center"/>
          </w:tcPr>
          <w:p w14:paraId="0E2E7023" w14:textId="77777777" w:rsidR="00CB5C04" w:rsidRPr="000E2622" w:rsidRDefault="00CB5C04" w:rsidP="00C63909">
            <w:pPr>
              <w:jc w:val="center"/>
              <w:rPr>
                <w:moveTo w:id="3842" w:author="Micah Freedman" w:date="2022-03-11T15:01:00Z"/>
                <w:rFonts w:ascii="Arial" w:hAnsi="Arial" w:cs="Arial"/>
                <w:b/>
                <w:bCs/>
                <w:sz w:val="20"/>
                <w:szCs w:val="20"/>
              </w:rPr>
            </w:pPr>
            <w:moveTo w:id="3843" w:author="Micah Freedman" w:date="2022-03-11T15:01:00Z">
              <w:r w:rsidRPr="000E2622">
                <w:rPr>
                  <w:rFonts w:ascii="Arial" w:hAnsi="Arial" w:cs="Arial"/>
                  <w:b/>
                  <w:bCs/>
                  <w:sz w:val="20"/>
                  <w:szCs w:val="20"/>
                </w:rPr>
                <w:t>6</w:t>
              </w:r>
            </w:moveTo>
          </w:p>
        </w:tc>
        <w:tc>
          <w:tcPr>
            <w:tcW w:w="852" w:type="dxa"/>
            <w:tcBorders>
              <w:top w:val="single" w:sz="4" w:space="0" w:color="auto"/>
              <w:left w:val="nil"/>
              <w:bottom w:val="nil"/>
              <w:right w:val="nil"/>
            </w:tcBorders>
            <w:vAlign w:val="center"/>
          </w:tcPr>
          <w:p w14:paraId="2690AE7B" w14:textId="77777777" w:rsidR="00CB5C04" w:rsidRPr="000E2622" w:rsidRDefault="00CB5C04" w:rsidP="00C63909">
            <w:pPr>
              <w:jc w:val="center"/>
              <w:rPr>
                <w:moveTo w:id="3844" w:author="Micah Freedman" w:date="2022-03-11T15:01:00Z"/>
                <w:rFonts w:ascii="Arial" w:hAnsi="Arial" w:cs="Arial"/>
                <w:b/>
                <w:bCs/>
                <w:sz w:val="20"/>
                <w:szCs w:val="20"/>
              </w:rPr>
            </w:pPr>
            <w:moveTo w:id="3845" w:author="Micah Freedman" w:date="2022-03-11T15:01:00Z">
              <w:r w:rsidRPr="000E2622">
                <w:rPr>
                  <w:rFonts w:ascii="Arial" w:hAnsi="Arial" w:cs="Arial"/>
                  <w:b/>
                  <w:bCs/>
                  <w:sz w:val="20"/>
                  <w:szCs w:val="20"/>
                </w:rPr>
                <w:t>10</w:t>
              </w:r>
            </w:moveTo>
          </w:p>
        </w:tc>
        <w:tc>
          <w:tcPr>
            <w:tcW w:w="930" w:type="dxa"/>
            <w:tcBorders>
              <w:top w:val="single" w:sz="4" w:space="0" w:color="auto"/>
              <w:left w:val="nil"/>
              <w:bottom w:val="nil"/>
              <w:right w:val="single" w:sz="4" w:space="0" w:color="auto"/>
            </w:tcBorders>
            <w:vAlign w:val="center"/>
          </w:tcPr>
          <w:p w14:paraId="17826E44" w14:textId="77777777" w:rsidR="00CB5C04" w:rsidRPr="000E2622" w:rsidRDefault="00CB5C04" w:rsidP="00C63909">
            <w:pPr>
              <w:jc w:val="center"/>
              <w:rPr>
                <w:moveTo w:id="3846" w:author="Micah Freedman" w:date="2022-03-11T15:01:00Z"/>
                <w:rFonts w:ascii="Arial" w:hAnsi="Arial" w:cs="Arial"/>
                <w:b/>
                <w:bCs/>
                <w:sz w:val="20"/>
                <w:szCs w:val="20"/>
              </w:rPr>
            </w:pPr>
            <w:moveTo w:id="3847" w:author="Micah Freedman" w:date="2022-03-11T15:01:00Z">
              <w:r w:rsidRPr="000E2622">
                <w:rPr>
                  <w:rFonts w:ascii="Arial" w:hAnsi="Arial" w:cs="Arial"/>
                  <w:b/>
                  <w:bCs/>
                  <w:sz w:val="20"/>
                  <w:szCs w:val="20"/>
                </w:rPr>
                <w:t>10</w:t>
              </w:r>
            </w:moveTo>
          </w:p>
        </w:tc>
        <w:tc>
          <w:tcPr>
            <w:tcW w:w="795" w:type="dxa"/>
            <w:tcBorders>
              <w:top w:val="single" w:sz="4" w:space="0" w:color="auto"/>
              <w:left w:val="single" w:sz="4" w:space="0" w:color="auto"/>
              <w:bottom w:val="nil"/>
              <w:right w:val="single" w:sz="4" w:space="0" w:color="auto"/>
            </w:tcBorders>
            <w:vAlign w:val="center"/>
          </w:tcPr>
          <w:p w14:paraId="01CCE86B" w14:textId="77777777" w:rsidR="00CB5C04" w:rsidRPr="000E2622" w:rsidRDefault="00CB5C04" w:rsidP="00C63909">
            <w:pPr>
              <w:jc w:val="center"/>
              <w:rPr>
                <w:moveTo w:id="3848" w:author="Micah Freedman" w:date="2022-03-11T15:01:00Z"/>
                <w:rFonts w:ascii="Arial" w:hAnsi="Arial" w:cs="Arial"/>
                <w:b/>
                <w:bCs/>
                <w:sz w:val="20"/>
                <w:szCs w:val="20"/>
              </w:rPr>
            </w:pPr>
            <w:moveTo w:id="3849" w:author="Micah Freedman" w:date="2022-03-11T15:01:00Z">
              <w:r w:rsidRPr="000E2622">
                <w:rPr>
                  <w:rFonts w:ascii="Arial" w:hAnsi="Arial" w:cs="Arial"/>
                  <w:b/>
                  <w:bCs/>
                  <w:sz w:val="20"/>
                  <w:szCs w:val="20"/>
                </w:rPr>
                <w:t>66</w:t>
              </w:r>
            </w:moveTo>
          </w:p>
        </w:tc>
      </w:tr>
      <w:tr w:rsidR="00283350" w:rsidRPr="000E2622" w14:paraId="6BE96CBE" w14:textId="77777777" w:rsidTr="00C63909">
        <w:tc>
          <w:tcPr>
            <w:tcW w:w="3308" w:type="dxa"/>
            <w:gridSpan w:val="2"/>
            <w:tcBorders>
              <w:top w:val="nil"/>
              <w:left w:val="single" w:sz="4" w:space="0" w:color="auto"/>
              <w:bottom w:val="single" w:sz="4" w:space="0" w:color="auto"/>
              <w:right w:val="nil"/>
            </w:tcBorders>
            <w:vAlign w:val="center"/>
          </w:tcPr>
          <w:p w14:paraId="03546839" w14:textId="77777777" w:rsidR="00CB5C04" w:rsidRPr="000E2622" w:rsidRDefault="00CB5C04" w:rsidP="00C63909">
            <w:pPr>
              <w:jc w:val="center"/>
              <w:rPr>
                <w:moveTo w:id="3850" w:author="Micah Freedman" w:date="2022-03-11T15:01:00Z"/>
                <w:rFonts w:ascii="Arial" w:hAnsi="Arial" w:cs="Arial"/>
                <w:b/>
                <w:bCs/>
                <w:i/>
                <w:iCs/>
                <w:sz w:val="20"/>
                <w:szCs w:val="20"/>
              </w:rPr>
            </w:pPr>
          </w:p>
        </w:tc>
        <w:tc>
          <w:tcPr>
            <w:tcW w:w="908" w:type="dxa"/>
            <w:tcBorders>
              <w:top w:val="nil"/>
              <w:left w:val="nil"/>
              <w:bottom w:val="single" w:sz="4" w:space="0" w:color="auto"/>
              <w:right w:val="nil"/>
            </w:tcBorders>
            <w:vAlign w:val="center"/>
          </w:tcPr>
          <w:p w14:paraId="582F0C07" w14:textId="77777777" w:rsidR="00CB5C04" w:rsidRPr="000E2622" w:rsidRDefault="00CB5C04" w:rsidP="00C63909">
            <w:pPr>
              <w:jc w:val="center"/>
              <w:rPr>
                <w:moveTo w:id="3851" w:author="Micah Freedman" w:date="2022-03-11T15:01:00Z"/>
                <w:rFonts w:ascii="Arial" w:hAnsi="Arial" w:cs="Arial"/>
                <w:b/>
                <w:bCs/>
                <w:sz w:val="20"/>
                <w:szCs w:val="20"/>
              </w:rPr>
            </w:pPr>
          </w:p>
        </w:tc>
        <w:tc>
          <w:tcPr>
            <w:tcW w:w="871" w:type="dxa"/>
            <w:tcBorders>
              <w:top w:val="nil"/>
              <w:left w:val="nil"/>
              <w:bottom w:val="single" w:sz="4" w:space="0" w:color="auto"/>
              <w:right w:val="nil"/>
            </w:tcBorders>
            <w:vAlign w:val="center"/>
          </w:tcPr>
          <w:p w14:paraId="1FED40AA" w14:textId="77777777" w:rsidR="00CB5C04" w:rsidRPr="000E2622" w:rsidRDefault="00CB5C04" w:rsidP="00C63909">
            <w:pPr>
              <w:jc w:val="center"/>
              <w:rPr>
                <w:moveTo w:id="3852" w:author="Micah Freedman" w:date="2022-03-11T15:01:00Z"/>
                <w:rFonts w:ascii="Arial" w:hAnsi="Arial" w:cs="Arial"/>
                <w:b/>
                <w:bCs/>
                <w:sz w:val="20"/>
                <w:szCs w:val="20"/>
              </w:rPr>
            </w:pPr>
          </w:p>
        </w:tc>
        <w:tc>
          <w:tcPr>
            <w:tcW w:w="839" w:type="dxa"/>
            <w:tcBorders>
              <w:top w:val="nil"/>
              <w:left w:val="nil"/>
              <w:bottom w:val="single" w:sz="4" w:space="0" w:color="auto"/>
              <w:right w:val="nil"/>
            </w:tcBorders>
            <w:vAlign w:val="center"/>
          </w:tcPr>
          <w:p w14:paraId="6BD67540" w14:textId="77777777" w:rsidR="00CB5C04" w:rsidRPr="000E2622" w:rsidRDefault="00CB5C04" w:rsidP="00C63909">
            <w:pPr>
              <w:jc w:val="center"/>
              <w:rPr>
                <w:moveTo w:id="3853" w:author="Micah Freedman" w:date="2022-03-11T15:01:00Z"/>
                <w:rFonts w:ascii="Arial" w:hAnsi="Arial" w:cs="Arial"/>
                <w:b/>
                <w:bCs/>
                <w:sz w:val="20"/>
                <w:szCs w:val="20"/>
              </w:rPr>
            </w:pPr>
          </w:p>
        </w:tc>
        <w:tc>
          <w:tcPr>
            <w:tcW w:w="850" w:type="dxa"/>
            <w:tcBorders>
              <w:top w:val="nil"/>
              <w:left w:val="nil"/>
              <w:bottom w:val="single" w:sz="4" w:space="0" w:color="auto"/>
              <w:right w:val="nil"/>
            </w:tcBorders>
            <w:vAlign w:val="center"/>
          </w:tcPr>
          <w:p w14:paraId="1D5CFAA2" w14:textId="77777777" w:rsidR="00CB5C04" w:rsidRPr="000E2622" w:rsidRDefault="00CB5C04" w:rsidP="00C63909">
            <w:pPr>
              <w:jc w:val="center"/>
              <w:rPr>
                <w:moveTo w:id="3854" w:author="Micah Freedman" w:date="2022-03-11T15:01:00Z"/>
                <w:rFonts w:ascii="Arial" w:hAnsi="Arial" w:cs="Arial"/>
                <w:b/>
                <w:bCs/>
                <w:sz w:val="20"/>
                <w:szCs w:val="20"/>
              </w:rPr>
            </w:pPr>
          </w:p>
        </w:tc>
        <w:tc>
          <w:tcPr>
            <w:tcW w:w="852" w:type="dxa"/>
            <w:tcBorders>
              <w:top w:val="nil"/>
              <w:left w:val="nil"/>
              <w:bottom w:val="single" w:sz="4" w:space="0" w:color="auto"/>
              <w:right w:val="nil"/>
            </w:tcBorders>
            <w:vAlign w:val="center"/>
          </w:tcPr>
          <w:p w14:paraId="1307DF5D" w14:textId="77777777" w:rsidR="00CB5C04" w:rsidRPr="000E2622" w:rsidRDefault="00CB5C04" w:rsidP="00C63909">
            <w:pPr>
              <w:jc w:val="center"/>
              <w:rPr>
                <w:moveTo w:id="3855" w:author="Micah Freedman" w:date="2022-03-11T15:01:00Z"/>
                <w:rFonts w:ascii="Arial" w:hAnsi="Arial" w:cs="Arial"/>
                <w:b/>
                <w:bCs/>
                <w:sz w:val="20"/>
                <w:szCs w:val="20"/>
              </w:rPr>
            </w:pPr>
          </w:p>
        </w:tc>
        <w:tc>
          <w:tcPr>
            <w:tcW w:w="930" w:type="dxa"/>
            <w:tcBorders>
              <w:top w:val="nil"/>
              <w:left w:val="nil"/>
              <w:bottom w:val="single" w:sz="4" w:space="0" w:color="auto"/>
              <w:right w:val="single" w:sz="4" w:space="0" w:color="auto"/>
            </w:tcBorders>
            <w:vAlign w:val="center"/>
          </w:tcPr>
          <w:p w14:paraId="3010A357" w14:textId="77777777" w:rsidR="00CB5C04" w:rsidRPr="000E2622" w:rsidRDefault="00CB5C04" w:rsidP="00C63909">
            <w:pPr>
              <w:jc w:val="center"/>
              <w:rPr>
                <w:moveTo w:id="3856" w:author="Micah Freedman" w:date="2022-03-11T15:01:00Z"/>
                <w:rFonts w:ascii="Arial" w:hAnsi="Arial" w:cs="Arial"/>
                <w:b/>
                <w:bCs/>
                <w:sz w:val="20"/>
                <w:szCs w:val="20"/>
              </w:rPr>
            </w:pPr>
          </w:p>
        </w:tc>
        <w:tc>
          <w:tcPr>
            <w:tcW w:w="795" w:type="dxa"/>
            <w:tcBorders>
              <w:top w:val="nil"/>
              <w:left w:val="single" w:sz="4" w:space="0" w:color="auto"/>
              <w:bottom w:val="single" w:sz="4" w:space="0" w:color="auto"/>
              <w:right w:val="single" w:sz="4" w:space="0" w:color="auto"/>
            </w:tcBorders>
            <w:vAlign w:val="center"/>
          </w:tcPr>
          <w:p w14:paraId="09570F0F" w14:textId="77777777" w:rsidR="00CB5C04" w:rsidRPr="000E2622" w:rsidRDefault="00CB5C04" w:rsidP="00C63909">
            <w:pPr>
              <w:jc w:val="center"/>
              <w:rPr>
                <w:moveTo w:id="3857" w:author="Micah Freedman" w:date="2022-03-11T15:01:00Z"/>
                <w:rFonts w:ascii="Arial" w:hAnsi="Arial" w:cs="Arial"/>
                <w:b/>
                <w:bCs/>
                <w:sz w:val="20"/>
                <w:szCs w:val="20"/>
              </w:rPr>
            </w:pPr>
          </w:p>
        </w:tc>
      </w:tr>
      <w:tr w:rsidR="00283350" w:rsidRPr="000E2622" w14:paraId="5BC9B036" w14:textId="77777777" w:rsidTr="00C63909">
        <w:tc>
          <w:tcPr>
            <w:tcW w:w="1308" w:type="dxa"/>
            <w:tcBorders>
              <w:top w:val="single" w:sz="4" w:space="0" w:color="auto"/>
              <w:bottom w:val="single" w:sz="4" w:space="0" w:color="auto"/>
              <w:right w:val="nil"/>
            </w:tcBorders>
            <w:vAlign w:val="center"/>
          </w:tcPr>
          <w:p w14:paraId="74FD9AFF" w14:textId="77777777" w:rsidR="00CB5C04" w:rsidRPr="000E2622" w:rsidRDefault="00CB5C04" w:rsidP="00C63909">
            <w:pPr>
              <w:jc w:val="center"/>
              <w:rPr>
                <w:moveTo w:id="3858" w:author="Micah Freedman" w:date="2022-03-11T15:01:00Z"/>
                <w:rFonts w:ascii="Arial" w:hAnsi="Arial" w:cs="Arial"/>
                <w:sz w:val="20"/>
                <w:szCs w:val="20"/>
              </w:rPr>
            </w:pPr>
            <w:moveTo w:id="3859" w:author="Micah Freedman" w:date="2022-03-11T15:01:00Z">
              <w:r w:rsidRPr="000E2622">
                <w:rPr>
                  <w:rFonts w:ascii="Arial" w:hAnsi="Arial" w:cs="Arial"/>
                  <w:b/>
                  <w:bCs/>
                  <w:sz w:val="20"/>
                  <w:szCs w:val="20"/>
                </w:rPr>
                <w:t>Population</w:t>
              </w:r>
            </w:moveTo>
          </w:p>
        </w:tc>
        <w:tc>
          <w:tcPr>
            <w:tcW w:w="2000" w:type="dxa"/>
            <w:tcBorders>
              <w:top w:val="single" w:sz="4" w:space="0" w:color="auto"/>
              <w:left w:val="nil"/>
              <w:bottom w:val="single" w:sz="4" w:space="0" w:color="auto"/>
              <w:right w:val="nil"/>
            </w:tcBorders>
            <w:vAlign w:val="center"/>
          </w:tcPr>
          <w:p w14:paraId="40303115" w14:textId="77777777" w:rsidR="00CB5C04" w:rsidRPr="000E2622" w:rsidRDefault="00CB5C04" w:rsidP="00C63909">
            <w:pPr>
              <w:jc w:val="center"/>
              <w:rPr>
                <w:moveTo w:id="3860" w:author="Micah Freedman" w:date="2022-03-11T15:01:00Z"/>
                <w:rFonts w:ascii="Arial" w:hAnsi="Arial" w:cs="Arial"/>
                <w:sz w:val="20"/>
                <w:szCs w:val="20"/>
              </w:rPr>
            </w:pPr>
            <w:moveTo w:id="3861" w:author="Micah Freedman" w:date="2022-03-11T15:01:00Z">
              <w:r w:rsidRPr="000E2622">
                <w:rPr>
                  <w:rFonts w:ascii="Arial" w:hAnsi="Arial" w:cs="Arial"/>
                  <w:b/>
                  <w:bCs/>
                  <w:sz w:val="20"/>
                  <w:szCs w:val="20"/>
                </w:rPr>
                <w:t>Family ID</w:t>
              </w:r>
            </w:moveTo>
          </w:p>
        </w:tc>
        <w:tc>
          <w:tcPr>
            <w:tcW w:w="908" w:type="dxa"/>
            <w:tcBorders>
              <w:top w:val="single" w:sz="4" w:space="0" w:color="auto"/>
              <w:left w:val="nil"/>
              <w:bottom w:val="single" w:sz="4" w:space="0" w:color="auto"/>
              <w:right w:val="nil"/>
            </w:tcBorders>
            <w:vAlign w:val="center"/>
          </w:tcPr>
          <w:p w14:paraId="13D7C3A1" w14:textId="77777777" w:rsidR="00CB5C04" w:rsidRPr="000E2622" w:rsidRDefault="00CB5C04" w:rsidP="00C63909">
            <w:pPr>
              <w:jc w:val="center"/>
              <w:rPr>
                <w:moveTo w:id="3862" w:author="Micah Freedman" w:date="2022-03-11T15:01:00Z"/>
                <w:rFonts w:ascii="Arial" w:hAnsi="Arial" w:cs="Arial"/>
                <w:sz w:val="20"/>
                <w:szCs w:val="20"/>
              </w:rPr>
            </w:pPr>
            <w:moveTo w:id="3863" w:author="Micah Freedman" w:date="2022-03-11T15:01:00Z">
              <w:r w:rsidRPr="000E2622">
                <w:rPr>
                  <w:rFonts w:ascii="Arial" w:hAnsi="Arial" w:cs="Arial"/>
                  <w:b/>
                  <w:bCs/>
                  <w:sz w:val="20"/>
                  <w:szCs w:val="20"/>
                </w:rPr>
                <w:t>GOPH</w:t>
              </w:r>
            </w:moveTo>
          </w:p>
        </w:tc>
        <w:tc>
          <w:tcPr>
            <w:tcW w:w="871" w:type="dxa"/>
            <w:tcBorders>
              <w:top w:val="single" w:sz="4" w:space="0" w:color="auto"/>
              <w:left w:val="nil"/>
              <w:bottom w:val="single" w:sz="4" w:space="0" w:color="auto"/>
              <w:right w:val="nil"/>
            </w:tcBorders>
            <w:vAlign w:val="center"/>
          </w:tcPr>
          <w:p w14:paraId="5778B886" w14:textId="77777777" w:rsidR="00CB5C04" w:rsidRPr="000E2622" w:rsidRDefault="00CB5C04" w:rsidP="00C63909">
            <w:pPr>
              <w:jc w:val="center"/>
              <w:rPr>
                <w:moveTo w:id="3864" w:author="Micah Freedman" w:date="2022-03-11T15:01:00Z"/>
                <w:rFonts w:ascii="Arial" w:hAnsi="Arial" w:cs="Arial"/>
                <w:sz w:val="20"/>
                <w:szCs w:val="20"/>
              </w:rPr>
            </w:pPr>
            <w:moveTo w:id="3865" w:author="Micah Freedman" w:date="2022-03-11T15:01:00Z">
              <w:r w:rsidRPr="000E2622">
                <w:rPr>
                  <w:rFonts w:ascii="Arial" w:hAnsi="Arial" w:cs="Arial"/>
                  <w:b/>
                  <w:bCs/>
                  <w:sz w:val="20"/>
                  <w:szCs w:val="20"/>
                </w:rPr>
                <w:t>ASCU</w:t>
              </w:r>
            </w:moveTo>
          </w:p>
        </w:tc>
        <w:tc>
          <w:tcPr>
            <w:tcW w:w="839" w:type="dxa"/>
            <w:tcBorders>
              <w:top w:val="single" w:sz="4" w:space="0" w:color="auto"/>
              <w:left w:val="nil"/>
              <w:bottom w:val="single" w:sz="4" w:space="0" w:color="auto"/>
              <w:right w:val="nil"/>
            </w:tcBorders>
            <w:vAlign w:val="center"/>
          </w:tcPr>
          <w:p w14:paraId="4D4BDFFE" w14:textId="77777777" w:rsidR="00CB5C04" w:rsidRPr="000E2622" w:rsidRDefault="00CB5C04" w:rsidP="00C63909">
            <w:pPr>
              <w:jc w:val="center"/>
              <w:rPr>
                <w:moveTo w:id="3866" w:author="Micah Freedman" w:date="2022-03-11T15:01:00Z"/>
                <w:rFonts w:ascii="Arial" w:hAnsi="Arial" w:cs="Arial"/>
                <w:sz w:val="20"/>
                <w:szCs w:val="20"/>
              </w:rPr>
            </w:pPr>
            <w:moveTo w:id="3867" w:author="Micah Freedman" w:date="2022-03-11T15:01:00Z">
              <w:r w:rsidRPr="000E2622">
                <w:rPr>
                  <w:rFonts w:ascii="Arial" w:hAnsi="Arial" w:cs="Arial"/>
                  <w:b/>
                  <w:bCs/>
                  <w:sz w:val="20"/>
                  <w:szCs w:val="20"/>
                </w:rPr>
                <w:t>AINC</w:t>
              </w:r>
            </w:moveTo>
          </w:p>
        </w:tc>
        <w:tc>
          <w:tcPr>
            <w:tcW w:w="850" w:type="dxa"/>
            <w:tcBorders>
              <w:top w:val="single" w:sz="4" w:space="0" w:color="auto"/>
              <w:left w:val="nil"/>
              <w:bottom w:val="single" w:sz="4" w:space="0" w:color="auto"/>
              <w:right w:val="nil"/>
            </w:tcBorders>
            <w:vAlign w:val="center"/>
          </w:tcPr>
          <w:p w14:paraId="72DD0204" w14:textId="77777777" w:rsidR="00CB5C04" w:rsidRPr="000E2622" w:rsidRDefault="00CB5C04" w:rsidP="00C63909">
            <w:pPr>
              <w:jc w:val="center"/>
              <w:rPr>
                <w:moveTo w:id="3868" w:author="Micah Freedman" w:date="2022-03-11T15:01:00Z"/>
                <w:rFonts w:ascii="Arial" w:hAnsi="Arial" w:cs="Arial"/>
                <w:sz w:val="20"/>
                <w:szCs w:val="20"/>
              </w:rPr>
            </w:pPr>
            <w:moveTo w:id="3869" w:author="Micah Freedman" w:date="2022-03-11T15:01:00Z">
              <w:r w:rsidRPr="000E2622">
                <w:rPr>
                  <w:rFonts w:ascii="Arial" w:hAnsi="Arial" w:cs="Arial"/>
                  <w:b/>
                  <w:bCs/>
                  <w:sz w:val="20"/>
                  <w:szCs w:val="20"/>
                </w:rPr>
                <w:t>ASFA</w:t>
              </w:r>
            </w:moveTo>
          </w:p>
        </w:tc>
        <w:tc>
          <w:tcPr>
            <w:tcW w:w="852" w:type="dxa"/>
            <w:tcBorders>
              <w:top w:val="single" w:sz="4" w:space="0" w:color="auto"/>
              <w:left w:val="nil"/>
              <w:bottom w:val="single" w:sz="4" w:space="0" w:color="auto"/>
              <w:right w:val="nil"/>
            </w:tcBorders>
            <w:vAlign w:val="center"/>
          </w:tcPr>
          <w:p w14:paraId="23A33F21" w14:textId="77777777" w:rsidR="00CB5C04" w:rsidRPr="000E2622" w:rsidRDefault="00CB5C04" w:rsidP="00C63909">
            <w:pPr>
              <w:jc w:val="center"/>
              <w:rPr>
                <w:moveTo w:id="3870" w:author="Micah Freedman" w:date="2022-03-11T15:01:00Z"/>
                <w:rFonts w:ascii="Arial" w:hAnsi="Arial" w:cs="Arial"/>
                <w:sz w:val="20"/>
                <w:szCs w:val="20"/>
              </w:rPr>
            </w:pPr>
            <w:moveTo w:id="3871" w:author="Micah Freedman" w:date="2022-03-11T15:01:00Z">
              <w:r w:rsidRPr="000E2622">
                <w:rPr>
                  <w:rFonts w:ascii="Arial" w:hAnsi="Arial" w:cs="Arial"/>
                  <w:b/>
                  <w:bCs/>
                  <w:sz w:val="20"/>
                  <w:szCs w:val="20"/>
                </w:rPr>
                <w:t>ASYR</w:t>
              </w:r>
            </w:moveTo>
          </w:p>
        </w:tc>
        <w:tc>
          <w:tcPr>
            <w:tcW w:w="930" w:type="dxa"/>
            <w:tcBorders>
              <w:top w:val="single" w:sz="4" w:space="0" w:color="auto"/>
              <w:left w:val="nil"/>
              <w:bottom w:val="single" w:sz="4" w:space="0" w:color="auto"/>
              <w:right w:val="single" w:sz="4" w:space="0" w:color="auto"/>
            </w:tcBorders>
            <w:vAlign w:val="center"/>
          </w:tcPr>
          <w:p w14:paraId="48B98937" w14:textId="77777777" w:rsidR="00CB5C04" w:rsidRPr="000E2622" w:rsidRDefault="00CB5C04" w:rsidP="00C63909">
            <w:pPr>
              <w:jc w:val="center"/>
              <w:rPr>
                <w:moveTo w:id="3872" w:author="Micah Freedman" w:date="2022-03-11T15:01:00Z"/>
                <w:rFonts w:ascii="Arial" w:hAnsi="Arial" w:cs="Arial"/>
                <w:sz w:val="20"/>
                <w:szCs w:val="20"/>
              </w:rPr>
            </w:pPr>
            <w:moveTo w:id="3873" w:author="Micah Freedman" w:date="2022-03-11T15:01:00Z">
              <w:r w:rsidRPr="000E2622">
                <w:rPr>
                  <w:rFonts w:ascii="Arial" w:hAnsi="Arial" w:cs="Arial"/>
                  <w:b/>
                  <w:bCs/>
                  <w:sz w:val="20"/>
                  <w:szCs w:val="20"/>
                </w:rPr>
                <w:t>ASPEC</w:t>
              </w:r>
            </w:moveTo>
          </w:p>
        </w:tc>
        <w:tc>
          <w:tcPr>
            <w:tcW w:w="795" w:type="dxa"/>
            <w:tcBorders>
              <w:top w:val="single" w:sz="4" w:space="0" w:color="auto"/>
              <w:left w:val="single" w:sz="4" w:space="0" w:color="auto"/>
              <w:bottom w:val="single" w:sz="4" w:space="0" w:color="auto"/>
              <w:right w:val="single" w:sz="4" w:space="0" w:color="auto"/>
            </w:tcBorders>
            <w:vAlign w:val="center"/>
          </w:tcPr>
          <w:p w14:paraId="10D1CD9D" w14:textId="77777777" w:rsidR="00CB5C04" w:rsidRPr="000E2622" w:rsidRDefault="00CB5C04" w:rsidP="00C63909">
            <w:pPr>
              <w:jc w:val="center"/>
              <w:rPr>
                <w:moveTo w:id="3874" w:author="Micah Freedman" w:date="2022-03-11T15:01:00Z"/>
                <w:rFonts w:ascii="Arial" w:hAnsi="Arial" w:cs="Arial"/>
                <w:sz w:val="20"/>
                <w:szCs w:val="20"/>
              </w:rPr>
            </w:pPr>
            <w:moveTo w:id="3875" w:author="Micah Freedman" w:date="2022-03-11T15:01:00Z">
              <w:r w:rsidRPr="000E2622">
                <w:rPr>
                  <w:rFonts w:ascii="Arial" w:hAnsi="Arial" w:cs="Arial"/>
                  <w:b/>
                  <w:bCs/>
                  <w:sz w:val="20"/>
                  <w:szCs w:val="20"/>
                </w:rPr>
                <w:t>Total</w:t>
              </w:r>
            </w:moveTo>
          </w:p>
        </w:tc>
      </w:tr>
      <w:tr w:rsidR="00283350" w:rsidRPr="000E2622" w14:paraId="75BAD83D" w14:textId="77777777" w:rsidTr="00C63909">
        <w:tc>
          <w:tcPr>
            <w:tcW w:w="1308" w:type="dxa"/>
            <w:vMerge w:val="restart"/>
            <w:tcBorders>
              <w:top w:val="single" w:sz="4" w:space="0" w:color="auto"/>
              <w:right w:val="nil"/>
            </w:tcBorders>
            <w:vAlign w:val="center"/>
          </w:tcPr>
          <w:p w14:paraId="6379FFF3" w14:textId="77777777" w:rsidR="00CB5C04" w:rsidRPr="000E2622" w:rsidRDefault="00CB5C04" w:rsidP="00C63909">
            <w:pPr>
              <w:jc w:val="center"/>
              <w:rPr>
                <w:moveTo w:id="3876" w:author="Micah Freedman" w:date="2022-03-11T15:01:00Z"/>
                <w:rFonts w:ascii="Arial" w:hAnsi="Arial" w:cs="Arial"/>
                <w:sz w:val="20"/>
                <w:szCs w:val="20"/>
              </w:rPr>
            </w:pPr>
            <w:moveTo w:id="3877" w:author="Micah Freedman" w:date="2022-03-11T15:01:00Z">
              <w:r w:rsidRPr="000E2622">
                <w:rPr>
                  <w:rFonts w:ascii="Arial" w:hAnsi="Arial" w:cs="Arial"/>
                  <w:sz w:val="20"/>
                  <w:szCs w:val="20"/>
                </w:rPr>
                <w:t>Hawaii</w:t>
              </w:r>
            </w:moveTo>
          </w:p>
        </w:tc>
        <w:tc>
          <w:tcPr>
            <w:tcW w:w="2000" w:type="dxa"/>
            <w:tcBorders>
              <w:top w:val="single" w:sz="4" w:space="0" w:color="auto"/>
              <w:left w:val="nil"/>
              <w:bottom w:val="nil"/>
              <w:right w:val="nil"/>
            </w:tcBorders>
            <w:vAlign w:val="center"/>
          </w:tcPr>
          <w:p w14:paraId="5A5D028A" w14:textId="77777777" w:rsidR="00CB5C04" w:rsidRPr="000E2622" w:rsidRDefault="00CB5C04" w:rsidP="00C63909">
            <w:pPr>
              <w:jc w:val="center"/>
              <w:rPr>
                <w:moveTo w:id="3878" w:author="Micah Freedman" w:date="2022-03-11T15:01:00Z"/>
                <w:rFonts w:ascii="Arial" w:hAnsi="Arial" w:cs="Arial"/>
                <w:sz w:val="20"/>
                <w:szCs w:val="20"/>
              </w:rPr>
            </w:pPr>
            <w:moveTo w:id="3879" w:author="Micah Freedman" w:date="2022-03-11T15:01:00Z">
              <w:r w:rsidRPr="000E2622">
                <w:rPr>
                  <w:rFonts w:ascii="Arial" w:hAnsi="Arial" w:cs="Arial"/>
                  <w:sz w:val="20"/>
                  <w:szCs w:val="20"/>
                </w:rPr>
                <w:t>HI_1_2018</w:t>
              </w:r>
            </w:moveTo>
          </w:p>
        </w:tc>
        <w:tc>
          <w:tcPr>
            <w:tcW w:w="908" w:type="dxa"/>
            <w:tcBorders>
              <w:top w:val="nil"/>
              <w:left w:val="nil"/>
              <w:bottom w:val="nil"/>
              <w:right w:val="nil"/>
            </w:tcBorders>
            <w:vAlign w:val="center"/>
          </w:tcPr>
          <w:p w14:paraId="3D374C3D" w14:textId="77777777" w:rsidR="00CB5C04" w:rsidRPr="000E2622" w:rsidRDefault="00CB5C04" w:rsidP="00C63909">
            <w:pPr>
              <w:jc w:val="center"/>
              <w:rPr>
                <w:moveTo w:id="3880" w:author="Micah Freedman" w:date="2022-03-11T15:01:00Z"/>
                <w:rFonts w:ascii="Arial" w:hAnsi="Arial" w:cs="Arial"/>
                <w:sz w:val="20"/>
                <w:szCs w:val="20"/>
              </w:rPr>
            </w:pPr>
            <w:moveTo w:id="3881" w:author="Micah Freedman" w:date="2022-03-11T15:01:00Z">
              <w:r w:rsidRPr="000E2622">
                <w:rPr>
                  <w:rFonts w:ascii="Arial" w:hAnsi="Arial" w:cs="Arial"/>
                  <w:sz w:val="20"/>
                  <w:szCs w:val="20"/>
                </w:rPr>
                <w:t>3</w:t>
              </w:r>
            </w:moveTo>
          </w:p>
        </w:tc>
        <w:tc>
          <w:tcPr>
            <w:tcW w:w="871" w:type="dxa"/>
            <w:tcBorders>
              <w:top w:val="nil"/>
              <w:left w:val="nil"/>
              <w:bottom w:val="nil"/>
              <w:right w:val="nil"/>
            </w:tcBorders>
            <w:vAlign w:val="center"/>
          </w:tcPr>
          <w:p w14:paraId="0D748D6A" w14:textId="77777777" w:rsidR="00CB5C04" w:rsidRPr="000E2622" w:rsidRDefault="00CB5C04" w:rsidP="00C63909">
            <w:pPr>
              <w:jc w:val="center"/>
              <w:rPr>
                <w:moveTo w:id="3882" w:author="Micah Freedman" w:date="2022-03-11T15:01:00Z"/>
                <w:rFonts w:ascii="Arial" w:hAnsi="Arial" w:cs="Arial"/>
                <w:sz w:val="20"/>
                <w:szCs w:val="20"/>
              </w:rPr>
            </w:pPr>
            <w:moveTo w:id="3883" w:author="Micah Freedman" w:date="2022-03-11T15:01:00Z">
              <w:r w:rsidRPr="000E2622">
                <w:rPr>
                  <w:rFonts w:ascii="Arial" w:hAnsi="Arial" w:cs="Arial"/>
                  <w:sz w:val="20"/>
                  <w:szCs w:val="20"/>
                </w:rPr>
                <w:t>2</w:t>
              </w:r>
            </w:moveTo>
          </w:p>
        </w:tc>
        <w:tc>
          <w:tcPr>
            <w:tcW w:w="839" w:type="dxa"/>
            <w:tcBorders>
              <w:top w:val="nil"/>
              <w:left w:val="nil"/>
              <w:bottom w:val="nil"/>
              <w:right w:val="nil"/>
            </w:tcBorders>
            <w:vAlign w:val="center"/>
          </w:tcPr>
          <w:p w14:paraId="4B61D966" w14:textId="77777777" w:rsidR="00CB5C04" w:rsidRPr="000E2622" w:rsidRDefault="00CB5C04" w:rsidP="00C63909">
            <w:pPr>
              <w:jc w:val="center"/>
              <w:rPr>
                <w:moveTo w:id="3884" w:author="Micah Freedman" w:date="2022-03-11T15:01:00Z"/>
                <w:rFonts w:ascii="Arial" w:hAnsi="Arial" w:cs="Arial"/>
                <w:sz w:val="20"/>
                <w:szCs w:val="20"/>
              </w:rPr>
            </w:pPr>
            <w:moveTo w:id="3885" w:author="Micah Freedman" w:date="2022-03-11T15:01:00Z">
              <w:r w:rsidRPr="000E2622">
                <w:rPr>
                  <w:rFonts w:ascii="Arial" w:hAnsi="Arial" w:cs="Arial"/>
                  <w:sz w:val="20"/>
                  <w:szCs w:val="20"/>
                </w:rPr>
                <w:t>2</w:t>
              </w:r>
            </w:moveTo>
          </w:p>
        </w:tc>
        <w:tc>
          <w:tcPr>
            <w:tcW w:w="850" w:type="dxa"/>
            <w:tcBorders>
              <w:top w:val="nil"/>
              <w:left w:val="nil"/>
              <w:bottom w:val="nil"/>
              <w:right w:val="nil"/>
            </w:tcBorders>
            <w:vAlign w:val="center"/>
          </w:tcPr>
          <w:p w14:paraId="03DDF93F" w14:textId="77777777" w:rsidR="00CB5C04" w:rsidRPr="000E2622" w:rsidRDefault="00CB5C04" w:rsidP="00C63909">
            <w:pPr>
              <w:jc w:val="center"/>
              <w:rPr>
                <w:moveTo w:id="3886" w:author="Micah Freedman" w:date="2022-03-11T15:01:00Z"/>
                <w:rFonts w:ascii="Arial" w:hAnsi="Arial" w:cs="Arial"/>
                <w:sz w:val="20"/>
                <w:szCs w:val="20"/>
              </w:rPr>
            </w:pPr>
            <w:moveTo w:id="3887" w:author="Micah Freedman" w:date="2022-03-11T15:01:00Z">
              <w:r w:rsidRPr="000E2622">
                <w:rPr>
                  <w:rFonts w:ascii="Arial" w:hAnsi="Arial" w:cs="Arial"/>
                  <w:sz w:val="20"/>
                  <w:szCs w:val="20"/>
                </w:rPr>
                <w:t>2</w:t>
              </w:r>
            </w:moveTo>
          </w:p>
        </w:tc>
        <w:tc>
          <w:tcPr>
            <w:tcW w:w="852" w:type="dxa"/>
            <w:tcBorders>
              <w:top w:val="nil"/>
              <w:left w:val="nil"/>
              <w:bottom w:val="nil"/>
              <w:right w:val="nil"/>
            </w:tcBorders>
            <w:vAlign w:val="center"/>
          </w:tcPr>
          <w:p w14:paraId="75AF9B88" w14:textId="77777777" w:rsidR="00CB5C04" w:rsidRPr="000E2622" w:rsidRDefault="00CB5C04" w:rsidP="00C63909">
            <w:pPr>
              <w:jc w:val="center"/>
              <w:rPr>
                <w:moveTo w:id="3888" w:author="Micah Freedman" w:date="2022-03-11T15:01:00Z"/>
                <w:rFonts w:ascii="Arial" w:hAnsi="Arial" w:cs="Arial"/>
                <w:sz w:val="20"/>
                <w:szCs w:val="20"/>
              </w:rPr>
            </w:pPr>
            <w:moveTo w:id="3889" w:author="Micah Freedman" w:date="2022-03-11T15:01:00Z">
              <w:r w:rsidRPr="000E2622">
                <w:rPr>
                  <w:rFonts w:ascii="Arial" w:hAnsi="Arial" w:cs="Arial"/>
                  <w:sz w:val="20"/>
                  <w:szCs w:val="20"/>
                </w:rPr>
                <w:t>2</w:t>
              </w:r>
            </w:moveTo>
          </w:p>
        </w:tc>
        <w:tc>
          <w:tcPr>
            <w:tcW w:w="930" w:type="dxa"/>
            <w:tcBorders>
              <w:top w:val="nil"/>
              <w:left w:val="nil"/>
              <w:bottom w:val="nil"/>
              <w:right w:val="single" w:sz="4" w:space="0" w:color="auto"/>
            </w:tcBorders>
            <w:vAlign w:val="center"/>
          </w:tcPr>
          <w:p w14:paraId="6CEEB2B4" w14:textId="77777777" w:rsidR="00CB5C04" w:rsidRPr="000E2622" w:rsidRDefault="00CB5C04" w:rsidP="00C63909">
            <w:pPr>
              <w:jc w:val="center"/>
              <w:rPr>
                <w:moveTo w:id="3890" w:author="Micah Freedman" w:date="2022-03-11T15:01:00Z"/>
                <w:rFonts w:ascii="Arial" w:hAnsi="Arial" w:cs="Arial"/>
                <w:sz w:val="20"/>
                <w:szCs w:val="20"/>
              </w:rPr>
            </w:pPr>
            <w:moveTo w:id="3891" w:author="Micah Freedman" w:date="2022-03-11T15:01:00Z">
              <w:r w:rsidRPr="000E2622">
                <w:rPr>
                  <w:rFonts w:ascii="Arial" w:hAnsi="Arial" w:cs="Arial"/>
                  <w:sz w:val="20"/>
                  <w:szCs w:val="20"/>
                </w:rPr>
                <w:t>2</w:t>
              </w:r>
            </w:moveTo>
          </w:p>
        </w:tc>
        <w:tc>
          <w:tcPr>
            <w:tcW w:w="795" w:type="dxa"/>
            <w:tcBorders>
              <w:top w:val="nil"/>
              <w:left w:val="single" w:sz="4" w:space="0" w:color="auto"/>
              <w:bottom w:val="nil"/>
              <w:right w:val="single" w:sz="4" w:space="0" w:color="auto"/>
            </w:tcBorders>
            <w:vAlign w:val="center"/>
          </w:tcPr>
          <w:p w14:paraId="1C4A9ECD" w14:textId="77777777" w:rsidR="00CB5C04" w:rsidRPr="000E2622" w:rsidRDefault="00CB5C04" w:rsidP="00C63909">
            <w:pPr>
              <w:jc w:val="center"/>
              <w:rPr>
                <w:moveTo w:id="3892" w:author="Micah Freedman" w:date="2022-03-11T15:01:00Z"/>
                <w:rFonts w:ascii="Arial" w:hAnsi="Arial" w:cs="Arial"/>
                <w:sz w:val="20"/>
                <w:szCs w:val="20"/>
              </w:rPr>
            </w:pPr>
            <w:moveTo w:id="3893" w:author="Micah Freedman" w:date="2022-03-11T15:01:00Z">
              <w:r w:rsidRPr="000E2622">
                <w:rPr>
                  <w:rFonts w:ascii="Arial" w:hAnsi="Arial" w:cs="Arial"/>
                  <w:sz w:val="20"/>
                  <w:szCs w:val="20"/>
                </w:rPr>
                <w:t>13</w:t>
              </w:r>
            </w:moveTo>
          </w:p>
        </w:tc>
      </w:tr>
      <w:tr w:rsidR="00283350" w:rsidRPr="000E2622" w14:paraId="6668109D" w14:textId="77777777" w:rsidTr="00C63909">
        <w:tc>
          <w:tcPr>
            <w:tcW w:w="1308" w:type="dxa"/>
            <w:vMerge/>
            <w:tcBorders>
              <w:right w:val="nil"/>
            </w:tcBorders>
            <w:vAlign w:val="center"/>
          </w:tcPr>
          <w:p w14:paraId="1C069E17" w14:textId="77777777" w:rsidR="00CB5C04" w:rsidRPr="000E2622" w:rsidRDefault="00CB5C04" w:rsidP="00C63909">
            <w:pPr>
              <w:jc w:val="center"/>
              <w:rPr>
                <w:moveTo w:id="3894" w:author="Micah Freedman" w:date="2022-03-11T15:01:00Z"/>
                <w:rFonts w:ascii="Arial" w:hAnsi="Arial" w:cs="Arial"/>
                <w:sz w:val="20"/>
                <w:szCs w:val="20"/>
              </w:rPr>
            </w:pPr>
          </w:p>
        </w:tc>
        <w:tc>
          <w:tcPr>
            <w:tcW w:w="2000" w:type="dxa"/>
            <w:tcBorders>
              <w:top w:val="nil"/>
              <w:left w:val="nil"/>
              <w:bottom w:val="nil"/>
              <w:right w:val="nil"/>
            </w:tcBorders>
            <w:vAlign w:val="center"/>
          </w:tcPr>
          <w:p w14:paraId="44EB8AA2" w14:textId="77777777" w:rsidR="00CB5C04" w:rsidRPr="000E2622" w:rsidRDefault="00CB5C04" w:rsidP="00C63909">
            <w:pPr>
              <w:jc w:val="center"/>
              <w:rPr>
                <w:moveTo w:id="3895" w:author="Micah Freedman" w:date="2022-03-11T15:01:00Z"/>
                <w:rFonts w:ascii="Arial" w:hAnsi="Arial" w:cs="Arial"/>
                <w:sz w:val="20"/>
                <w:szCs w:val="20"/>
              </w:rPr>
            </w:pPr>
            <w:moveTo w:id="3896" w:author="Micah Freedman" w:date="2022-03-11T15:01:00Z">
              <w:r w:rsidRPr="000E2622">
                <w:rPr>
                  <w:rFonts w:ascii="Arial" w:hAnsi="Arial" w:cs="Arial"/>
                  <w:sz w:val="20"/>
                  <w:szCs w:val="20"/>
                </w:rPr>
                <w:t>HI_10_2017</w:t>
              </w:r>
            </w:moveTo>
          </w:p>
        </w:tc>
        <w:tc>
          <w:tcPr>
            <w:tcW w:w="908" w:type="dxa"/>
            <w:tcBorders>
              <w:top w:val="nil"/>
              <w:left w:val="nil"/>
              <w:bottom w:val="nil"/>
              <w:right w:val="nil"/>
            </w:tcBorders>
            <w:vAlign w:val="center"/>
          </w:tcPr>
          <w:p w14:paraId="1B323E1F" w14:textId="77777777" w:rsidR="00CB5C04" w:rsidRPr="000E2622" w:rsidRDefault="00CB5C04" w:rsidP="00C63909">
            <w:pPr>
              <w:jc w:val="center"/>
              <w:rPr>
                <w:moveTo w:id="3897" w:author="Micah Freedman" w:date="2022-03-11T15:01:00Z"/>
                <w:rFonts w:ascii="Arial" w:hAnsi="Arial" w:cs="Arial"/>
                <w:sz w:val="20"/>
                <w:szCs w:val="20"/>
              </w:rPr>
            </w:pPr>
            <w:moveTo w:id="3898" w:author="Micah Freedman" w:date="2022-03-11T15:01:00Z">
              <w:r w:rsidRPr="000E2622">
                <w:rPr>
                  <w:rFonts w:ascii="Arial" w:hAnsi="Arial" w:cs="Arial"/>
                  <w:sz w:val="20"/>
                  <w:szCs w:val="20"/>
                </w:rPr>
                <w:t>2</w:t>
              </w:r>
            </w:moveTo>
          </w:p>
        </w:tc>
        <w:tc>
          <w:tcPr>
            <w:tcW w:w="871" w:type="dxa"/>
            <w:tcBorders>
              <w:top w:val="nil"/>
              <w:left w:val="nil"/>
              <w:bottom w:val="nil"/>
              <w:right w:val="nil"/>
            </w:tcBorders>
            <w:vAlign w:val="center"/>
          </w:tcPr>
          <w:p w14:paraId="7185F9DC" w14:textId="77777777" w:rsidR="00CB5C04" w:rsidRPr="000E2622" w:rsidRDefault="00CB5C04" w:rsidP="00C63909">
            <w:pPr>
              <w:jc w:val="center"/>
              <w:rPr>
                <w:moveTo w:id="3899" w:author="Micah Freedman" w:date="2022-03-11T15:01:00Z"/>
                <w:rFonts w:ascii="Arial" w:hAnsi="Arial" w:cs="Arial"/>
                <w:sz w:val="20"/>
                <w:szCs w:val="20"/>
              </w:rPr>
            </w:pPr>
            <w:moveTo w:id="3900" w:author="Micah Freedman" w:date="2022-03-11T15:01:00Z">
              <w:r w:rsidRPr="000E2622">
                <w:rPr>
                  <w:rFonts w:ascii="Arial" w:hAnsi="Arial" w:cs="Arial"/>
                  <w:sz w:val="20"/>
                  <w:szCs w:val="20"/>
                </w:rPr>
                <w:t>3</w:t>
              </w:r>
            </w:moveTo>
          </w:p>
        </w:tc>
        <w:tc>
          <w:tcPr>
            <w:tcW w:w="839" w:type="dxa"/>
            <w:tcBorders>
              <w:top w:val="nil"/>
              <w:left w:val="nil"/>
              <w:bottom w:val="nil"/>
              <w:right w:val="nil"/>
            </w:tcBorders>
            <w:vAlign w:val="center"/>
          </w:tcPr>
          <w:p w14:paraId="3BCF5B84" w14:textId="77777777" w:rsidR="00CB5C04" w:rsidRPr="000E2622" w:rsidRDefault="00CB5C04" w:rsidP="00C63909">
            <w:pPr>
              <w:jc w:val="center"/>
              <w:rPr>
                <w:moveTo w:id="3901" w:author="Micah Freedman" w:date="2022-03-11T15:01:00Z"/>
                <w:rFonts w:ascii="Arial" w:hAnsi="Arial" w:cs="Arial"/>
                <w:sz w:val="20"/>
                <w:szCs w:val="20"/>
              </w:rPr>
            </w:pPr>
            <w:moveTo w:id="3902"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1CF6B4B1" w14:textId="77777777" w:rsidR="00CB5C04" w:rsidRPr="000E2622" w:rsidRDefault="00CB5C04" w:rsidP="00C63909">
            <w:pPr>
              <w:jc w:val="center"/>
              <w:rPr>
                <w:moveTo w:id="3903" w:author="Micah Freedman" w:date="2022-03-11T15:01:00Z"/>
                <w:rFonts w:ascii="Arial" w:hAnsi="Arial" w:cs="Arial"/>
                <w:sz w:val="20"/>
                <w:szCs w:val="20"/>
              </w:rPr>
            </w:pPr>
            <w:moveTo w:id="3904"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3F7EA6B1" w14:textId="77777777" w:rsidR="00CB5C04" w:rsidRPr="000E2622" w:rsidRDefault="00CB5C04" w:rsidP="00C63909">
            <w:pPr>
              <w:jc w:val="center"/>
              <w:rPr>
                <w:moveTo w:id="3905" w:author="Micah Freedman" w:date="2022-03-11T15:01:00Z"/>
                <w:rFonts w:ascii="Arial" w:hAnsi="Arial" w:cs="Arial"/>
                <w:sz w:val="20"/>
                <w:szCs w:val="20"/>
              </w:rPr>
            </w:pPr>
            <w:moveTo w:id="3906" w:author="Micah Freedman" w:date="2022-03-11T15:01:00Z">
              <w:r w:rsidRPr="000E2622">
                <w:rPr>
                  <w:rFonts w:ascii="Arial" w:hAnsi="Arial" w:cs="Arial"/>
                  <w:sz w:val="20"/>
                  <w:szCs w:val="20"/>
                </w:rPr>
                <w:t>3</w:t>
              </w:r>
            </w:moveTo>
          </w:p>
        </w:tc>
        <w:tc>
          <w:tcPr>
            <w:tcW w:w="930" w:type="dxa"/>
            <w:tcBorders>
              <w:top w:val="nil"/>
              <w:left w:val="nil"/>
              <w:bottom w:val="nil"/>
              <w:right w:val="single" w:sz="4" w:space="0" w:color="auto"/>
            </w:tcBorders>
            <w:vAlign w:val="center"/>
          </w:tcPr>
          <w:p w14:paraId="78CDBD92" w14:textId="77777777" w:rsidR="00CB5C04" w:rsidRPr="000E2622" w:rsidRDefault="00CB5C04" w:rsidP="00C63909">
            <w:pPr>
              <w:jc w:val="center"/>
              <w:rPr>
                <w:moveTo w:id="3907" w:author="Micah Freedman" w:date="2022-03-11T15:01:00Z"/>
                <w:rFonts w:ascii="Arial" w:hAnsi="Arial" w:cs="Arial"/>
                <w:sz w:val="20"/>
                <w:szCs w:val="20"/>
              </w:rPr>
            </w:pPr>
            <w:moveTo w:id="3908"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07EE921D" w14:textId="77777777" w:rsidR="00CB5C04" w:rsidRPr="000E2622" w:rsidRDefault="00CB5C04" w:rsidP="00C63909">
            <w:pPr>
              <w:jc w:val="center"/>
              <w:rPr>
                <w:moveTo w:id="3909" w:author="Micah Freedman" w:date="2022-03-11T15:01:00Z"/>
                <w:rFonts w:ascii="Arial" w:hAnsi="Arial" w:cs="Arial"/>
                <w:sz w:val="20"/>
                <w:szCs w:val="20"/>
              </w:rPr>
            </w:pPr>
            <w:moveTo w:id="3910" w:author="Micah Freedman" w:date="2022-03-11T15:01:00Z">
              <w:r w:rsidRPr="000E2622">
                <w:rPr>
                  <w:rFonts w:ascii="Arial" w:hAnsi="Arial" w:cs="Arial"/>
                  <w:sz w:val="20"/>
                  <w:szCs w:val="20"/>
                </w:rPr>
                <w:t>9</w:t>
              </w:r>
            </w:moveTo>
          </w:p>
        </w:tc>
      </w:tr>
      <w:tr w:rsidR="00283350" w:rsidRPr="000E2622" w14:paraId="3BB8D2CC" w14:textId="77777777" w:rsidTr="00C63909">
        <w:tc>
          <w:tcPr>
            <w:tcW w:w="1308" w:type="dxa"/>
            <w:vMerge/>
            <w:tcBorders>
              <w:right w:val="nil"/>
            </w:tcBorders>
            <w:vAlign w:val="center"/>
          </w:tcPr>
          <w:p w14:paraId="41524C13" w14:textId="77777777" w:rsidR="00CB5C04" w:rsidRPr="000E2622" w:rsidRDefault="00CB5C04" w:rsidP="00C63909">
            <w:pPr>
              <w:jc w:val="center"/>
              <w:rPr>
                <w:moveTo w:id="3911" w:author="Micah Freedman" w:date="2022-03-11T15:01:00Z"/>
                <w:rFonts w:ascii="Arial" w:hAnsi="Arial" w:cs="Arial"/>
                <w:sz w:val="20"/>
                <w:szCs w:val="20"/>
              </w:rPr>
            </w:pPr>
          </w:p>
        </w:tc>
        <w:tc>
          <w:tcPr>
            <w:tcW w:w="2000" w:type="dxa"/>
            <w:tcBorders>
              <w:top w:val="nil"/>
              <w:left w:val="nil"/>
              <w:bottom w:val="nil"/>
              <w:right w:val="nil"/>
            </w:tcBorders>
            <w:vAlign w:val="center"/>
          </w:tcPr>
          <w:p w14:paraId="0D3D441B" w14:textId="77777777" w:rsidR="00CB5C04" w:rsidRPr="000E2622" w:rsidRDefault="00CB5C04" w:rsidP="00C63909">
            <w:pPr>
              <w:jc w:val="center"/>
              <w:rPr>
                <w:moveTo w:id="3912" w:author="Micah Freedman" w:date="2022-03-11T15:01:00Z"/>
                <w:rFonts w:ascii="Arial" w:hAnsi="Arial" w:cs="Arial"/>
                <w:sz w:val="20"/>
                <w:szCs w:val="20"/>
              </w:rPr>
            </w:pPr>
            <w:moveTo w:id="3913" w:author="Micah Freedman" w:date="2022-03-11T15:01:00Z">
              <w:r w:rsidRPr="000E2622">
                <w:rPr>
                  <w:rFonts w:ascii="Arial" w:hAnsi="Arial" w:cs="Arial"/>
                  <w:sz w:val="20"/>
                  <w:szCs w:val="20"/>
                </w:rPr>
                <w:t>H1_17_2018</w:t>
              </w:r>
            </w:moveTo>
          </w:p>
        </w:tc>
        <w:tc>
          <w:tcPr>
            <w:tcW w:w="908" w:type="dxa"/>
            <w:tcBorders>
              <w:top w:val="nil"/>
              <w:left w:val="nil"/>
              <w:bottom w:val="nil"/>
              <w:right w:val="nil"/>
            </w:tcBorders>
            <w:vAlign w:val="center"/>
          </w:tcPr>
          <w:p w14:paraId="026A7310" w14:textId="77777777" w:rsidR="00CB5C04" w:rsidRPr="000E2622" w:rsidRDefault="00CB5C04" w:rsidP="00C63909">
            <w:pPr>
              <w:jc w:val="center"/>
              <w:rPr>
                <w:moveTo w:id="3914" w:author="Micah Freedman" w:date="2022-03-11T15:01:00Z"/>
                <w:rFonts w:ascii="Arial" w:hAnsi="Arial" w:cs="Arial"/>
                <w:sz w:val="20"/>
                <w:szCs w:val="20"/>
              </w:rPr>
            </w:pPr>
            <w:moveTo w:id="3915" w:author="Micah Freedman" w:date="2022-03-11T15:01:00Z">
              <w:r w:rsidRPr="000E2622">
                <w:rPr>
                  <w:rFonts w:ascii="Arial" w:hAnsi="Arial" w:cs="Arial"/>
                  <w:sz w:val="20"/>
                  <w:szCs w:val="20"/>
                </w:rPr>
                <w:t>0</w:t>
              </w:r>
            </w:moveTo>
          </w:p>
        </w:tc>
        <w:tc>
          <w:tcPr>
            <w:tcW w:w="871" w:type="dxa"/>
            <w:tcBorders>
              <w:top w:val="nil"/>
              <w:left w:val="nil"/>
              <w:bottom w:val="nil"/>
              <w:right w:val="nil"/>
            </w:tcBorders>
            <w:vAlign w:val="center"/>
          </w:tcPr>
          <w:p w14:paraId="48CCE994" w14:textId="77777777" w:rsidR="00CB5C04" w:rsidRPr="000E2622" w:rsidRDefault="00CB5C04" w:rsidP="00C63909">
            <w:pPr>
              <w:jc w:val="center"/>
              <w:rPr>
                <w:moveTo w:id="3916" w:author="Micah Freedman" w:date="2022-03-11T15:01:00Z"/>
                <w:rFonts w:ascii="Arial" w:hAnsi="Arial" w:cs="Arial"/>
                <w:sz w:val="20"/>
                <w:szCs w:val="20"/>
              </w:rPr>
            </w:pPr>
            <w:moveTo w:id="3917"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7829B884" w14:textId="77777777" w:rsidR="00CB5C04" w:rsidRPr="000E2622" w:rsidRDefault="00CB5C04" w:rsidP="00C63909">
            <w:pPr>
              <w:jc w:val="center"/>
              <w:rPr>
                <w:moveTo w:id="3918" w:author="Micah Freedman" w:date="2022-03-11T15:01:00Z"/>
                <w:rFonts w:ascii="Arial" w:hAnsi="Arial" w:cs="Arial"/>
                <w:sz w:val="20"/>
                <w:szCs w:val="20"/>
              </w:rPr>
            </w:pPr>
            <w:moveTo w:id="3919"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7398AA6B" w14:textId="77777777" w:rsidR="00CB5C04" w:rsidRPr="000E2622" w:rsidRDefault="00CB5C04" w:rsidP="00C63909">
            <w:pPr>
              <w:jc w:val="center"/>
              <w:rPr>
                <w:moveTo w:id="3920" w:author="Micah Freedman" w:date="2022-03-11T15:01:00Z"/>
                <w:rFonts w:ascii="Arial" w:hAnsi="Arial" w:cs="Arial"/>
                <w:sz w:val="20"/>
                <w:szCs w:val="20"/>
              </w:rPr>
            </w:pPr>
            <w:moveTo w:id="3921"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42CEBE7C" w14:textId="77777777" w:rsidR="00CB5C04" w:rsidRPr="000E2622" w:rsidRDefault="00CB5C04" w:rsidP="00C63909">
            <w:pPr>
              <w:jc w:val="center"/>
              <w:rPr>
                <w:moveTo w:id="3922" w:author="Micah Freedman" w:date="2022-03-11T15:01:00Z"/>
                <w:rFonts w:ascii="Arial" w:hAnsi="Arial" w:cs="Arial"/>
                <w:sz w:val="20"/>
                <w:szCs w:val="20"/>
              </w:rPr>
            </w:pPr>
            <w:moveTo w:id="3923"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106E7F61" w14:textId="77777777" w:rsidR="00CB5C04" w:rsidRPr="000E2622" w:rsidRDefault="00CB5C04" w:rsidP="00C63909">
            <w:pPr>
              <w:jc w:val="center"/>
              <w:rPr>
                <w:moveTo w:id="3924" w:author="Micah Freedman" w:date="2022-03-11T15:01:00Z"/>
                <w:rFonts w:ascii="Arial" w:hAnsi="Arial" w:cs="Arial"/>
                <w:sz w:val="20"/>
                <w:szCs w:val="20"/>
              </w:rPr>
            </w:pPr>
            <w:moveTo w:id="3925"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7A196807" w14:textId="77777777" w:rsidR="00CB5C04" w:rsidRPr="000E2622" w:rsidRDefault="00CB5C04" w:rsidP="00C63909">
            <w:pPr>
              <w:jc w:val="center"/>
              <w:rPr>
                <w:moveTo w:id="3926" w:author="Micah Freedman" w:date="2022-03-11T15:01:00Z"/>
                <w:rFonts w:ascii="Arial" w:hAnsi="Arial" w:cs="Arial"/>
                <w:sz w:val="20"/>
                <w:szCs w:val="20"/>
              </w:rPr>
            </w:pPr>
            <w:moveTo w:id="3927" w:author="Micah Freedman" w:date="2022-03-11T15:01:00Z">
              <w:r w:rsidRPr="000E2622">
                <w:rPr>
                  <w:rFonts w:ascii="Arial" w:hAnsi="Arial" w:cs="Arial"/>
                  <w:sz w:val="20"/>
                  <w:szCs w:val="20"/>
                </w:rPr>
                <w:t>3</w:t>
              </w:r>
            </w:moveTo>
          </w:p>
        </w:tc>
      </w:tr>
      <w:tr w:rsidR="00283350" w:rsidRPr="000E2622" w14:paraId="58C70B62" w14:textId="77777777" w:rsidTr="00C63909">
        <w:tc>
          <w:tcPr>
            <w:tcW w:w="1308" w:type="dxa"/>
            <w:vMerge/>
            <w:tcBorders>
              <w:right w:val="nil"/>
            </w:tcBorders>
            <w:vAlign w:val="center"/>
          </w:tcPr>
          <w:p w14:paraId="3C7BB87F" w14:textId="77777777" w:rsidR="00CB5C04" w:rsidRPr="000E2622" w:rsidRDefault="00CB5C04" w:rsidP="00C63909">
            <w:pPr>
              <w:jc w:val="center"/>
              <w:rPr>
                <w:moveTo w:id="3928" w:author="Micah Freedman" w:date="2022-03-11T15:01:00Z"/>
                <w:rFonts w:ascii="Arial" w:hAnsi="Arial" w:cs="Arial"/>
                <w:sz w:val="20"/>
                <w:szCs w:val="20"/>
              </w:rPr>
            </w:pPr>
          </w:p>
        </w:tc>
        <w:tc>
          <w:tcPr>
            <w:tcW w:w="2000" w:type="dxa"/>
            <w:tcBorders>
              <w:top w:val="nil"/>
              <w:left w:val="nil"/>
              <w:bottom w:val="nil"/>
              <w:right w:val="nil"/>
            </w:tcBorders>
            <w:vAlign w:val="center"/>
          </w:tcPr>
          <w:p w14:paraId="7161B88D" w14:textId="77777777" w:rsidR="00CB5C04" w:rsidRPr="000E2622" w:rsidRDefault="00CB5C04" w:rsidP="00C63909">
            <w:pPr>
              <w:jc w:val="center"/>
              <w:rPr>
                <w:moveTo w:id="3929" w:author="Micah Freedman" w:date="2022-03-11T15:01:00Z"/>
                <w:rFonts w:ascii="Arial" w:hAnsi="Arial" w:cs="Arial"/>
                <w:sz w:val="20"/>
                <w:szCs w:val="20"/>
              </w:rPr>
            </w:pPr>
            <w:moveTo w:id="3930" w:author="Micah Freedman" w:date="2022-03-11T15:01:00Z">
              <w:r w:rsidRPr="000E2622">
                <w:rPr>
                  <w:rFonts w:ascii="Arial" w:hAnsi="Arial" w:cs="Arial"/>
                  <w:sz w:val="20"/>
                  <w:szCs w:val="20"/>
                </w:rPr>
                <w:t>Hi_19_2017</w:t>
              </w:r>
            </w:moveTo>
          </w:p>
        </w:tc>
        <w:tc>
          <w:tcPr>
            <w:tcW w:w="908" w:type="dxa"/>
            <w:tcBorders>
              <w:top w:val="nil"/>
              <w:left w:val="nil"/>
              <w:bottom w:val="nil"/>
              <w:right w:val="nil"/>
            </w:tcBorders>
            <w:vAlign w:val="center"/>
          </w:tcPr>
          <w:p w14:paraId="4CF1DFF3" w14:textId="77777777" w:rsidR="00CB5C04" w:rsidRPr="000E2622" w:rsidRDefault="00CB5C04" w:rsidP="00C63909">
            <w:pPr>
              <w:jc w:val="center"/>
              <w:rPr>
                <w:moveTo w:id="3931" w:author="Micah Freedman" w:date="2022-03-11T15:01:00Z"/>
                <w:rFonts w:ascii="Arial" w:hAnsi="Arial" w:cs="Arial"/>
                <w:sz w:val="20"/>
                <w:szCs w:val="20"/>
              </w:rPr>
            </w:pPr>
            <w:moveTo w:id="3932" w:author="Micah Freedman" w:date="2022-03-11T15:01:00Z">
              <w:r w:rsidRPr="000E2622">
                <w:rPr>
                  <w:rFonts w:ascii="Arial" w:hAnsi="Arial" w:cs="Arial"/>
                  <w:sz w:val="20"/>
                  <w:szCs w:val="20"/>
                </w:rPr>
                <w:t>0</w:t>
              </w:r>
            </w:moveTo>
          </w:p>
        </w:tc>
        <w:tc>
          <w:tcPr>
            <w:tcW w:w="871" w:type="dxa"/>
            <w:tcBorders>
              <w:top w:val="nil"/>
              <w:left w:val="nil"/>
              <w:bottom w:val="nil"/>
              <w:right w:val="nil"/>
            </w:tcBorders>
            <w:vAlign w:val="center"/>
          </w:tcPr>
          <w:p w14:paraId="76294850" w14:textId="77777777" w:rsidR="00CB5C04" w:rsidRPr="000E2622" w:rsidRDefault="00CB5C04" w:rsidP="00C63909">
            <w:pPr>
              <w:jc w:val="center"/>
              <w:rPr>
                <w:moveTo w:id="3933" w:author="Micah Freedman" w:date="2022-03-11T15:01:00Z"/>
                <w:rFonts w:ascii="Arial" w:hAnsi="Arial" w:cs="Arial"/>
                <w:sz w:val="20"/>
                <w:szCs w:val="20"/>
              </w:rPr>
            </w:pPr>
            <w:moveTo w:id="3934"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28C81981" w14:textId="77777777" w:rsidR="00CB5C04" w:rsidRPr="000E2622" w:rsidRDefault="00CB5C04" w:rsidP="00C63909">
            <w:pPr>
              <w:jc w:val="center"/>
              <w:rPr>
                <w:moveTo w:id="3935" w:author="Micah Freedman" w:date="2022-03-11T15:01:00Z"/>
                <w:rFonts w:ascii="Arial" w:hAnsi="Arial" w:cs="Arial"/>
                <w:sz w:val="20"/>
                <w:szCs w:val="20"/>
              </w:rPr>
            </w:pPr>
            <w:moveTo w:id="3936"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1F8727D5" w14:textId="77777777" w:rsidR="00CB5C04" w:rsidRPr="000E2622" w:rsidRDefault="00CB5C04" w:rsidP="00C63909">
            <w:pPr>
              <w:jc w:val="center"/>
              <w:rPr>
                <w:moveTo w:id="3937" w:author="Micah Freedman" w:date="2022-03-11T15:01:00Z"/>
                <w:rFonts w:ascii="Arial" w:hAnsi="Arial" w:cs="Arial"/>
                <w:sz w:val="20"/>
                <w:szCs w:val="20"/>
              </w:rPr>
            </w:pPr>
            <w:moveTo w:id="3938"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1F0FD22D" w14:textId="77777777" w:rsidR="00CB5C04" w:rsidRPr="000E2622" w:rsidRDefault="00CB5C04" w:rsidP="00C63909">
            <w:pPr>
              <w:jc w:val="center"/>
              <w:rPr>
                <w:moveTo w:id="3939" w:author="Micah Freedman" w:date="2022-03-11T15:01:00Z"/>
                <w:rFonts w:ascii="Arial" w:hAnsi="Arial" w:cs="Arial"/>
                <w:sz w:val="20"/>
                <w:szCs w:val="20"/>
              </w:rPr>
            </w:pPr>
            <w:moveTo w:id="3940"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3CFEB9E0" w14:textId="77777777" w:rsidR="00CB5C04" w:rsidRPr="000E2622" w:rsidRDefault="00CB5C04" w:rsidP="00C63909">
            <w:pPr>
              <w:jc w:val="center"/>
              <w:rPr>
                <w:moveTo w:id="3941" w:author="Micah Freedman" w:date="2022-03-11T15:01:00Z"/>
                <w:rFonts w:ascii="Arial" w:hAnsi="Arial" w:cs="Arial"/>
                <w:sz w:val="20"/>
                <w:szCs w:val="20"/>
              </w:rPr>
            </w:pPr>
            <w:moveTo w:id="3942"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132DA2B1" w14:textId="77777777" w:rsidR="00CB5C04" w:rsidRPr="000E2622" w:rsidRDefault="00CB5C04" w:rsidP="00C63909">
            <w:pPr>
              <w:jc w:val="center"/>
              <w:rPr>
                <w:moveTo w:id="3943" w:author="Micah Freedman" w:date="2022-03-11T15:01:00Z"/>
                <w:rFonts w:ascii="Arial" w:hAnsi="Arial" w:cs="Arial"/>
                <w:sz w:val="20"/>
                <w:szCs w:val="20"/>
              </w:rPr>
            </w:pPr>
            <w:moveTo w:id="3944" w:author="Micah Freedman" w:date="2022-03-11T15:01:00Z">
              <w:r w:rsidRPr="000E2622">
                <w:rPr>
                  <w:rFonts w:ascii="Arial" w:hAnsi="Arial" w:cs="Arial"/>
                  <w:sz w:val="20"/>
                  <w:szCs w:val="20"/>
                </w:rPr>
                <w:t>3</w:t>
              </w:r>
            </w:moveTo>
          </w:p>
        </w:tc>
      </w:tr>
      <w:tr w:rsidR="00283350" w:rsidRPr="000E2622" w14:paraId="16C43BA5" w14:textId="77777777" w:rsidTr="00C63909">
        <w:tc>
          <w:tcPr>
            <w:tcW w:w="1308" w:type="dxa"/>
            <w:vMerge/>
            <w:tcBorders>
              <w:right w:val="nil"/>
            </w:tcBorders>
            <w:vAlign w:val="center"/>
          </w:tcPr>
          <w:p w14:paraId="670C9972" w14:textId="77777777" w:rsidR="00CB5C04" w:rsidRPr="000E2622" w:rsidRDefault="00CB5C04" w:rsidP="00C63909">
            <w:pPr>
              <w:jc w:val="center"/>
              <w:rPr>
                <w:moveTo w:id="3945" w:author="Micah Freedman" w:date="2022-03-11T15:01:00Z"/>
                <w:rFonts w:ascii="Arial" w:hAnsi="Arial" w:cs="Arial"/>
                <w:sz w:val="20"/>
                <w:szCs w:val="20"/>
              </w:rPr>
            </w:pPr>
          </w:p>
        </w:tc>
        <w:tc>
          <w:tcPr>
            <w:tcW w:w="2000" w:type="dxa"/>
            <w:tcBorders>
              <w:top w:val="nil"/>
              <w:left w:val="nil"/>
              <w:bottom w:val="nil"/>
              <w:right w:val="nil"/>
            </w:tcBorders>
            <w:vAlign w:val="center"/>
          </w:tcPr>
          <w:p w14:paraId="6967AB5D" w14:textId="77777777" w:rsidR="00CB5C04" w:rsidRPr="000E2622" w:rsidRDefault="00CB5C04" w:rsidP="00C63909">
            <w:pPr>
              <w:jc w:val="center"/>
              <w:rPr>
                <w:moveTo w:id="3946" w:author="Micah Freedman" w:date="2022-03-11T15:01:00Z"/>
                <w:rFonts w:ascii="Arial" w:hAnsi="Arial" w:cs="Arial"/>
                <w:sz w:val="20"/>
                <w:szCs w:val="20"/>
              </w:rPr>
            </w:pPr>
            <w:moveTo w:id="3947" w:author="Micah Freedman" w:date="2022-03-11T15:01:00Z">
              <w:r w:rsidRPr="000E2622">
                <w:rPr>
                  <w:rFonts w:ascii="Arial" w:hAnsi="Arial" w:cs="Arial"/>
                  <w:sz w:val="20"/>
                  <w:szCs w:val="20"/>
                </w:rPr>
                <w:t>HI_19_2018</w:t>
              </w:r>
            </w:moveTo>
          </w:p>
        </w:tc>
        <w:tc>
          <w:tcPr>
            <w:tcW w:w="908" w:type="dxa"/>
            <w:tcBorders>
              <w:top w:val="nil"/>
              <w:left w:val="nil"/>
              <w:bottom w:val="nil"/>
              <w:right w:val="nil"/>
            </w:tcBorders>
            <w:vAlign w:val="center"/>
          </w:tcPr>
          <w:p w14:paraId="4925FFC7" w14:textId="77777777" w:rsidR="00CB5C04" w:rsidRPr="000E2622" w:rsidRDefault="00CB5C04" w:rsidP="00C63909">
            <w:pPr>
              <w:jc w:val="center"/>
              <w:rPr>
                <w:moveTo w:id="3948" w:author="Micah Freedman" w:date="2022-03-11T15:01:00Z"/>
                <w:rFonts w:ascii="Arial" w:hAnsi="Arial" w:cs="Arial"/>
                <w:sz w:val="20"/>
                <w:szCs w:val="20"/>
              </w:rPr>
            </w:pPr>
            <w:moveTo w:id="3949" w:author="Micah Freedman" w:date="2022-03-11T15:01:00Z">
              <w:r w:rsidRPr="000E2622">
                <w:rPr>
                  <w:rFonts w:ascii="Arial" w:hAnsi="Arial" w:cs="Arial"/>
                  <w:sz w:val="20"/>
                  <w:szCs w:val="20"/>
                </w:rPr>
                <w:t>2</w:t>
              </w:r>
            </w:moveTo>
          </w:p>
        </w:tc>
        <w:tc>
          <w:tcPr>
            <w:tcW w:w="871" w:type="dxa"/>
            <w:tcBorders>
              <w:top w:val="nil"/>
              <w:left w:val="nil"/>
              <w:bottom w:val="nil"/>
              <w:right w:val="nil"/>
            </w:tcBorders>
            <w:vAlign w:val="center"/>
          </w:tcPr>
          <w:p w14:paraId="51D24BD6" w14:textId="77777777" w:rsidR="00CB5C04" w:rsidRPr="000E2622" w:rsidRDefault="00CB5C04" w:rsidP="00C63909">
            <w:pPr>
              <w:jc w:val="center"/>
              <w:rPr>
                <w:moveTo w:id="3950" w:author="Micah Freedman" w:date="2022-03-11T15:01:00Z"/>
                <w:rFonts w:ascii="Arial" w:hAnsi="Arial" w:cs="Arial"/>
                <w:sz w:val="20"/>
                <w:szCs w:val="20"/>
              </w:rPr>
            </w:pPr>
            <w:moveTo w:id="3951"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0BB422B8" w14:textId="77777777" w:rsidR="00CB5C04" w:rsidRPr="000E2622" w:rsidRDefault="00CB5C04" w:rsidP="00C63909">
            <w:pPr>
              <w:jc w:val="center"/>
              <w:rPr>
                <w:moveTo w:id="3952" w:author="Micah Freedman" w:date="2022-03-11T15:01:00Z"/>
                <w:rFonts w:ascii="Arial" w:hAnsi="Arial" w:cs="Arial"/>
                <w:sz w:val="20"/>
                <w:szCs w:val="20"/>
              </w:rPr>
            </w:pPr>
            <w:moveTo w:id="3953"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18A49562" w14:textId="77777777" w:rsidR="00CB5C04" w:rsidRPr="000E2622" w:rsidRDefault="00CB5C04" w:rsidP="00C63909">
            <w:pPr>
              <w:jc w:val="center"/>
              <w:rPr>
                <w:moveTo w:id="3954" w:author="Micah Freedman" w:date="2022-03-11T15:01:00Z"/>
                <w:rFonts w:ascii="Arial" w:hAnsi="Arial" w:cs="Arial"/>
                <w:sz w:val="20"/>
                <w:szCs w:val="20"/>
              </w:rPr>
            </w:pPr>
            <w:moveTo w:id="3955"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7D038E57" w14:textId="77777777" w:rsidR="00CB5C04" w:rsidRPr="000E2622" w:rsidRDefault="00CB5C04" w:rsidP="00C63909">
            <w:pPr>
              <w:jc w:val="center"/>
              <w:rPr>
                <w:moveTo w:id="3956" w:author="Micah Freedman" w:date="2022-03-11T15:01:00Z"/>
                <w:rFonts w:ascii="Arial" w:hAnsi="Arial" w:cs="Arial"/>
                <w:sz w:val="20"/>
                <w:szCs w:val="20"/>
              </w:rPr>
            </w:pPr>
            <w:moveTo w:id="3957"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0C789339" w14:textId="77777777" w:rsidR="00CB5C04" w:rsidRPr="000E2622" w:rsidRDefault="00CB5C04" w:rsidP="00C63909">
            <w:pPr>
              <w:jc w:val="center"/>
              <w:rPr>
                <w:moveTo w:id="3958" w:author="Micah Freedman" w:date="2022-03-11T15:01:00Z"/>
                <w:rFonts w:ascii="Arial" w:hAnsi="Arial" w:cs="Arial"/>
                <w:sz w:val="20"/>
                <w:szCs w:val="20"/>
              </w:rPr>
            </w:pPr>
            <w:moveTo w:id="3959" w:author="Micah Freedman" w:date="2022-03-11T15:01:00Z">
              <w:r w:rsidRPr="000E2622">
                <w:rPr>
                  <w:rFonts w:ascii="Arial" w:hAnsi="Arial" w:cs="Arial"/>
                  <w:sz w:val="20"/>
                  <w:szCs w:val="20"/>
                </w:rPr>
                <w:t>1</w:t>
              </w:r>
            </w:moveTo>
          </w:p>
        </w:tc>
        <w:tc>
          <w:tcPr>
            <w:tcW w:w="795" w:type="dxa"/>
            <w:tcBorders>
              <w:top w:val="nil"/>
              <w:left w:val="single" w:sz="4" w:space="0" w:color="auto"/>
              <w:bottom w:val="nil"/>
              <w:right w:val="single" w:sz="4" w:space="0" w:color="auto"/>
            </w:tcBorders>
            <w:vAlign w:val="center"/>
          </w:tcPr>
          <w:p w14:paraId="08B4AFAD" w14:textId="77777777" w:rsidR="00CB5C04" w:rsidRPr="000E2622" w:rsidRDefault="00CB5C04" w:rsidP="00C63909">
            <w:pPr>
              <w:jc w:val="center"/>
              <w:rPr>
                <w:moveTo w:id="3960" w:author="Micah Freedman" w:date="2022-03-11T15:01:00Z"/>
                <w:rFonts w:ascii="Arial" w:hAnsi="Arial" w:cs="Arial"/>
                <w:sz w:val="20"/>
                <w:szCs w:val="20"/>
              </w:rPr>
            </w:pPr>
            <w:moveTo w:id="3961" w:author="Micah Freedman" w:date="2022-03-11T15:01:00Z">
              <w:r w:rsidRPr="000E2622">
                <w:rPr>
                  <w:rFonts w:ascii="Arial" w:hAnsi="Arial" w:cs="Arial"/>
                  <w:sz w:val="20"/>
                  <w:szCs w:val="20"/>
                </w:rPr>
                <w:t>6</w:t>
              </w:r>
            </w:moveTo>
          </w:p>
        </w:tc>
      </w:tr>
      <w:tr w:rsidR="00283350" w:rsidRPr="000E2622" w14:paraId="4CC69031" w14:textId="77777777" w:rsidTr="00C63909">
        <w:tc>
          <w:tcPr>
            <w:tcW w:w="1308" w:type="dxa"/>
            <w:vMerge/>
            <w:tcBorders>
              <w:right w:val="nil"/>
            </w:tcBorders>
            <w:vAlign w:val="center"/>
          </w:tcPr>
          <w:p w14:paraId="0130DA79" w14:textId="77777777" w:rsidR="00CB5C04" w:rsidRPr="000E2622" w:rsidRDefault="00CB5C04" w:rsidP="00C63909">
            <w:pPr>
              <w:jc w:val="center"/>
              <w:rPr>
                <w:moveTo w:id="3962" w:author="Micah Freedman" w:date="2022-03-11T15:01:00Z"/>
                <w:rFonts w:ascii="Arial" w:hAnsi="Arial" w:cs="Arial"/>
                <w:sz w:val="20"/>
                <w:szCs w:val="20"/>
              </w:rPr>
            </w:pPr>
          </w:p>
        </w:tc>
        <w:tc>
          <w:tcPr>
            <w:tcW w:w="2000" w:type="dxa"/>
            <w:tcBorders>
              <w:top w:val="nil"/>
              <w:left w:val="nil"/>
              <w:bottom w:val="nil"/>
              <w:right w:val="nil"/>
            </w:tcBorders>
            <w:vAlign w:val="center"/>
          </w:tcPr>
          <w:p w14:paraId="4A3A09E8" w14:textId="77777777" w:rsidR="00CB5C04" w:rsidRPr="000E2622" w:rsidRDefault="00CB5C04" w:rsidP="00C63909">
            <w:pPr>
              <w:jc w:val="center"/>
              <w:rPr>
                <w:moveTo w:id="3963" w:author="Micah Freedman" w:date="2022-03-11T15:01:00Z"/>
                <w:rFonts w:ascii="Arial" w:hAnsi="Arial" w:cs="Arial"/>
                <w:sz w:val="20"/>
                <w:szCs w:val="20"/>
              </w:rPr>
            </w:pPr>
            <w:moveTo w:id="3964" w:author="Micah Freedman" w:date="2022-03-11T15:01:00Z">
              <w:r w:rsidRPr="000E2622">
                <w:rPr>
                  <w:rFonts w:ascii="Arial" w:hAnsi="Arial" w:cs="Arial"/>
                  <w:sz w:val="20"/>
                  <w:szCs w:val="20"/>
                </w:rPr>
                <w:t>HI_2_2018</w:t>
              </w:r>
            </w:moveTo>
          </w:p>
        </w:tc>
        <w:tc>
          <w:tcPr>
            <w:tcW w:w="908" w:type="dxa"/>
            <w:tcBorders>
              <w:top w:val="nil"/>
              <w:left w:val="nil"/>
              <w:bottom w:val="nil"/>
              <w:right w:val="nil"/>
            </w:tcBorders>
            <w:vAlign w:val="center"/>
          </w:tcPr>
          <w:p w14:paraId="2F9ADABB" w14:textId="77777777" w:rsidR="00CB5C04" w:rsidRPr="000E2622" w:rsidRDefault="00CB5C04" w:rsidP="00C63909">
            <w:pPr>
              <w:jc w:val="center"/>
              <w:rPr>
                <w:moveTo w:id="3965" w:author="Micah Freedman" w:date="2022-03-11T15:01:00Z"/>
                <w:rFonts w:ascii="Arial" w:hAnsi="Arial" w:cs="Arial"/>
                <w:sz w:val="20"/>
                <w:szCs w:val="20"/>
              </w:rPr>
            </w:pPr>
            <w:moveTo w:id="3966" w:author="Micah Freedman" w:date="2022-03-11T15:01:00Z">
              <w:r w:rsidRPr="000E2622">
                <w:rPr>
                  <w:rFonts w:ascii="Arial" w:hAnsi="Arial" w:cs="Arial"/>
                  <w:sz w:val="20"/>
                  <w:szCs w:val="20"/>
                </w:rPr>
                <w:t>3</w:t>
              </w:r>
            </w:moveTo>
          </w:p>
        </w:tc>
        <w:tc>
          <w:tcPr>
            <w:tcW w:w="871" w:type="dxa"/>
            <w:tcBorders>
              <w:top w:val="nil"/>
              <w:left w:val="nil"/>
              <w:bottom w:val="nil"/>
              <w:right w:val="nil"/>
            </w:tcBorders>
            <w:vAlign w:val="center"/>
          </w:tcPr>
          <w:p w14:paraId="62C607E1" w14:textId="77777777" w:rsidR="00CB5C04" w:rsidRPr="000E2622" w:rsidRDefault="00CB5C04" w:rsidP="00C63909">
            <w:pPr>
              <w:jc w:val="center"/>
              <w:rPr>
                <w:moveTo w:id="3967" w:author="Micah Freedman" w:date="2022-03-11T15:01:00Z"/>
                <w:rFonts w:ascii="Arial" w:hAnsi="Arial" w:cs="Arial"/>
                <w:sz w:val="20"/>
                <w:szCs w:val="20"/>
              </w:rPr>
            </w:pPr>
            <w:moveTo w:id="3968" w:author="Micah Freedman" w:date="2022-03-11T15:01:00Z">
              <w:r w:rsidRPr="000E2622">
                <w:rPr>
                  <w:rFonts w:ascii="Arial" w:hAnsi="Arial" w:cs="Arial"/>
                  <w:sz w:val="20"/>
                  <w:szCs w:val="20"/>
                </w:rPr>
                <w:t>2</w:t>
              </w:r>
            </w:moveTo>
          </w:p>
        </w:tc>
        <w:tc>
          <w:tcPr>
            <w:tcW w:w="839" w:type="dxa"/>
            <w:tcBorders>
              <w:top w:val="nil"/>
              <w:left w:val="nil"/>
              <w:bottom w:val="nil"/>
              <w:right w:val="nil"/>
            </w:tcBorders>
            <w:vAlign w:val="center"/>
          </w:tcPr>
          <w:p w14:paraId="62293BAC" w14:textId="77777777" w:rsidR="00CB5C04" w:rsidRPr="000E2622" w:rsidRDefault="00CB5C04" w:rsidP="00C63909">
            <w:pPr>
              <w:jc w:val="center"/>
              <w:rPr>
                <w:moveTo w:id="3969" w:author="Micah Freedman" w:date="2022-03-11T15:01:00Z"/>
                <w:rFonts w:ascii="Arial" w:hAnsi="Arial" w:cs="Arial"/>
                <w:sz w:val="20"/>
                <w:szCs w:val="20"/>
              </w:rPr>
            </w:pPr>
            <w:moveTo w:id="3970" w:author="Micah Freedman" w:date="2022-03-11T15:01:00Z">
              <w:r w:rsidRPr="000E2622">
                <w:rPr>
                  <w:rFonts w:ascii="Arial" w:hAnsi="Arial" w:cs="Arial"/>
                  <w:sz w:val="20"/>
                  <w:szCs w:val="20"/>
                </w:rPr>
                <w:t>2</w:t>
              </w:r>
            </w:moveTo>
          </w:p>
        </w:tc>
        <w:tc>
          <w:tcPr>
            <w:tcW w:w="850" w:type="dxa"/>
            <w:tcBorders>
              <w:top w:val="nil"/>
              <w:left w:val="nil"/>
              <w:bottom w:val="nil"/>
              <w:right w:val="nil"/>
            </w:tcBorders>
            <w:vAlign w:val="center"/>
          </w:tcPr>
          <w:p w14:paraId="62E315C4" w14:textId="77777777" w:rsidR="00CB5C04" w:rsidRPr="000E2622" w:rsidRDefault="00CB5C04" w:rsidP="00C63909">
            <w:pPr>
              <w:jc w:val="center"/>
              <w:rPr>
                <w:moveTo w:id="3971" w:author="Micah Freedman" w:date="2022-03-11T15:01:00Z"/>
                <w:rFonts w:ascii="Arial" w:hAnsi="Arial" w:cs="Arial"/>
                <w:sz w:val="20"/>
                <w:szCs w:val="20"/>
              </w:rPr>
            </w:pPr>
            <w:moveTo w:id="3972"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3CC6E9B4" w14:textId="77777777" w:rsidR="00CB5C04" w:rsidRPr="000E2622" w:rsidRDefault="00CB5C04" w:rsidP="00C63909">
            <w:pPr>
              <w:jc w:val="center"/>
              <w:rPr>
                <w:moveTo w:id="3973" w:author="Micah Freedman" w:date="2022-03-11T15:01:00Z"/>
                <w:rFonts w:ascii="Arial" w:hAnsi="Arial" w:cs="Arial"/>
                <w:sz w:val="20"/>
                <w:szCs w:val="20"/>
              </w:rPr>
            </w:pPr>
            <w:moveTo w:id="3974"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36006EA4" w14:textId="77777777" w:rsidR="00CB5C04" w:rsidRPr="000E2622" w:rsidRDefault="00CB5C04" w:rsidP="00C63909">
            <w:pPr>
              <w:jc w:val="center"/>
              <w:rPr>
                <w:moveTo w:id="3975" w:author="Micah Freedman" w:date="2022-03-11T15:01:00Z"/>
                <w:rFonts w:ascii="Arial" w:hAnsi="Arial" w:cs="Arial"/>
                <w:sz w:val="20"/>
                <w:szCs w:val="20"/>
              </w:rPr>
            </w:pPr>
            <w:moveTo w:id="3976" w:author="Micah Freedman" w:date="2022-03-11T15:01:00Z">
              <w:r w:rsidRPr="000E2622">
                <w:rPr>
                  <w:rFonts w:ascii="Arial" w:hAnsi="Arial" w:cs="Arial"/>
                  <w:sz w:val="20"/>
                  <w:szCs w:val="20"/>
                </w:rPr>
                <w:t>3</w:t>
              </w:r>
            </w:moveTo>
          </w:p>
        </w:tc>
        <w:tc>
          <w:tcPr>
            <w:tcW w:w="795" w:type="dxa"/>
            <w:tcBorders>
              <w:top w:val="nil"/>
              <w:left w:val="single" w:sz="4" w:space="0" w:color="auto"/>
              <w:bottom w:val="nil"/>
              <w:right w:val="single" w:sz="4" w:space="0" w:color="auto"/>
            </w:tcBorders>
            <w:vAlign w:val="center"/>
          </w:tcPr>
          <w:p w14:paraId="49A151A9" w14:textId="77777777" w:rsidR="00CB5C04" w:rsidRPr="000E2622" w:rsidRDefault="00CB5C04" w:rsidP="00C63909">
            <w:pPr>
              <w:jc w:val="center"/>
              <w:rPr>
                <w:moveTo w:id="3977" w:author="Micah Freedman" w:date="2022-03-11T15:01:00Z"/>
                <w:rFonts w:ascii="Arial" w:hAnsi="Arial" w:cs="Arial"/>
                <w:sz w:val="20"/>
                <w:szCs w:val="20"/>
              </w:rPr>
            </w:pPr>
            <w:moveTo w:id="3978" w:author="Micah Freedman" w:date="2022-03-11T15:01:00Z">
              <w:r w:rsidRPr="000E2622">
                <w:rPr>
                  <w:rFonts w:ascii="Arial" w:hAnsi="Arial" w:cs="Arial"/>
                  <w:sz w:val="20"/>
                  <w:szCs w:val="20"/>
                </w:rPr>
                <w:t>12</w:t>
              </w:r>
            </w:moveTo>
          </w:p>
        </w:tc>
      </w:tr>
      <w:tr w:rsidR="00283350" w:rsidRPr="000E2622" w14:paraId="1C4E978C" w14:textId="77777777" w:rsidTr="00C63909">
        <w:tc>
          <w:tcPr>
            <w:tcW w:w="1308" w:type="dxa"/>
            <w:vMerge/>
            <w:tcBorders>
              <w:right w:val="nil"/>
            </w:tcBorders>
            <w:vAlign w:val="center"/>
          </w:tcPr>
          <w:p w14:paraId="789692CC" w14:textId="77777777" w:rsidR="00CB5C04" w:rsidRPr="000E2622" w:rsidRDefault="00CB5C04" w:rsidP="00C63909">
            <w:pPr>
              <w:jc w:val="center"/>
              <w:rPr>
                <w:moveTo w:id="3979" w:author="Micah Freedman" w:date="2022-03-11T15:01:00Z"/>
                <w:rFonts w:ascii="Arial" w:hAnsi="Arial" w:cs="Arial"/>
                <w:sz w:val="20"/>
                <w:szCs w:val="20"/>
              </w:rPr>
            </w:pPr>
          </w:p>
        </w:tc>
        <w:tc>
          <w:tcPr>
            <w:tcW w:w="2000" w:type="dxa"/>
            <w:tcBorders>
              <w:top w:val="nil"/>
              <w:left w:val="nil"/>
              <w:bottom w:val="nil"/>
              <w:right w:val="nil"/>
            </w:tcBorders>
            <w:vAlign w:val="center"/>
          </w:tcPr>
          <w:p w14:paraId="438A84A2" w14:textId="77777777" w:rsidR="00CB5C04" w:rsidRPr="000E2622" w:rsidRDefault="00CB5C04" w:rsidP="00C63909">
            <w:pPr>
              <w:jc w:val="center"/>
              <w:rPr>
                <w:moveTo w:id="3980" w:author="Micah Freedman" w:date="2022-03-11T15:01:00Z"/>
                <w:rFonts w:ascii="Arial" w:hAnsi="Arial" w:cs="Arial"/>
                <w:sz w:val="20"/>
                <w:szCs w:val="20"/>
              </w:rPr>
            </w:pPr>
            <w:moveTo w:id="3981" w:author="Micah Freedman" w:date="2022-03-11T15:01:00Z">
              <w:r w:rsidRPr="000E2622">
                <w:rPr>
                  <w:rFonts w:ascii="Arial" w:hAnsi="Arial" w:cs="Arial"/>
                  <w:sz w:val="20"/>
                  <w:szCs w:val="20"/>
                </w:rPr>
                <w:t>HI_20_2017</w:t>
              </w:r>
            </w:moveTo>
          </w:p>
        </w:tc>
        <w:tc>
          <w:tcPr>
            <w:tcW w:w="908" w:type="dxa"/>
            <w:tcBorders>
              <w:top w:val="nil"/>
              <w:left w:val="nil"/>
              <w:bottom w:val="nil"/>
              <w:right w:val="nil"/>
            </w:tcBorders>
            <w:vAlign w:val="center"/>
          </w:tcPr>
          <w:p w14:paraId="340F23AD" w14:textId="77777777" w:rsidR="00CB5C04" w:rsidRPr="000E2622" w:rsidRDefault="00CB5C04" w:rsidP="00C63909">
            <w:pPr>
              <w:jc w:val="center"/>
              <w:rPr>
                <w:moveTo w:id="3982" w:author="Micah Freedman" w:date="2022-03-11T15:01:00Z"/>
                <w:rFonts w:ascii="Arial" w:hAnsi="Arial" w:cs="Arial"/>
                <w:sz w:val="20"/>
                <w:szCs w:val="20"/>
              </w:rPr>
            </w:pPr>
            <w:moveTo w:id="3983"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43D8821C" w14:textId="77777777" w:rsidR="00CB5C04" w:rsidRPr="000E2622" w:rsidRDefault="00CB5C04" w:rsidP="00C63909">
            <w:pPr>
              <w:jc w:val="center"/>
              <w:rPr>
                <w:moveTo w:id="3984" w:author="Micah Freedman" w:date="2022-03-11T15:01:00Z"/>
                <w:rFonts w:ascii="Arial" w:hAnsi="Arial" w:cs="Arial"/>
                <w:sz w:val="20"/>
                <w:szCs w:val="20"/>
              </w:rPr>
            </w:pPr>
            <w:moveTo w:id="3985" w:author="Micah Freedman" w:date="2022-03-11T15:01:00Z">
              <w:r w:rsidRPr="000E2622">
                <w:rPr>
                  <w:rFonts w:ascii="Arial" w:hAnsi="Arial" w:cs="Arial"/>
                  <w:sz w:val="20"/>
                  <w:szCs w:val="20"/>
                </w:rPr>
                <w:t>0</w:t>
              </w:r>
            </w:moveTo>
          </w:p>
        </w:tc>
        <w:tc>
          <w:tcPr>
            <w:tcW w:w="839" w:type="dxa"/>
            <w:tcBorders>
              <w:top w:val="nil"/>
              <w:left w:val="nil"/>
              <w:bottom w:val="nil"/>
              <w:right w:val="nil"/>
            </w:tcBorders>
            <w:vAlign w:val="center"/>
          </w:tcPr>
          <w:p w14:paraId="640432FA" w14:textId="77777777" w:rsidR="00CB5C04" w:rsidRPr="000E2622" w:rsidRDefault="00CB5C04" w:rsidP="00C63909">
            <w:pPr>
              <w:jc w:val="center"/>
              <w:rPr>
                <w:moveTo w:id="3986" w:author="Micah Freedman" w:date="2022-03-11T15:01:00Z"/>
                <w:rFonts w:ascii="Arial" w:hAnsi="Arial" w:cs="Arial"/>
                <w:sz w:val="20"/>
                <w:szCs w:val="20"/>
              </w:rPr>
            </w:pPr>
            <w:moveTo w:id="3987"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1024939D" w14:textId="77777777" w:rsidR="00CB5C04" w:rsidRPr="000E2622" w:rsidRDefault="00CB5C04" w:rsidP="00C63909">
            <w:pPr>
              <w:jc w:val="center"/>
              <w:rPr>
                <w:moveTo w:id="3988" w:author="Micah Freedman" w:date="2022-03-11T15:01:00Z"/>
                <w:rFonts w:ascii="Arial" w:hAnsi="Arial" w:cs="Arial"/>
                <w:sz w:val="20"/>
                <w:szCs w:val="20"/>
              </w:rPr>
            </w:pPr>
            <w:moveTo w:id="3989"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663FAC00" w14:textId="77777777" w:rsidR="00CB5C04" w:rsidRPr="000E2622" w:rsidRDefault="00CB5C04" w:rsidP="00C63909">
            <w:pPr>
              <w:jc w:val="center"/>
              <w:rPr>
                <w:moveTo w:id="3990" w:author="Micah Freedman" w:date="2022-03-11T15:01:00Z"/>
                <w:rFonts w:ascii="Arial" w:hAnsi="Arial" w:cs="Arial"/>
                <w:sz w:val="20"/>
                <w:szCs w:val="20"/>
              </w:rPr>
            </w:pPr>
            <w:moveTo w:id="3991"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33B65E28" w14:textId="77777777" w:rsidR="00CB5C04" w:rsidRPr="000E2622" w:rsidRDefault="00CB5C04" w:rsidP="00C63909">
            <w:pPr>
              <w:jc w:val="center"/>
              <w:rPr>
                <w:moveTo w:id="3992" w:author="Micah Freedman" w:date="2022-03-11T15:01:00Z"/>
                <w:rFonts w:ascii="Arial" w:hAnsi="Arial" w:cs="Arial"/>
                <w:sz w:val="20"/>
                <w:szCs w:val="20"/>
              </w:rPr>
            </w:pPr>
            <w:moveTo w:id="3993"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7646FC6B" w14:textId="77777777" w:rsidR="00CB5C04" w:rsidRPr="000E2622" w:rsidRDefault="00CB5C04" w:rsidP="00C63909">
            <w:pPr>
              <w:jc w:val="center"/>
              <w:rPr>
                <w:moveTo w:id="3994" w:author="Micah Freedman" w:date="2022-03-11T15:01:00Z"/>
                <w:rFonts w:ascii="Arial" w:hAnsi="Arial" w:cs="Arial"/>
                <w:sz w:val="20"/>
                <w:szCs w:val="20"/>
              </w:rPr>
            </w:pPr>
            <w:moveTo w:id="3995" w:author="Micah Freedman" w:date="2022-03-11T15:01:00Z">
              <w:r w:rsidRPr="000E2622">
                <w:rPr>
                  <w:rFonts w:ascii="Arial" w:hAnsi="Arial" w:cs="Arial"/>
                  <w:sz w:val="20"/>
                  <w:szCs w:val="20"/>
                </w:rPr>
                <w:t>2</w:t>
              </w:r>
            </w:moveTo>
          </w:p>
        </w:tc>
      </w:tr>
      <w:tr w:rsidR="00283350" w:rsidRPr="000E2622" w14:paraId="3645F1D5" w14:textId="77777777" w:rsidTr="00C63909">
        <w:tc>
          <w:tcPr>
            <w:tcW w:w="1308" w:type="dxa"/>
            <w:vMerge/>
            <w:tcBorders>
              <w:right w:val="nil"/>
            </w:tcBorders>
            <w:vAlign w:val="center"/>
          </w:tcPr>
          <w:p w14:paraId="0E18A74F" w14:textId="77777777" w:rsidR="00CB5C04" w:rsidRPr="000E2622" w:rsidRDefault="00CB5C04" w:rsidP="00C63909">
            <w:pPr>
              <w:jc w:val="center"/>
              <w:rPr>
                <w:moveTo w:id="3996" w:author="Micah Freedman" w:date="2022-03-11T15:01:00Z"/>
                <w:rFonts w:ascii="Arial" w:hAnsi="Arial" w:cs="Arial"/>
                <w:sz w:val="20"/>
                <w:szCs w:val="20"/>
              </w:rPr>
            </w:pPr>
          </w:p>
        </w:tc>
        <w:tc>
          <w:tcPr>
            <w:tcW w:w="2000" w:type="dxa"/>
            <w:tcBorders>
              <w:top w:val="nil"/>
              <w:left w:val="nil"/>
              <w:bottom w:val="nil"/>
              <w:right w:val="nil"/>
            </w:tcBorders>
            <w:vAlign w:val="center"/>
          </w:tcPr>
          <w:p w14:paraId="62D7462F" w14:textId="77777777" w:rsidR="00CB5C04" w:rsidRPr="000E2622" w:rsidRDefault="00CB5C04" w:rsidP="00C63909">
            <w:pPr>
              <w:jc w:val="center"/>
              <w:rPr>
                <w:moveTo w:id="3997" w:author="Micah Freedman" w:date="2022-03-11T15:01:00Z"/>
                <w:rFonts w:ascii="Arial" w:hAnsi="Arial" w:cs="Arial"/>
                <w:sz w:val="20"/>
                <w:szCs w:val="20"/>
              </w:rPr>
            </w:pPr>
            <w:moveTo w:id="3998" w:author="Micah Freedman" w:date="2022-03-11T15:01:00Z">
              <w:r w:rsidRPr="000E2622">
                <w:rPr>
                  <w:rFonts w:ascii="Arial" w:hAnsi="Arial" w:cs="Arial"/>
                  <w:sz w:val="20"/>
                  <w:szCs w:val="20"/>
                </w:rPr>
                <w:t>HI_21_2018</w:t>
              </w:r>
            </w:moveTo>
          </w:p>
        </w:tc>
        <w:tc>
          <w:tcPr>
            <w:tcW w:w="908" w:type="dxa"/>
            <w:tcBorders>
              <w:top w:val="nil"/>
              <w:left w:val="nil"/>
              <w:bottom w:val="nil"/>
              <w:right w:val="nil"/>
            </w:tcBorders>
            <w:vAlign w:val="center"/>
          </w:tcPr>
          <w:p w14:paraId="77AC53A9" w14:textId="77777777" w:rsidR="00CB5C04" w:rsidRPr="000E2622" w:rsidRDefault="00CB5C04" w:rsidP="00C63909">
            <w:pPr>
              <w:jc w:val="center"/>
              <w:rPr>
                <w:moveTo w:id="3999" w:author="Micah Freedman" w:date="2022-03-11T15:01:00Z"/>
                <w:rFonts w:ascii="Arial" w:hAnsi="Arial" w:cs="Arial"/>
                <w:sz w:val="20"/>
                <w:szCs w:val="20"/>
              </w:rPr>
            </w:pPr>
            <w:moveTo w:id="4000" w:author="Micah Freedman" w:date="2022-03-11T15:01:00Z">
              <w:r w:rsidRPr="000E2622">
                <w:rPr>
                  <w:rFonts w:ascii="Arial" w:hAnsi="Arial" w:cs="Arial"/>
                  <w:sz w:val="20"/>
                  <w:szCs w:val="20"/>
                </w:rPr>
                <w:t>2</w:t>
              </w:r>
            </w:moveTo>
          </w:p>
        </w:tc>
        <w:tc>
          <w:tcPr>
            <w:tcW w:w="871" w:type="dxa"/>
            <w:tcBorders>
              <w:top w:val="nil"/>
              <w:left w:val="nil"/>
              <w:bottom w:val="nil"/>
              <w:right w:val="nil"/>
            </w:tcBorders>
            <w:vAlign w:val="center"/>
          </w:tcPr>
          <w:p w14:paraId="29126B63" w14:textId="77777777" w:rsidR="00CB5C04" w:rsidRPr="000E2622" w:rsidRDefault="00CB5C04" w:rsidP="00C63909">
            <w:pPr>
              <w:jc w:val="center"/>
              <w:rPr>
                <w:moveTo w:id="4001" w:author="Micah Freedman" w:date="2022-03-11T15:01:00Z"/>
                <w:rFonts w:ascii="Arial" w:hAnsi="Arial" w:cs="Arial"/>
                <w:sz w:val="20"/>
                <w:szCs w:val="20"/>
              </w:rPr>
            </w:pPr>
            <w:moveTo w:id="4002" w:author="Micah Freedman" w:date="2022-03-11T15:01:00Z">
              <w:r w:rsidRPr="000E2622">
                <w:rPr>
                  <w:rFonts w:ascii="Arial" w:hAnsi="Arial" w:cs="Arial"/>
                  <w:sz w:val="20"/>
                  <w:szCs w:val="20"/>
                </w:rPr>
                <w:t>0</w:t>
              </w:r>
            </w:moveTo>
          </w:p>
        </w:tc>
        <w:tc>
          <w:tcPr>
            <w:tcW w:w="839" w:type="dxa"/>
            <w:tcBorders>
              <w:top w:val="nil"/>
              <w:left w:val="nil"/>
              <w:bottom w:val="nil"/>
              <w:right w:val="nil"/>
            </w:tcBorders>
            <w:vAlign w:val="center"/>
          </w:tcPr>
          <w:p w14:paraId="42AE8B82" w14:textId="77777777" w:rsidR="00CB5C04" w:rsidRPr="000E2622" w:rsidRDefault="00CB5C04" w:rsidP="00C63909">
            <w:pPr>
              <w:jc w:val="center"/>
              <w:rPr>
                <w:moveTo w:id="4003" w:author="Micah Freedman" w:date="2022-03-11T15:01:00Z"/>
                <w:rFonts w:ascii="Arial" w:hAnsi="Arial" w:cs="Arial"/>
                <w:sz w:val="20"/>
                <w:szCs w:val="20"/>
              </w:rPr>
            </w:pPr>
            <w:moveTo w:id="4004"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3D2ACC33" w14:textId="77777777" w:rsidR="00CB5C04" w:rsidRPr="000E2622" w:rsidRDefault="00CB5C04" w:rsidP="00C63909">
            <w:pPr>
              <w:jc w:val="center"/>
              <w:rPr>
                <w:moveTo w:id="4005" w:author="Micah Freedman" w:date="2022-03-11T15:01:00Z"/>
                <w:rFonts w:ascii="Arial" w:hAnsi="Arial" w:cs="Arial"/>
                <w:sz w:val="20"/>
                <w:szCs w:val="20"/>
              </w:rPr>
            </w:pPr>
            <w:moveTo w:id="4006"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2DE88F6E" w14:textId="77777777" w:rsidR="00CB5C04" w:rsidRPr="000E2622" w:rsidRDefault="00CB5C04" w:rsidP="00C63909">
            <w:pPr>
              <w:jc w:val="center"/>
              <w:rPr>
                <w:moveTo w:id="4007" w:author="Micah Freedman" w:date="2022-03-11T15:01:00Z"/>
                <w:rFonts w:ascii="Arial" w:hAnsi="Arial" w:cs="Arial"/>
                <w:sz w:val="20"/>
                <w:szCs w:val="20"/>
              </w:rPr>
            </w:pPr>
            <w:moveTo w:id="4008"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4DD32CB4" w14:textId="77777777" w:rsidR="00CB5C04" w:rsidRPr="000E2622" w:rsidRDefault="00CB5C04" w:rsidP="00C63909">
            <w:pPr>
              <w:jc w:val="center"/>
              <w:rPr>
                <w:moveTo w:id="4009" w:author="Micah Freedman" w:date="2022-03-11T15:01:00Z"/>
                <w:rFonts w:ascii="Arial" w:hAnsi="Arial" w:cs="Arial"/>
                <w:sz w:val="20"/>
                <w:szCs w:val="20"/>
              </w:rPr>
            </w:pPr>
            <w:moveTo w:id="4010"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3966C2A4" w14:textId="77777777" w:rsidR="00CB5C04" w:rsidRPr="000E2622" w:rsidRDefault="00CB5C04" w:rsidP="00C63909">
            <w:pPr>
              <w:jc w:val="center"/>
              <w:rPr>
                <w:moveTo w:id="4011" w:author="Micah Freedman" w:date="2022-03-11T15:01:00Z"/>
                <w:rFonts w:ascii="Arial" w:hAnsi="Arial" w:cs="Arial"/>
                <w:sz w:val="20"/>
                <w:szCs w:val="20"/>
              </w:rPr>
            </w:pPr>
            <w:moveTo w:id="4012" w:author="Micah Freedman" w:date="2022-03-11T15:01:00Z">
              <w:r w:rsidRPr="000E2622">
                <w:rPr>
                  <w:rFonts w:ascii="Arial" w:hAnsi="Arial" w:cs="Arial"/>
                  <w:sz w:val="20"/>
                  <w:szCs w:val="20"/>
                </w:rPr>
                <w:t>4</w:t>
              </w:r>
            </w:moveTo>
          </w:p>
        </w:tc>
      </w:tr>
      <w:tr w:rsidR="00283350" w:rsidRPr="000E2622" w14:paraId="2768DA52" w14:textId="77777777" w:rsidTr="00C63909">
        <w:tc>
          <w:tcPr>
            <w:tcW w:w="1308" w:type="dxa"/>
            <w:vMerge/>
            <w:tcBorders>
              <w:right w:val="nil"/>
            </w:tcBorders>
            <w:vAlign w:val="center"/>
          </w:tcPr>
          <w:p w14:paraId="345B5391" w14:textId="77777777" w:rsidR="00CB5C04" w:rsidRPr="000E2622" w:rsidRDefault="00CB5C04" w:rsidP="00C63909">
            <w:pPr>
              <w:jc w:val="center"/>
              <w:rPr>
                <w:moveTo w:id="4013" w:author="Micah Freedman" w:date="2022-03-11T15:01:00Z"/>
                <w:rFonts w:ascii="Arial" w:hAnsi="Arial" w:cs="Arial"/>
                <w:sz w:val="20"/>
                <w:szCs w:val="20"/>
              </w:rPr>
            </w:pPr>
          </w:p>
        </w:tc>
        <w:tc>
          <w:tcPr>
            <w:tcW w:w="2000" w:type="dxa"/>
            <w:tcBorders>
              <w:top w:val="nil"/>
              <w:left w:val="nil"/>
              <w:bottom w:val="nil"/>
              <w:right w:val="nil"/>
            </w:tcBorders>
            <w:vAlign w:val="center"/>
          </w:tcPr>
          <w:p w14:paraId="2EA1BDB0" w14:textId="77777777" w:rsidR="00CB5C04" w:rsidRPr="000E2622" w:rsidRDefault="00CB5C04" w:rsidP="00C63909">
            <w:pPr>
              <w:jc w:val="center"/>
              <w:rPr>
                <w:moveTo w:id="4014" w:author="Micah Freedman" w:date="2022-03-11T15:01:00Z"/>
                <w:rFonts w:ascii="Arial" w:hAnsi="Arial" w:cs="Arial"/>
                <w:sz w:val="20"/>
                <w:szCs w:val="20"/>
              </w:rPr>
            </w:pPr>
            <w:moveTo w:id="4015" w:author="Micah Freedman" w:date="2022-03-11T15:01:00Z">
              <w:r w:rsidRPr="000E2622">
                <w:rPr>
                  <w:rFonts w:ascii="Arial" w:hAnsi="Arial" w:cs="Arial"/>
                  <w:sz w:val="20"/>
                  <w:szCs w:val="20"/>
                </w:rPr>
                <w:t>HI_22_2017</w:t>
              </w:r>
            </w:moveTo>
          </w:p>
        </w:tc>
        <w:tc>
          <w:tcPr>
            <w:tcW w:w="908" w:type="dxa"/>
            <w:tcBorders>
              <w:top w:val="nil"/>
              <w:left w:val="nil"/>
              <w:bottom w:val="nil"/>
              <w:right w:val="nil"/>
            </w:tcBorders>
            <w:vAlign w:val="center"/>
          </w:tcPr>
          <w:p w14:paraId="0DF6E4E1" w14:textId="77777777" w:rsidR="00CB5C04" w:rsidRPr="000E2622" w:rsidRDefault="00CB5C04" w:rsidP="00C63909">
            <w:pPr>
              <w:jc w:val="center"/>
              <w:rPr>
                <w:moveTo w:id="4016" w:author="Micah Freedman" w:date="2022-03-11T15:01:00Z"/>
                <w:rFonts w:ascii="Arial" w:hAnsi="Arial" w:cs="Arial"/>
                <w:sz w:val="20"/>
                <w:szCs w:val="20"/>
              </w:rPr>
            </w:pPr>
            <w:moveTo w:id="4017" w:author="Micah Freedman" w:date="2022-03-11T15:01:00Z">
              <w:r w:rsidRPr="000E2622">
                <w:rPr>
                  <w:rFonts w:ascii="Arial" w:hAnsi="Arial" w:cs="Arial"/>
                  <w:sz w:val="20"/>
                  <w:szCs w:val="20"/>
                </w:rPr>
                <w:t>6</w:t>
              </w:r>
            </w:moveTo>
          </w:p>
        </w:tc>
        <w:tc>
          <w:tcPr>
            <w:tcW w:w="871" w:type="dxa"/>
            <w:tcBorders>
              <w:top w:val="nil"/>
              <w:left w:val="nil"/>
              <w:bottom w:val="nil"/>
              <w:right w:val="nil"/>
            </w:tcBorders>
            <w:vAlign w:val="center"/>
          </w:tcPr>
          <w:p w14:paraId="53B73A58" w14:textId="77777777" w:rsidR="00CB5C04" w:rsidRPr="000E2622" w:rsidRDefault="00CB5C04" w:rsidP="00C63909">
            <w:pPr>
              <w:jc w:val="center"/>
              <w:rPr>
                <w:moveTo w:id="4018" w:author="Micah Freedman" w:date="2022-03-11T15:01:00Z"/>
                <w:rFonts w:ascii="Arial" w:hAnsi="Arial" w:cs="Arial"/>
                <w:sz w:val="20"/>
                <w:szCs w:val="20"/>
              </w:rPr>
            </w:pPr>
            <w:moveTo w:id="4019" w:author="Micah Freedman" w:date="2022-03-11T15:01:00Z">
              <w:r w:rsidRPr="000E2622">
                <w:rPr>
                  <w:rFonts w:ascii="Arial" w:hAnsi="Arial" w:cs="Arial"/>
                  <w:sz w:val="20"/>
                  <w:szCs w:val="20"/>
                </w:rPr>
                <w:t>3</w:t>
              </w:r>
            </w:moveTo>
          </w:p>
        </w:tc>
        <w:tc>
          <w:tcPr>
            <w:tcW w:w="839" w:type="dxa"/>
            <w:tcBorders>
              <w:top w:val="nil"/>
              <w:left w:val="nil"/>
              <w:bottom w:val="nil"/>
              <w:right w:val="nil"/>
            </w:tcBorders>
            <w:vAlign w:val="center"/>
          </w:tcPr>
          <w:p w14:paraId="37461B0F" w14:textId="77777777" w:rsidR="00CB5C04" w:rsidRPr="000E2622" w:rsidRDefault="00CB5C04" w:rsidP="00C63909">
            <w:pPr>
              <w:jc w:val="center"/>
              <w:rPr>
                <w:moveTo w:id="4020" w:author="Micah Freedman" w:date="2022-03-11T15:01:00Z"/>
                <w:rFonts w:ascii="Arial" w:hAnsi="Arial" w:cs="Arial"/>
                <w:sz w:val="20"/>
                <w:szCs w:val="20"/>
              </w:rPr>
            </w:pPr>
            <w:moveTo w:id="4021"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1788E72B" w14:textId="77777777" w:rsidR="00CB5C04" w:rsidRPr="000E2622" w:rsidRDefault="00CB5C04" w:rsidP="00C63909">
            <w:pPr>
              <w:jc w:val="center"/>
              <w:rPr>
                <w:moveTo w:id="4022" w:author="Micah Freedman" w:date="2022-03-11T15:01:00Z"/>
                <w:rFonts w:ascii="Arial" w:hAnsi="Arial" w:cs="Arial"/>
                <w:sz w:val="20"/>
                <w:szCs w:val="20"/>
              </w:rPr>
            </w:pPr>
            <w:moveTo w:id="4023"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7A19127E" w14:textId="77777777" w:rsidR="00CB5C04" w:rsidRPr="000E2622" w:rsidRDefault="00CB5C04" w:rsidP="00C63909">
            <w:pPr>
              <w:jc w:val="center"/>
              <w:rPr>
                <w:moveTo w:id="4024" w:author="Micah Freedman" w:date="2022-03-11T15:01:00Z"/>
                <w:rFonts w:ascii="Arial" w:hAnsi="Arial" w:cs="Arial"/>
                <w:sz w:val="20"/>
                <w:szCs w:val="20"/>
              </w:rPr>
            </w:pPr>
            <w:moveTo w:id="4025" w:author="Micah Freedman" w:date="2022-03-11T15:01:00Z">
              <w:r w:rsidRPr="000E2622">
                <w:rPr>
                  <w:rFonts w:ascii="Arial" w:hAnsi="Arial" w:cs="Arial"/>
                  <w:sz w:val="20"/>
                  <w:szCs w:val="20"/>
                </w:rPr>
                <w:t>2</w:t>
              </w:r>
            </w:moveTo>
          </w:p>
        </w:tc>
        <w:tc>
          <w:tcPr>
            <w:tcW w:w="930" w:type="dxa"/>
            <w:tcBorders>
              <w:top w:val="nil"/>
              <w:left w:val="nil"/>
              <w:bottom w:val="nil"/>
              <w:right w:val="single" w:sz="4" w:space="0" w:color="auto"/>
            </w:tcBorders>
            <w:vAlign w:val="center"/>
          </w:tcPr>
          <w:p w14:paraId="2EE75C9E" w14:textId="77777777" w:rsidR="00CB5C04" w:rsidRPr="000E2622" w:rsidRDefault="00CB5C04" w:rsidP="00C63909">
            <w:pPr>
              <w:jc w:val="center"/>
              <w:rPr>
                <w:moveTo w:id="4026" w:author="Micah Freedman" w:date="2022-03-11T15:01:00Z"/>
                <w:rFonts w:ascii="Arial" w:hAnsi="Arial" w:cs="Arial"/>
                <w:sz w:val="20"/>
                <w:szCs w:val="20"/>
              </w:rPr>
            </w:pPr>
            <w:moveTo w:id="4027"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7CD8E227" w14:textId="77777777" w:rsidR="00CB5C04" w:rsidRPr="000E2622" w:rsidRDefault="00CB5C04" w:rsidP="00C63909">
            <w:pPr>
              <w:jc w:val="center"/>
              <w:rPr>
                <w:moveTo w:id="4028" w:author="Micah Freedman" w:date="2022-03-11T15:01:00Z"/>
                <w:rFonts w:ascii="Arial" w:hAnsi="Arial" w:cs="Arial"/>
                <w:sz w:val="20"/>
                <w:szCs w:val="20"/>
              </w:rPr>
            </w:pPr>
            <w:moveTo w:id="4029" w:author="Micah Freedman" w:date="2022-03-11T15:01:00Z">
              <w:r w:rsidRPr="000E2622">
                <w:rPr>
                  <w:rFonts w:ascii="Arial" w:hAnsi="Arial" w:cs="Arial"/>
                  <w:sz w:val="20"/>
                  <w:szCs w:val="20"/>
                </w:rPr>
                <w:t>12</w:t>
              </w:r>
            </w:moveTo>
          </w:p>
        </w:tc>
      </w:tr>
      <w:tr w:rsidR="00283350" w:rsidRPr="000E2622" w14:paraId="2C9B38A1" w14:textId="77777777" w:rsidTr="00C63909">
        <w:tc>
          <w:tcPr>
            <w:tcW w:w="1308" w:type="dxa"/>
            <w:vMerge/>
            <w:tcBorders>
              <w:right w:val="nil"/>
            </w:tcBorders>
            <w:vAlign w:val="center"/>
          </w:tcPr>
          <w:p w14:paraId="7C8C41D8" w14:textId="77777777" w:rsidR="00CB5C04" w:rsidRPr="000E2622" w:rsidRDefault="00CB5C04" w:rsidP="00C63909">
            <w:pPr>
              <w:jc w:val="center"/>
              <w:rPr>
                <w:moveTo w:id="4030" w:author="Micah Freedman" w:date="2022-03-11T15:01:00Z"/>
                <w:rFonts w:ascii="Arial" w:hAnsi="Arial" w:cs="Arial"/>
                <w:sz w:val="20"/>
                <w:szCs w:val="20"/>
              </w:rPr>
            </w:pPr>
          </w:p>
        </w:tc>
        <w:tc>
          <w:tcPr>
            <w:tcW w:w="2000" w:type="dxa"/>
            <w:tcBorders>
              <w:top w:val="nil"/>
              <w:left w:val="nil"/>
              <w:bottom w:val="nil"/>
              <w:right w:val="nil"/>
            </w:tcBorders>
            <w:vAlign w:val="center"/>
          </w:tcPr>
          <w:p w14:paraId="2BC6F54E" w14:textId="77777777" w:rsidR="00CB5C04" w:rsidRPr="000E2622" w:rsidRDefault="00CB5C04" w:rsidP="00C63909">
            <w:pPr>
              <w:jc w:val="center"/>
              <w:rPr>
                <w:moveTo w:id="4031" w:author="Micah Freedman" w:date="2022-03-11T15:01:00Z"/>
                <w:rFonts w:ascii="Arial" w:hAnsi="Arial" w:cs="Arial"/>
                <w:sz w:val="20"/>
                <w:szCs w:val="20"/>
              </w:rPr>
            </w:pPr>
            <w:moveTo w:id="4032" w:author="Micah Freedman" w:date="2022-03-11T15:01:00Z">
              <w:r w:rsidRPr="000E2622">
                <w:rPr>
                  <w:rFonts w:ascii="Arial" w:hAnsi="Arial" w:cs="Arial"/>
                  <w:sz w:val="20"/>
                  <w:szCs w:val="20"/>
                </w:rPr>
                <w:t>HI_5_2017</w:t>
              </w:r>
            </w:moveTo>
          </w:p>
        </w:tc>
        <w:tc>
          <w:tcPr>
            <w:tcW w:w="908" w:type="dxa"/>
            <w:tcBorders>
              <w:top w:val="nil"/>
              <w:left w:val="nil"/>
              <w:bottom w:val="nil"/>
              <w:right w:val="nil"/>
            </w:tcBorders>
            <w:vAlign w:val="center"/>
          </w:tcPr>
          <w:p w14:paraId="0ABD724D" w14:textId="77777777" w:rsidR="00CB5C04" w:rsidRPr="000E2622" w:rsidRDefault="00CB5C04" w:rsidP="00C63909">
            <w:pPr>
              <w:jc w:val="center"/>
              <w:rPr>
                <w:moveTo w:id="4033" w:author="Micah Freedman" w:date="2022-03-11T15:01:00Z"/>
                <w:rFonts w:ascii="Arial" w:hAnsi="Arial" w:cs="Arial"/>
                <w:sz w:val="20"/>
                <w:szCs w:val="20"/>
              </w:rPr>
            </w:pPr>
            <w:moveTo w:id="4034"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20D6B9F5" w14:textId="77777777" w:rsidR="00CB5C04" w:rsidRPr="000E2622" w:rsidRDefault="00CB5C04" w:rsidP="00C63909">
            <w:pPr>
              <w:jc w:val="center"/>
              <w:rPr>
                <w:moveTo w:id="4035" w:author="Micah Freedman" w:date="2022-03-11T15:01:00Z"/>
                <w:rFonts w:ascii="Arial" w:hAnsi="Arial" w:cs="Arial"/>
                <w:sz w:val="20"/>
                <w:szCs w:val="20"/>
              </w:rPr>
            </w:pPr>
            <w:moveTo w:id="4036"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68A8B881" w14:textId="77777777" w:rsidR="00CB5C04" w:rsidRPr="000E2622" w:rsidRDefault="00CB5C04" w:rsidP="00C63909">
            <w:pPr>
              <w:jc w:val="center"/>
              <w:rPr>
                <w:moveTo w:id="4037" w:author="Micah Freedman" w:date="2022-03-11T15:01:00Z"/>
                <w:rFonts w:ascii="Arial" w:hAnsi="Arial" w:cs="Arial"/>
                <w:sz w:val="20"/>
                <w:szCs w:val="20"/>
              </w:rPr>
            </w:pPr>
            <w:moveTo w:id="4038"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2BBB182A" w14:textId="77777777" w:rsidR="00CB5C04" w:rsidRPr="000E2622" w:rsidRDefault="00CB5C04" w:rsidP="00C63909">
            <w:pPr>
              <w:jc w:val="center"/>
              <w:rPr>
                <w:moveTo w:id="4039" w:author="Micah Freedman" w:date="2022-03-11T15:01:00Z"/>
                <w:rFonts w:ascii="Arial" w:hAnsi="Arial" w:cs="Arial"/>
                <w:sz w:val="20"/>
                <w:szCs w:val="20"/>
              </w:rPr>
            </w:pPr>
            <w:moveTo w:id="4040" w:author="Micah Freedman" w:date="2022-03-11T15:01:00Z">
              <w:r w:rsidRPr="000E2622">
                <w:rPr>
                  <w:rFonts w:ascii="Arial" w:hAnsi="Arial" w:cs="Arial"/>
                  <w:sz w:val="20"/>
                  <w:szCs w:val="20"/>
                </w:rPr>
                <w:t>1</w:t>
              </w:r>
            </w:moveTo>
          </w:p>
        </w:tc>
        <w:tc>
          <w:tcPr>
            <w:tcW w:w="852" w:type="dxa"/>
            <w:tcBorders>
              <w:top w:val="nil"/>
              <w:left w:val="nil"/>
              <w:bottom w:val="nil"/>
              <w:right w:val="nil"/>
            </w:tcBorders>
            <w:vAlign w:val="center"/>
          </w:tcPr>
          <w:p w14:paraId="439ABAEE" w14:textId="77777777" w:rsidR="00CB5C04" w:rsidRPr="000E2622" w:rsidRDefault="00CB5C04" w:rsidP="00C63909">
            <w:pPr>
              <w:jc w:val="center"/>
              <w:rPr>
                <w:moveTo w:id="4041" w:author="Micah Freedman" w:date="2022-03-11T15:01:00Z"/>
                <w:rFonts w:ascii="Arial" w:hAnsi="Arial" w:cs="Arial"/>
                <w:sz w:val="20"/>
                <w:szCs w:val="20"/>
              </w:rPr>
            </w:pPr>
            <w:moveTo w:id="4042"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220214BB" w14:textId="77777777" w:rsidR="00CB5C04" w:rsidRPr="000E2622" w:rsidRDefault="00CB5C04" w:rsidP="00C63909">
            <w:pPr>
              <w:jc w:val="center"/>
              <w:rPr>
                <w:moveTo w:id="4043" w:author="Micah Freedman" w:date="2022-03-11T15:01:00Z"/>
                <w:rFonts w:ascii="Arial" w:hAnsi="Arial" w:cs="Arial"/>
                <w:sz w:val="20"/>
                <w:szCs w:val="20"/>
              </w:rPr>
            </w:pPr>
            <w:moveTo w:id="4044"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44E1FC5C" w14:textId="77777777" w:rsidR="00CB5C04" w:rsidRPr="000E2622" w:rsidRDefault="00CB5C04" w:rsidP="00C63909">
            <w:pPr>
              <w:jc w:val="center"/>
              <w:rPr>
                <w:moveTo w:id="4045" w:author="Micah Freedman" w:date="2022-03-11T15:01:00Z"/>
                <w:rFonts w:ascii="Arial" w:hAnsi="Arial" w:cs="Arial"/>
                <w:sz w:val="20"/>
                <w:szCs w:val="20"/>
              </w:rPr>
            </w:pPr>
            <w:moveTo w:id="4046" w:author="Micah Freedman" w:date="2022-03-11T15:01:00Z">
              <w:r w:rsidRPr="000E2622">
                <w:rPr>
                  <w:rFonts w:ascii="Arial" w:hAnsi="Arial" w:cs="Arial"/>
                  <w:sz w:val="20"/>
                  <w:szCs w:val="20"/>
                </w:rPr>
                <w:t>3</w:t>
              </w:r>
            </w:moveTo>
          </w:p>
        </w:tc>
      </w:tr>
      <w:tr w:rsidR="00283350" w:rsidRPr="000E2622" w14:paraId="0F00BC17" w14:textId="77777777" w:rsidTr="00C63909">
        <w:tc>
          <w:tcPr>
            <w:tcW w:w="1308" w:type="dxa"/>
            <w:vMerge/>
            <w:tcBorders>
              <w:right w:val="nil"/>
            </w:tcBorders>
            <w:vAlign w:val="center"/>
          </w:tcPr>
          <w:p w14:paraId="59D83ED8" w14:textId="77777777" w:rsidR="00CB5C04" w:rsidRPr="000E2622" w:rsidRDefault="00CB5C04" w:rsidP="00C63909">
            <w:pPr>
              <w:jc w:val="center"/>
              <w:rPr>
                <w:moveTo w:id="4047" w:author="Micah Freedman" w:date="2022-03-11T15:01:00Z"/>
                <w:rFonts w:ascii="Arial" w:hAnsi="Arial" w:cs="Arial"/>
                <w:sz w:val="20"/>
                <w:szCs w:val="20"/>
              </w:rPr>
            </w:pPr>
          </w:p>
        </w:tc>
        <w:tc>
          <w:tcPr>
            <w:tcW w:w="2000" w:type="dxa"/>
            <w:tcBorders>
              <w:top w:val="nil"/>
              <w:left w:val="nil"/>
              <w:bottom w:val="nil"/>
              <w:right w:val="nil"/>
            </w:tcBorders>
            <w:vAlign w:val="center"/>
          </w:tcPr>
          <w:p w14:paraId="57EFD3D0" w14:textId="77777777" w:rsidR="00CB5C04" w:rsidRPr="000E2622" w:rsidRDefault="00CB5C04" w:rsidP="00C63909">
            <w:pPr>
              <w:jc w:val="center"/>
              <w:rPr>
                <w:moveTo w:id="4048" w:author="Micah Freedman" w:date="2022-03-11T15:01:00Z"/>
                <w:rFonts w:ascii="Arial" w:hAnsi="Arial" w:cs="Arial"/>
                <w:sz w:val="20"/>
                <w:szCs w:val="20"/>
              </w:rPr>
            </w:pPr>
            <w:moveTo w:id="4049" w:author="Micah Freedman" w:date="2022-03-11T15:01:00Z">
              <w:r w:rsidRPr="000E2622">
                <w:rPr>
                  <w:rFonts w:ascii="Arial" w:hAnsi="Arial" w:cs="Arial"/>
                  <w:sz w:val="20"/>
                  <w:szCs w:val="20"/>
                </w:rPr>
                <w:t>HI_5_2018</w:t>
              </w:r>
            </w:moveTo>
          </w:p>
        </w:tc>
        <w:tc>
          <w:tcPr>
            <w:tcW w:w="908" w:type="dxa"/>
            <w:tcBorders>
              <w:top w:val="nil"/>
              <w:left w:val="nil"/>
              <w:bottom w:val="nil"/>
              <w:right w:val="nil"/>
            </w:tcBorders>
            <w:vAlign w:val="center"/>
          </w:tcPr>
          <w:p w14:paraId="269DA942" w14:textId="77777777" w:rsidR="00CB5C04" w:rsidRPr="000E2622" w:rsidRDefault="00CB5C04" w:rsidP="00C63909">
            <w:pPr>
              <w:jc w:val="center"/>
              <w:rPr>
                <w:moveTo w:id="4050" w:author="Micah Freedman" w:date="2022-03-11T15:01:00Z"/>
                <w:rFonts w:ascii="Arial" w:hAnsi="Arial" w:cs="Arial"/>
                <w:sz w:val="20"/>
                <w:szCs w:val="20"/>
              </w:rPr>
            </w:pPr>
            <w:moveTo w:id="4051" w:author="Micah Freedman" w:date="2022-03-11T15:01:00Z">
              <w:r w:rsidRPr="000E2622">
                <w:rPr>
                  <w:rFonts w:ascii="Arial" w:hAnsi="Arial" w:cs="Arial"/>
                  <w:sz w:val="20"/>
                  <w:szCs w:val="20"/>
                </w:rPr>
                <w:t>0</w:t>
              </w:r>
            </w:moveTo>
          </w:p>
        </w:tc>
        <w:tc>
          <w:tcPr>
            <w:tcW w:w="871" w:type="dxa"/>
            <w:tcBorders>
              <w:top w:val="nil"/>
              <w:left w:val="nil"/>
              <w:bottom w:val="nil"/>
              <w:right w:val="nil"/>
            </w:tcBorders>
            <w:vAlign w:val="center"/>
          </w:tcPr>
          <w:p w14:paraId="09730286" w14:textId="77777777" w:rsidR="00CB5C04" w:rsidRPr="000E2622" w:rsidRDefault="00CB5C04" w:rsidP="00C63909">
            <w:pPr>
              <w:jc w:val="center"/>
              <w:rPr>
                <w:moveTo w:id="4052" w:author="Micah Freedman" w:date="2022-03-11T15:01:00Z"/>
                <w:rFonts w:ascii="Arial" w:hAnsi="Arial" w:cs="Arial"/>
                <w:sz w:val="20"/>
                <w:szCs w:val="20"/>
              </w:rPr>
            </w:pPr>
            <w:moveTo w:id="4053" w:author="Micah Freedman" w:date="2022-03-11T15:01:00Z">
              <w:r w:rsidRPr="000E2622">
                <w:rPr>
                  <w:rFonts w:ascii="Arial" w:hAnsi="Arial" w:cs="Arial"/>
                  <w:sz w:val="20"/>
                  <w:szCs w:val="20"/>
                </w:rPr>
                <w:t>0</w:t>
              </w:r>
            </w:moveTo>
          </w:p>
        </w:tc>
        <w:tc>
          <w:tcPr>
            <w:tcW w:w="839" w:type="dxa"/>
            <w:tcBorders>
              <w:top w:val="nil"/>
              <w:left w:val="nil"/>
              <w:bottom w:val="nil"/>
              <w:right w:val="nil"/>
            </w:tcBorders>
            <w:vAlign w:val="center"/>
          </w:tcPr>
          <w:p w14:paraId="1C349557" w14:textId="77777777" w:rsidR="00CB5C04" w:rsidRPr="000E2622" w:rsidRDefault="00CB5C04" w:rsidP="00C63909">
            <w:pPr>
              <w:jc w:val="center"/>
              <w:rPr>
                <w:moveTo w:id="4054" w:author="Micah Freedman" w:date="2022-03-11T15:01:00Z"/>
                <w:rFonts w:ascii="Arial" w:hAnsi="Arial" w:cs="Arial"/>
                <w:sz w:val="20"/>
                <w:szCs w:val="20"/>
              </w:rPr>
            </w:pPr>
            <w:moveTo w:id="4055"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2851E919" w14:textId="77777777" w:rsidR="00CB5C04" w:rsidRPr="000E2622" w:rsidRDefault="00CB5C04" w:rsidP="00C63909">
            <w:pPr>
              <w:jc w:val="center"/>
              <w:rPr>
                <w:moveTo w:id="4056" w:author="Micah Freedman" w:date="2022-03-11T15:01:00Z"/>
                <w:rFonts w:ascii="Arial" w:hAnsi="Arial" w:cs="Arial"/>
                <w:sz w:val="20"/>
                <w:szCs w:val="20"/>
              </w:rPr>
            </w:pPr>
            <w:moveTo w:id="4057"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69682A4A" w14:textId="77777777" w:rsidR="00CB5C04" w:rsidRPr="000E2622" w:rsidRDefault="00CB5C04" w:rsidP="00C63909">
            <w:pPr>
              <w:jc w:val="center"/>
              <w:rPr>
                <w:moveTo w:id="4058" w:author="Micah Freedman" w:date="2022-03-11T15:01:00Z"/>
                <w:rFonts w:ascii="Arial" w:hAnsi="Arial" w:cs="Arial"/>
                <w:sz w:val="20"/>
                <w:szCs w:val="20"/>
              </w:rPr>
            </w:pPr>
            <w:moveTo w:id="4059"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5C2B3A4A" w14:textId="77777777" w:rsidR="00CB5C04" w:rsidRPr="000E2622" w:rsidRDefault="00CB5C04" w:rsidP="00C63909">
            <w:pPr>
              <w:jc w:val="center"/>
              <w:rPr>
                <w:moveTo w:id="4060" w:author="Micah Freedman" w:date="2022-03-11T15:01:00Z"/>
                <w:rFonts w:ascii="Arial" w:hAnsi="Arial" w:cs="Arial"/>
                <w:sz w:val="20"/>
                <w:szCs w:val="20"/>
              </w:rPr>
            </w:pPr>
            <w:moveTo w:id="4061"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016807D2" w14:textId="77777777" w:rsidR="00CB5C04" w:rsidRPr="000E2622" w:rsidRDefault="00CB5C04" w:rsidP="00C63909">
            <w:pPr>
              <w:jc w:val="center"/>
              <w:rPr>
                <w:moveTo w:id="4062" w:author="Micah Freedman" w:date="2022-03-11T15:01:00Z"/>
                <w:rFonts w:ascii="Arial" w:hAnsi="Arial" w:cs="Arial"/>
                <w:sz w:val="20"/>
                <w:szCs w:val="20"/>
              </w:rPr>
            </w:pPr>
            <w:moveTo w:id="4063" w:author="Micah Freedman" w:date="2022-03-11T15:01:00Z">
              <w:r w:rsidRPr="000E2622">
                <w:rPr>
                  <w:rFonts w:ascii="Arial" w:hAnsi="Arial" w:cs="Arial"/>
                  <w:sz w:val="20"/>
                  <w:szCs w:val="20"/>
                </w:rPr>
                <w:t>1</w:t>
              </w:r>
            </w:moveTo>
          </w:p>
        </w:tc>
      </w:tr>
      <w:tr w:rsidR="00283350" w:rsidRPr="000E2622" w14:paraId="0A4626B6" w14:textId="77777777" w:rsidTr="00C63909">
        <w:tc>
          <w:tcPr>
            <w:tcW w:w="1308" w:type="dxa"/>
            <w:vMerge/>
            <w:tcBorders>
              <w:bottom w:val="single" w:sz="4" w:space="0" w:color="auto"/>
              <w:right w:val="nil"/>
            </w:tcBorders>
            <w:vAlign w:val="center"/>
          </w:tcPr>
          <w:p w14:paraId="2A3C65B2" w14:textId="77777777" w:rsidR="00CB5C04" w:rsidRPr="000E2622" w:rsidRDefault="00CB5C04" w:rsidP="00C63909">
            <w:pPr>
              <w:jc w:val="center"/>
              <w:rPr>
                <w:moveTo w:id="4064" w:author="Micah Freedman" w:date="2022-03-11T15:01:00Z"/>
                <w:rFonts w:ascii="Arial" w:hAnsi="Arial" w:cs="Arial"/>
                <w:sz w:val="20"/>
                <w:szCs w:val="20"/>
              </w:rPr>
            </w:pPr>
          </w:p>
        </w:tc>
        <w:tc>
          <w:tcPr>
            <w:tcW w:w="2000" w:type="dxa"/>
            <w:tcBorders>
              <w:top w:val="nil"/>
              <w:left w:val="nil"/>
              <w:bottom w:val="single" w:sz="4" w:space="0" w:color="auto"/>
              <w:right w:val="nil"/>
            </w:tcBorders>
            <w:vAlign w:val="center"/>
          </w:tcPr>
          <w:p w14:paraId="6A162A80" w14:textId="77777777" w:rsidR="00CB5C04" w:rsidRPr="000E2622" w:rsidRDefault="00CB5C04" w:rsidP="00C63909">
            <w:pPr>
              <w:jc w:val="center"/>
              <w:rPr>
                <w:moveTo w:id="4065" w:author="Micah Freedman" w:date="2022-03-11T15:01:00Z"/>
                <w:rFonts w:ascii="Arial" w:hAnsi="Arial" w:cs="Arial"/>
                <w:sz w:val="20"/>
                <w:szCs w:val="20"/>
              </w:rPr>
            </w:pPr>
            <w:moveTo w:id="4066" w:author="Micah Freedman" w:date="2022-03-11T15:01:00Z">
              <w:r w:rsidRPr="000E2622">
                <w:rPr>
                  <w:rFonts w:ascii="Arial" w:hAnsi="Arial" w:cs="Arial"/>
                  <w:sz w:val="20"/>
                  <w:szCs w:val="20"/>
                </w:rPr>
                <w:t>HI_944.2_2018</w:t>
              </w:r>
            </w:moveTo>
          </w:p>
        </w:tc>
        <w:tc>
          <w:tcPr>
            <w:tcW w:w="908" w:type="dxa"/>
            <w:tcBorders>
              <w:top w:val="nil"/>
              <w:left w:val="nil"/>
              <w:bottom w:val="single" w:sz="4" w:space="0" w:color="auto"/>
              <w:right w:val="nil"/>
            </w:tcBorders>
            <w:vAlign w:val="center"/>
          </w:tcPr>
          <w:p w14:paraId="6F6967F8" w14:textId="77777777" w:rsidR="00CB5C04" w:rsidRPr="000E2622" w:rsidRDefault="00CB5C04" w:rsidP="00C63909">
            <w:pPr>
              <w:jc w:val="center"/>
              <w:rPr>
                <w:moveTo w:id="4067" w:author="Micah Freedman" w:date="2022-03-11T15:01:00Z"/>
                <w:rFonts w:ascii="Arial" w:hAnsi="Arial" w:cs="Arial"/>
                <w:sz w:val="20"/>
                <w:szCs w:val="20"/>
              </w:rPr>
            </w:pPr>
            <w:moveTo w:id="4068" w:author="Micah Freedman" w:date="2022-03-11T15:01:00Z">
              <w:r w:rsidRPr="000E2622">
                <w:rPr>
                  <w:rFonts w:ascii="Arial" w:hAnsi="Arial" w:cs="Arial"/>
                  <w:sz w:val="20"/>
                  <w:szCs w:val="20"/>
                </w:rPr>
                <w:t>1</w:t>
              </w:r>
            </w:moveTo>
          </w:p>
        </w:tc>
        <w:tc>
          <w:tcPr>
            <w:tcW w:w="871" w:type="dxa"/>
            <w:tcBorders>
              <w:top w:val="nil"/>
              <w:left w:val="nil"/>
              <w:bottom w:val="single" w:sz="4" w:space="0" w:color="auto"/>
              <w:right w:val="nil"/>
            </w:tcBorders>
            <w:vAlign w:val="center"/>
          </w:tcPr>
          <w:p w14:paraId="39C69A2B" w14:textId="77777777" w:rsidR="00CB5C04" w:rsidRPr="000E2622" w:rsidRDefault="00CB5C04" w:rsidP="00C63909">
            <w:pPr>
              <w:jc w:val="center"/>
              <w:rPr>
                <w:moveTo w:id="4069" w:author="Micah Freedman" w:date="2022-03-11T15:01:00Z"/>
                <w:rFonts w:ascii="Arial" w:hAnsi="Arial" w:cs="Arial"/>
                <w:sz w:val="20"/>
                <w:szCs w:val="20"/>
              </w:rPr>
            </w:pPr>
            <w:moveTo w:id="4070" w:author="Micah Freedman" w:date="2022-03-11T15:01:00Z">
              <w:r w:rsidRPr="000E2622">
                <w:rPr>
                  <w:rFonts w:ascii="Arial" w:hAnsi="Arial" w:cs="Arial"/>
                  <w:sz w:val="20"/>
                  <w:szCs w:val="20"/>
                </w:rPr>
                <w:t>0</w:t>
              </w:r>
            </w:moveTo>
          </w:p>
        </w:tc>
        <w:tc>
          <w:tcPr>
            <w:tcW w:w="839" w:type="dxa"/>
            <w:tcBorders>
              <w:top w:val="nil"/>
              <w:left w:val="nil"/>
              <w:bottom w:val="single" w:sz="4" w:space="0" w:color="auto"/>
              <w:right w:val="nil"/>
            </w:tcBorders>
            <w:vAlign w:val="center"/>
          </w:tcPr>
          <w:p w14:paraId="13152DE1" w14:textId="77777777" w:rsidR="00CB5C04" w:rsidRPr="000E2622" w:rsidRDefault="00CB5C04" w:rsidP="00C63909">
            <w:pPr>
              <w:jc w:val="center"/>
              <w:rPr>
                <w:moveTo w:id="4071" w:author="Micah Freedman" w:date="2022-03-11T15:01:00Z"/>
                <w:rFonts w:ascii="Arial" w:hAnsi="Arial" w:cs="Arial"/>
                <w:sz w:val="20"/>
                <w:szCs w:val="20"/>
              </w:rPr>
            </w:pPr>
            <w:moveTo w:id="4072" w:author="Micah Freedman" w:date="2022-03-11T15:01:00Z">
              <w:r w:rsidRPr="000E2622">
                <w:rPr>
                  <w:rFonts w:ascii="Arial" w:hAnsi="Arial" w:cs="Arial"/>
                  <w:sz w:val="20"/>
                  <w:szCs w:val="20"/>
                </w:rPr>
                <w:t>2</w:t>
              </w:r>
            </w:moveTo>
          </w:p>
        </w:tc>
        <w:tc>
          <w:tcPr>
            <w:tcW w:w="850" w:type="dxa"/>
            <w:tcBorders>
              <w:top w:val="nil"/>
              <w:left w:val="nil"/>
              <w:bottom w:val="single" w:sz="4" w:space="0" w:color="auto"/>
              <w:right w:val="nil"/>
            </w:tcBorders>
            <w:vAlign w:val="center"/>
          </w:tcPr>
          <w:p w14:paraId="2E8DC471" w14:textId="77777777" w:rsidR="00CB5C04" w:rsidRPr="000E2622" w:rsidRDefault="00CB5C04" w:rsidP="00C63909">
            <w:pPr>
              <w:jc w:val="center"/>
              <w:rPr>
                <w:moveTo w:id="4073" w:author="Micah Freedman" w:date="2022-03-11T15:01:00Z"/>
                <w:rFonts w:ascii="Arial" w:hAnsi="Arial" w:cs="Arial"/>
                <w:sz w:val="20"/>
                <w:szCs w:val="20"/>
              </w:rPr>
            </w:pPr>
            <w:moveTo w:id="4074" w:author="Micah Freedman" w:date="2022-03-11T15:01:00Z">
              <w:r w:rsidRPr="000E2622">
                <w:rPr>
                  <w:rFonts w:ascii="Arial" w:hAnsi="Arial" w:cs="Arial"/>
                  <w:sz w:val="20"/>
                  <w:szCs w:val="20"/>
                </w:rPr>
                <w:t>0</w:t>
              </w:r>
            </w:moveTo>
          </w:p>
        </w:tc>
        <w:tc>
          <w:tcPr>
            <w:tcW w:w="852" w:type="dxa"/>
            <w:tcBorders>
              <w:top w:val="nil"/>
              <w:left w:val="nil"/>
              <w:bottom w:val="single" w:sz="4" w:space="0" w:color="auto"/>
              <w:right w:val="nil"/>
            </w:tcBorders>
            <w:vAlign w:val="center"/>
          </w:tcPr>
          <w:p w14:paraId="0FB5E345" w14:textId="77777777" w:rsidR="00CB5C04" w:rsidRPr="000E2622" w:rsidRDefault="00CB5C04" w:rsidP="00C63909">
            <w:pPr>
              <w:jc w:val="center"/>
              <w:rPr>
                <w:moveTo w:id="4075" w:author="Micah Freedman" w:date="2022-03-11T15:01:00Z"/>
                <w:rFonts w:ascii="Arial" w:hAnsi="Arial" w:cs="Arial"/>
                <w:sz w:val="20"/>
                <w:szCs w:val="20"/>
              </w:rPr>
            </w:pPr>
            <w:moveTo w:id="4076" w:author="Micah Freedman" w:date="2022-03-11T15:01:00Z">
              <w:r w:rsidRPr="000E2622">
                <w:rPr>
                  <w:rFonts w:ascii="Arial" w:hAnsi="Arial" w:cs="Arial"/>
                  <w:sz w:val="20"/>
                  <w:szCs w:val="20"/>
                </w:rPr>
                <w:t>0</w:t>
              </w:r>
            </w:moveTo>
          </w:p>
        </w:tc>
        <w:tc>
          <w:tcPr>
            <w:tcW w:w="930" w:type="dxa"/>
            <w:tcBorders>
              <w:top w:val="nil"/>
              <w:left w:val="nil"/>
              <w:bottom w:val="single" w:sz="4" w:space="0" w:color="auto"/>
              <w:right w:val="single" w:sz="4" w:space="0" w:color="auto"/>
            </w:tcBorders>
            <w:vAlign w:val="center"/>
          </w:tcPr>
          <w:p w14:paraId="4FDC74BB" w14:textId="77777777" w:rsidR="00CB5C04" w:rsidRPr="000E2622" w:rsidRDefault="00CB5C04" w:rsidP="00C63909">
            <w:pPr>
              <w:jc w:val="center"/>
              <w:rPr>
                <w:moveTo w:id="4077" w:author="Micah Freedman" w:date="2022-03-11T15:01:00Z"/>
                <w:rFonts w:ascii="Arial" w:hAnsi="Arial" w:cs="Arial"/>
                <w:sz w:val="20"/>
                <w:szCs w:val="20"/>
              </w:rPr>
            </w:pPr>
            <w:moveTo w:id="4078" w:author="Micah Freedman" w:date="2022-03-11T15:01:00Z">
              <w:r w:rsidRPr="000E2622">
                <w:rPr>
                  <w:rFonts w:ascii="Arial" w:hAnsi="Arial" w:cs="Arial"/>
                  <w:sz w:val="20"/>
                  <w:szCs w:val="20"/>
                </w:rPr>
                <w:t>1</w:t>
              </w:r>
            </w:moveTo>
          </w:p>
        </w:tc>
        <w:tc>
          <w:tcPr>
            <w:tcW w:w="795" w:type="dxa"/>
            <w:tcBorders>
              <w:top w:val="nil"/>
              <w:left w:val="single" w:sz="4" w:space="0" w:color="auto"/>
              <w:bottom w:val="single" w:sz="4" w:space="0" w:color="auto"/>
              <w:right w:val="single" w:sz="4" w:space="0" w:color="auto"/>
            </w:tcBorders>
            <w:vAlign w:val="center"/>
          </w:tcPr>
          <w:p w14:paraId="5776F948" w14:textId="77777777" w:rsidR="00CB5C04" w:rsidRPr="000E2622" w:rsidRDefault="00CB5C04" w:rsidP="00C63909">
            <w:pPr>
              <w:jc w:val="center"/>
              <w:rPr>
                <w:moveTo w:id="4079" w:author="Micah Freedman" w:date="2022-03-11T15:01:00Z"/>
                <w:rFonts w:ascii="Arial" w:hAnsi="Arial" w:cs="Arial"/>
                <w:sz w:val="20"/>
                <w:szCs w:val="20"/>
              </w:rPr>
            </w:pPr>
            <w:moveTo w:id="4080" w:author="Micah Freedman" w:date="2022-03-11T15:01:00Z">
              <w:r w:rsidRPr="000E2622">
                <w:rPr>
                  <w:rFonts w:ascii="Arial" w:hAnsi="Arial" w:cs="Arial"/>
                  <w:sz w:val="20"/>
                  <w:szCs w:val="20"/>
                </w:rPr>
                <w:t>4</w:t>
              </w:r>
            </w:moveTo>
          </w:p>
        </w:tc>
      </w:tr>
      <w:tr w:rsidR="00283350" w:rsidRPr="000E2622" w14:paraId="0FD06C65" w14:textId="77777777" w:rsidTr="00C63909">
        <w:tc>
          <w:tcPr>
            <w:tcW w:w="3308" w:type="dxa"/>
            <w:gridSpan w:val="2"/>
            <w:tcBorders>
              <w:top w:val="single" w:sz="4" w:space="0" w:color="auto"/>
              <w:left w:val="single" w:sz="4" w:space="0" w:color="auto"/>
              <w:bottom w:val="nil"/>
              <w:right w:val="nil"/>
            </w:tcBorders>
            <w:vAlign w:val="center"/>
          </w:tcPr>
          <w:p w14:paraId="4047C8A4" w14:textId="77777777" w:rsidR="00CB5C04" w:rsidRPr="000E2622" w:rsidRDefault="00CB5C04" w:rsidP="00C63909">
            <w:pPr>
              <w:jc w:val="center"/>
              <w:rPr>
                <w:moveTo w:id="4081" w:author="Micah Freedman" w:date="2022-03-11T15:01:00Z"/>
                <w:rFonts w:ascii="Arial" w:hAnsi="Arial" w:cs="Arial"/>
                <w:b/>
                <w:bCs/>
                <w:i/>
                <w:iCs/>
                <w:sz w:val="20"/>
                <w:szCs w:val="20"/>
              </w:rPr>
            </w:pPr>
          </w:p>
        </w:tc>
        <w:tc>
          <w:tcPr>
            <w:tcW w:w="908" w:type="dxa"/>
            <w:tcBorders>
              <w:top w:val="single" w:sz="4" w:space="0" w:color="auto"/>
              <w:left w:val="nil"/>
              <w:bottom w:val="nil"/>
              <w:right w:val="nil"/>
            </w:tcBorders>
            <w:vAlign w:val="center"/>
          </w:tcPr>
          <w:p w14:paraId="1CE92215" w14:textId="77777777" w:rsidR="00CB5C04" w:rsidRPr="000E2622" w:rsidRDefault="00CB5C04" w:rsidP="00C63909">
            <w:pPr>
              <w:jc w:val="center"/>
              <w:rPr>
                <w:moveTo w:id="4082" w:author="Micah Freedman" w:date="2022-03-11T15:01:00Z"/>
                <w:rFonts w:ascii="Arial" w:hAnsi="Arial" w:cs="Arial"/>
                <w:b/>
                <w:bCs/>
                <w:sz w:val="20"/>
                <w:szCs w:val="20"/>
              </w:rPr>
            </w:pPr>
            <w:moveTo w:id="4083" w:author="Micah Freedman" w:date="2022-03-11T15:01:00Z">
              <w:r w:rsidRPr="000E2622">
                <w:rPr>
                  <w:rFonts w:ascii="Arial" w:hAnsi="Arial" w:cs="Arial"/>
                  <w:b/>
                  <w:bCs/>
                  <w:sz w:val="20"/>
                  <w:szCs w:val="20"/>
                </w:rPr>
                <w:t>21</w:t>
              </w:r>
            </w:moveTo>
          </w:p>
        </w:tc>
        <w:tc>
          <w:tcPr>
            <w:tcW w:w="871" w:type="dxa"/>
            <w:tcBorders>
              <w:top w:val="single" w:sz="4" w:space="0" w:color="auto"/>
              <w:left w:val="nil"/>
              <w:bottom w:val="nil"/>
              <w:right w:val="nil"/>
            </w:tcBorders>
            <w:vAlign w:val="center"/>
          </w:tcPr>
          <w:p w14:paraId="36CD45B0" w14:textId="77777777" w:rsidR="00CB5C04" w:rsidRPr="000E2622" w:rsidRDefault="00CB5C04" w:rsidP="00C63909">
            <w:pPr>
              <w:jc w:val="center"/>
              <w:rPr>
                <w:moveTo w:id="4084" w:author="Micah Freedman" w:date="2022-03-11T15:01:00Z"/>
                <w:rFonts w:ascii="Arial" w:hAnsi="Arial" w:cs="Arial"/>
                <w:b/>
                <w:bCs/>
                <w:sz w:val="20"/>
                <w:szCs w:val="20"/>
              </w:rPr>
            </w:pPr>
            <w:moveTo w:id="4085" w:author="Micah Freedman" w:date="2022-03-11T15:01:00Z">
              <w:r w:rsidRPr="000E2622">
                <w:rPr>
                  <w:rFonts w:ascii="Arial" w:hAnsi="Arial" w:cs="Arial"/>
                  <w:b/>
                  <w:bCs/>
                  <w:sz w:val="20"/>
                  <w:szCs w:val="20"/>
                </w:rPr>
                <w:t>14</w:t>
              </w:r>
            </w:moveTo>
          </w:p>
        </w:tc>
        <w:tc>
          <w:tcPr>
            <w:tcW w:w="839" w:type="dxa"/>
            <w:tcBorders>
              <w:top w:val="single" w:sz="4" w:space="0" w:color="auto"/>
              <w:left w:val="nil"/>
              <w:bottom w:val="nil"/>
              <w:right w:val="nil"/>
            </w:tcBorders>
            <w:vAlign w:val="center"/>
          </w:tcPr>
          <w:p w14:paraId="7BF74467" w14:textId="77777777" w:rsidR="00CB5C04" w:rsidRPr="000E2622" w:rsidRDefault="00CB5C04" w:rsidP="00C63909">
            <w:pPr>
              <w:jc w:val="center"/>
              <w:rPr>
                <w:moveTo w:id="4086" w:author="Micah Freedman" w:date="2022-03-11T15:01:00Z"/>
                <w:rFonts w:ascii="Arial" w:hAnsi="Arial" w:cs="Arial"/>
                <w:b/>
                <w:bCs/>
                <w:sz w:val="20"/>
                <w:szCs w:val="20"/>
              </w:rPr>
            </w:pPr>
            <w:moveTo w:id="4087" w:author="Micah Freedman" w:date="2022-03-11T15:01:00Z">
              <w:r w:rsidRPr="000E2622">
                <w:rPr>
                  <w:rFonts w:ascii="Arial" w:hAnsi="Arial" w:cs="Arial"/>
                  <w:b/>
                  <w:bCs/>
                  <w:sz w:val="20"/>
                  <w:szCs w:val="20"/>
                </w:rPr>
                <w:t>9</w:t>
              </w:r>
            </w:moveTo>
          </w:p>
        </w:tc>
        <w:tc>
          <w:tcPr>
            <w:tcW w:w="850" w:type="dxa"/>
            <w:tcBorders>
              <w:top w:val="single" w:sz="4" w:space="0" w:color="auto"/>
              <w:left w:val="nil"/>
              <w:bottom w:val="nil"/>
              <w:right w:val="nil"/>
            </w:tcBorders>
            <w:vAlign w:val="center"/>
          </w:tcPr>
          <w:p w14:paraId="580830F5" w14:textId="77777777" w:rsidR="00CB5C04" w:rsidRPr="000E2622" w:rsidRDefault="00CB5C04" w:rsidP="00C63909">
            <w:pPr>
              <w:jc w:val="center"/>
              <w:rPr>
                <w:moveTo w:id="4088" w:author="Micah Freedman" w:date="2022-03-11T15:01:00Z"/>
                <w:rFonts w:ascii="Arial" w:hAnsi="Arial" w:cs="Arial"/>
                <w:b/>
                <w:bCs/>
                <w:sz w:val="20"/>
                <w:szCs w:val="20"/>
              </w:rPr>
            </w:pPr>
            <w:moveTo w:id="4089" w:author="Micah Freedman" w:date="2022-03-11T15:01:00Z">
              <w:r w:rsidRPr="000E2622">
                <w:rPr>
                  <w:rFonts w:ascii="Arial" w:hAnsi="Arial" w:cs="Arial"/>
                  <w:b/>
                  <w:bCs/>
                  <w:sz w:val="20"/>
                  <w:szCs w:val="20"/>
                </w:rPr>
                <w:t>11</w:t>
              </w:r>
            </w:moveTo>
          </w:p>
        </w:tc>
        <w:tc>
          <w:tcPr>
            <w:tcW w:w="852" w:type="dxa"/>
            <w:tcBorders>
              <w:top w:val="single" w:sz="4" w:space="0" w:color="auto"/>
              <w:left w:val="nil"/>
              <w:bottom w:val="nil"/>
              <w:right w:val="nil"/>
            </w:tcBorders>
            <w:vAlign w:val="center"/>
          </w:tcPr>
          <w:p w14:paraId="4D4B057D" w14:textId="77777777" w:rsidR="00CB5C04" w:rsidRPr="000E2622" w:rsidRDefault="00CB5C04" w:rsidP="00C63909">
            <w:pPr>
              <w:jc w:val="center"/>
              <w:rPr>
                <w:moveTo w:id="4090" w:author="Micah Freedman" w:date="2022-03-11T15:01:00Z"/>
                <w:rFonts w:ascii="Arial" w:hAnsi="Arial" w:cs="Arial"/>
                <w:b/>
                <w:bCs/>
                <w:sz w:val="20"/>
                <w:szCs w:val="20"/>
              </w:rPr>
            </w:pPr>
            <w:moveTo w:id="4091" w:author="Micah Freedman" w:date="2022-03-11T15:01:00Z">
              <w:r w:rsidRPr="000E2622">
                <w:rPr>
                  <w:rFonts w:ascii="Arial" w:hAnsi="Arial" w:cs="Arial"/>
                  <w:b/>
                  <w:bCs/>
                  <w:sz w:val="20"/>
                  <w:szCs w:val="20"/>
                </w:rPr>
                <w:t>10</w:t>
              </w:r>
            </w:moveTo>
          </w:p>
        </w:tc>
        <w:tc>
          <w:tcPr>
            <w:tcW w:w="930" w:type="dxa"/>
            <w:tcBorders>
              <w:top w:val="single" w:sz="4" w:space="0" w:color="auto"/>
              <w:left w:val="nil"/>
              <w:bottom w:val="nil"/>
              <w:right w:val="single" w:sz="4" w:space="0" w:color="auto"/>
            </w:tcBorders>
            <w:vAlign w:val="center"/>
          </w:tcPr>
          <w:p w14:paraId="521E681F" w14:textId="77777777" w:rsidR="00CB5C04" w:rsidRPr="000E2622" w:rsidRDefault="00CB5C04" w:rsidP="00C63909">
            <w:pPr>
              <w:jc w:val="center"/>
              <w:rPr>
                <w:moveTo w:id="4092" w:author="Micah Freedman" w:date="2022-03-11T15:01:00Z"/>
                <w:rFonts w:ascii="Arial" w:hAnsi="Arial" w:cs="Arial"/>
                <w:b/>
                <w:bCs/>
                <w:sz w:val="20"/>
                <w:szCs w:val="20"/>
              </w:rPr>
            </w:pPr>
            <w:moveTo w:id="4093" w:author="Micah Freedman" w:date="2022-03-11T15:01:00Z">
              <w:r w:rsidRPr="000E2622">
                <w:rPr>
                  <w:rFonts w:ascii="Arial" w:hAnsi="Arial" w:cs="Arial"/>
                  <w:b/>
                  <w:bCs/>
                  <w:sz w:val="20"/>
                  <w:szCs w:val="20"/>
                </w:rPr>
                <w:t>7</w:t>
              </w:r>
            </w:moveTo>
          </w:p>
        </w:tc>
        <w:tc>
          <w:tcPr>
            <w:tcW w:w="795" w:type="dxa"/>
            <w:tcBorders>
              <w:top w:val="single" w:sz="4" w:space="0" w:color="auto"/>
              <w:left w:val="single" w:sz="4" w:space="0" w:color="auto"/>
              <w:bottom w:val="nil"/>
              <w:right w:val="single" w:sz="4" w:space="0" w:color="auto"/>
            </w:tcBorders>
            <w:vAlign w:val="center"/>
          </w:tcPr>
          <w:p w14:paraId="738D53B0" w14:textId="77777777" w:rsidR="00CB5C04" w:rsidRPr="000E2622" w:rsidRDefault="00CB5C04" w:rsidP="00C63909">
            <w:pPr>
              <w:jc w:val="center"/>
              <w:rPr>
                <w:moveTo w:id="4094" w:author="Micah Freedman" w:date="2022-03-11T15:01:00Z"/>
                <w:rFonts w:ascii="Arial" w:hAnsi="Arial" w:cs="Arial"/>
                <w:b/>
                <w:bCs/>
                <w:sz w:val="20"/>
                <w:szCs w:val="20"/>
              </w:rPr>
            </w:pPr>
            <w:moveTo w:id="4095" w:author="Micah Freedman" w:date="2022-03-11T15:01:00Z">
              <w:r w:rsidRPr="000E2622">
                <w:rPr>
                  <w:rFonts w:ascii="Arial" w:hAnsi="Arial" w:cs="Arial"/>
                  <w:b/>
                  <w:bCs/>
                  <w:sz w:val="20"/>
                  <w:szCs w:val="20"/>
                </w:rPr>
                <w:t>72</w:t>
              </w:r>
            </w:moveTo>
          </w:p>
        </w:tc>
      </w:tr>
      <w:tr w:rsidR="00283350" w:rsidRPr="000E2622" w14:paraId="5C559A08" w14:textId="77777777" w:rsidTr="00C63909">
        <w:tc>
          <w:tcPr>
            <w:tcW w:w="3308" w:type="dxa"/>
            <w:gridSpan w:val="2"/>
            <w:tcBorders>
              <w:top w:val="nil"/>
              <w:left w:val="single" w:sz="4" w:space="0" w:color="auto"/>
              <w:bottom w:val="single" w:sz="4" w:space="0" w:color="auto"/>
              <w:right w:val="nil"/>
            </w:tcBorders>
            <w:vAlign w:val="center"/>
          </w:tcPr>
          <w:p w14:paraId="49DB1012" w14:textId="77777777" w:rsidR="00CB5C04" w:rsidRPr="000E2622" w:rsidRDefault="00CB5C04" w:rsidP="00C63909">
            <w:pPr>
              <w:jc w:val="center"/>
              <w:rPr>
                <w:moveTo w:id="4096" w:author="Micah Freedman" w:date="2022-03-11T15:01:00Z"/>
                <w:rFonts w:ascii="Arial" w:hAnsi="Arial" w:cs="Arial"/>
                <w:b/>
                <w:bCs/>
                <w:i/>
                <w:iCs/>
                <w:sz w:val="20"/>
                <w:szCs w:val="20"/>
              </w:rPr>
            </w:pPr>
          </w:p>
        </w:tc>
        <w:tc>
          <w:tcPr>
            <w:tcW w:w="908" w:type="dxa"/>
            <w:tcBorders>
              <w:top w:val="nil"/>
              <w:left w:val="nil"/>
              <w:bottom w:val="single" w:sz="4" w:space="0" w:color="auto"/>
              <w:right w:val="nil"/>
            </w:tcBorders>
            <w:vAlign w:val="center"/>
          </w:tcPr>
          <w:p w14:paraId="740450E9" w14:textId="77777777" w:rsidR="00CB5C04" w:rsidRPr="000E2622" w:rsidRDefault="00CB5C04" w:rsidP="00C63909">
            <w:pPr>
              <w:jc w:val="center"/>
              <w:rPr>
                <w:moveTo w:id="4097" w:author="Micah Freedman" w:date="2022-03-11T15:01:00Z"/>
                <w:rFonts w:ascii="Arial" w:hAnsi="Arial" w:cs="Arial"/>
                <w:b/>
                <w:bCs/>
                <w:sz w:val="20"/>
                <w:szCs w:val="20"/>
              </w:rPr>
            </w:pPr>
          </w:p>
        </w:tc>
        <w:tc>
          <w:tcPr>
            <w:tcW w:w="871" w:type="dxa"/>
            <w:tcBorders>
              <w:top w:val="nil"/>
              <w:left w:val="nil"/>
              <w:bottom w:val="single" w:sz="4" w:space="0" w:color="auto"/>
              <w:right w:val="nil"/>
            </w:tcBorders>
            <w:vAlign w:val="center"/>
          </w:tcPr>
          <w:p w14:paraId="64A0FAB2" w14:textId="77777777" w:rsidR="00CB5C04" w:rsidRPr="000E2622" w:rsidRDefault="00CB5C04" w:rsidP="00C63909">
            <w:pPr>
              <w:jc w:val="center"/>
              <w:rPr>
                <w:moveTo w:id="4098" w:author="Micah Freedman" w:date="2022-03-11T15:01:00Z"/>
                <w:rFonts w:ascii="Arial" w:hAnsi="Arial" w:cs="Arial"/>
                <w:b/>
                <w:bCs/>
                <w:sz w:val="20"/>
                <w:szCs w:val="20"/>
              </w:rPr>
            </w:pPr>
          </w:p>
        </w:tc>
        <w:tc>
          <w:tcPr>
            <w:tcW w:w="839" w:type="dxa"/>
            <w:tcBorders>
              <w:top w:val="nil"/>
              <w:left w:val="nil"/>
              <w:bottom w:val="single" w:sz="4" w:space="0" w:color="auto"/>
              <w:right w:val="nil"/>
            </w:tcBorders>
            <w:vAlign w:val="center"/>
          </w:tcPr>
          <w:p w14:paraId="0EBE68D7" w14:textId="77777777" w:rsidR="00CB5C04" w:rsidRPr="000E2622" w:rsidRDefault="00CB5C04" w:rsidP="00C63909">
            <w:pPr>
              <w:jc w:val="center"/>
              <w:rPr>
                <w:moveTo w:id="4099" w:author="Micah Freedman" w:date="2022-03-11T15:01:00Z"/>
                <w:rFonts w:ascii="Arial" w:hAnsi="Arial" w:cs="Arial"/>
                <w:b/>
                <w:bCs/>
                <w:sz w:val="20"/>
                <w:szCs w:val="20"/>
              </w:rPr>
            </w:pPr>
          </w:p>
        </w:tc>
        <w:tc>
          <w:tcPr>
            <w:tcW w:w="850" w:type="dxa"/>
            <w:tcBorders>
              <w:top w:val="nil"/>
              <w:left w:val="nil"/>
              <w:bottom w:val="single" w:sz="4" w:space="0" w:color="auto"/>
              <w:right w:val="nil"/>
            </w:tcBorders>
            <w:vAlign w:val="center"/>
          </w:tcPr>
          <w:p w14:paraId="39C8C258" w14:textId="77777777" w:rsidR="00CB5C04" w:rsidRPr="000E2622" w:rsidRDefault="00CB5C04" w:rsidP="00C63909">
            <w:pPr>
              <w:jc w:val="center"/>
              <w:rPr>
                <w:moveTo w:id="4100" w:author="Micah Freedman" w:date="2022-03-11T15:01:00Z"/>
                <w:rFonts w:ascii="Arial" w:hAnsi="Arial" w:cs="Arial"/>
                <w:b/>
                <w:bCs/>
                <w:sz w:val="20"/>
                <w:szCs w:val="20"/>
              </w:rPr>
            </w:pPr>
          </w:p>
        </w:tc>
        <w:tc>
          <w:tcPr>
            <w:tcW w:w="852" w:type="dxa"/>
            <w:tcBorders>
              <w:top w:val="nil"/>
              <w:left w:val="nil"/>
              <w:bottom w:val="single" w:sz="4" w:space="0" w:color="auto"/>
              <w:right w:val="nil"/>
            </w:tcBorders>
            <w:vAlign w:val="center"/>
          </w:tcPr>
          <w:p w14:paraId="65D47352" w14:textId="77777777" w:rsidR="00CB5C04" w:rsidRPr="000E2622" w:rsidRDefault="00CB5C04" w:rsidP="00C63909">
            <w:pPr>
              <w:jc w:val="center"/>
              <w:rPr>
                <w:moveTo w:id="4101" w:author="Micah Freedman" w:date="2022-03-11T15:01:00Z"/>
                <w:rFonts w:ascii="Arial" w:hAnsi="Arial" w:cs="Arial"/>
                <w:b/>
                <w:bCs/>
                <w:sz w:val="20"/>
                <w:szCs w:val="20"/>
              </w:rPr>
            </w:pPr>
          </w:p>
        </w:tc>
        <w:tc>
          <w:tcPr>
            <w:tcW w:w="930" w:type="dxa"/>
            <w:tcBorders>
              <w:top w:val="nil"/>
              <w:left w:val="nil"/>
              <w:bottom w:val="single" w:sz="4" w:space="0" w:color="auto"/>
              <w:right w:val="single" w:sz="4" w:space="0" w:color="auto"/>
            </w:tcBorders>
            <w:vAlign w:val="center"/>
          </w:tcPr>
          <w:p w14:paraId="22590A53" w14:textId="77777777" w:rsidR="00CB5C04" w:rsidRPr="000E2622" w:rsidRDefault="00CB5C04" w:rsidP="00C63909">
            <w:pPr>
              <w:jc w:val="center"/>
              <w:rPr>
                <w:moveTo w:id="4102" w:author="Micah Freedman" w:date="2022-03-11T15:01:00Z"/>
                <w:rFonts w:ascii="Arial" w:hAnsi="Arial" w:cs="Arial"/>
                <w:b/>
                <w:bCs/>
                <w:sz w:val="20"/>
                <w:szCs w:val="20"/>
              </w:rPr>
            </w:pPr>
          </w:p>
        </w:tc>
        <w:tc>
          <w:tcPr>
            <w:tcW w:w="795" w:type="dxa"/>
            <w:tcBorders>
              <w:top w:val="nil"/>
              <w:left w:val="single" w:sz="4" w:space="0" w:color="auto"/>
              <w:bottom w:val="single" w:sz="4" w:space="0" w:color="auto"/>
              <w:right w:val="single" w:sz="4" w:space="0" w:color="auto"/>
            </w:tcBorders>
            <w:vAlign w:val="center"/>
          </w:tcPr>
          <w:p w14:paraId="4CEDDD74" w14:textId="77777777" w:rsidR="00CB5C04" w:rsidRPr="000E2622" w:rsidRDefault="00CB5C04" w:rsidP="00C63909">
            <w:pPr>
              <w:jc w:val="center"/>
              <w:rPr>
                <w:moveTo w:id="4103" w:author="Micah Freedman" w:date="2022-03-11T15:01:00Z"/>
                <w:rFonts w:ascii="Arial" w:hAnsi="Arial" w:cs="Arial"/>
                <w:b/>
                <w:bCs/>
                <w:sz w:val="20"/>
                <w:szCs w:val="20"/>
              </w:rPr>
            </w:pPr>
          </w:p>
        </w:tc>
      </w:tr>
      <w:tr w:rsidR="00283350" w:rsidRPr="000E2622" w14:paraId="5255C983" w14:textId="77777777" w:rsidTr="00C63909">
        <w:tc>
          <w:tcPr>
            <w:tcW w:w="1308" w:type="dxa"/>
            <w:tcBorders>
              <w:top w:val="single" w:sz="4" w:space="0" w:color="auto"/>
              <w:bottom w:val="single" w:sz="4" w:space="0" w:color="auto"/>
              <w:right w:val="nil"/>
            </w:tcBorders>
            <w:vAlign w:val="center"/>
          </w:tcPr>
          <w:p w14:paraId="5B031E83" w14:textId="77777777" w:rsidR="00CB5C04" w:rsidRPr="000E2622" w:rsidRDefault="00CB5C04" w:rsidP="00C63909">
            <w:pPr>
              <w:jc w:val="center"/>
              <w:rPr>
                <w:moveTo w:id="4104" w:author="Micah Freedman" w:date="2022-03-11T15:01:00Z"/>
                <w:rFonts w:ascii="Arial" w:hAnsi="Arial" w:cs="Arial"/>
                <w:sz w:val="20"/>
                <w:szCs w:val="20"/>
              </w:rPr>
            </w:pPr>
            <w:moveTo w:id="4105" w:author="Micah Freedman" w:date="2022-03-11T15:01:00Z">
              <w:r w:rsidRPr="000E2622">
                <w:rPr>
                  <w:rFonts w:ascii="Arial" w:hAnsi="Arial" w:cs="Arial"/>
                  <w:b/>
                  <w:bCs/>
                  <w:sz w:val="20"/>
                  <w:szCs w:val="20"/>
                </w:rPr>
                <w:t>Population</w:t>
              </w:r>
            </w:moveTo>
          </w:p>
        </w:tc>
        <w:tc>
          <w:tcPr>
            <w:tcW w:w="2000" w:type="dxa"/>
            <w:tcBorders>
              <w:top w:val="single" w:sz="4" w:space="0" w:color="auto"/>
              <w:left w:val="nil"/>
              <w:bottom w:val="single" w:sz="4" w:space="0" w:color="auto"/>
              <w:right w:val="nil"/>
            </w:tcBorders>
            <w:vAlign w:val="center"/>
          </w:tcPr>
          <w:p w14:paraId="21B6803A" w14:textId="77777777" w:rsidR="00CB5C04" w:rsidRPr="000E2622" w:rsidRDefault="00CB5C04" w:rsidP="00C63909">
            <w:pPr>
              <w:jc w:val="center"/>
              <w:rPr>
                <w:moveTo w:id="4106" w:author="Micah Freedman" w:date="2022-03-11T15:01:00Z"/>
                <w:rFonts w:ascii="Arial" w:hAnsi="Arial" w:cs="Arial"/>
                <w:sz w:val="20"/>
                <w:szCs w:val="20"/>
              </w:rPr>
            </w:pPr>
            <w:moveTo w:id="4107" w:author="Micah Freedman" w:date="2022-03-11T15:01:00Z">
              <w:r w:rsidRPr="000E2622">
                <w:rPr>
                  <w:rFonts w:ascii="Arial" w:hAnsi="Arial" w:cs="Arial"/>
                  <w:b/>
                  <w:bCs/>
                  <w:sz w:val="20"/>
                  <w:szCs w:val="20"/>
                </w:rPr>
                <w:t>Family ID</w:t>
              </w:r>
            </w:moveTo>
          </w:p>
        </w:tc>
        <w:tc>
          <w:tcPr>
            <w:tcW w:w="908" w:type="dxa"/>
            <w:tcBorders>
              <w:top w:val="single" w:sz="4" w:space="0" w:color="auto"/>
              <w:left w:val="nil"/>
              <w:bottom w:val="single" w:sz="4" w:space="0" w:color="auto"/>
              <w:right w:val="nil"/>
            </w:tcBorders>
            <w:vAlign w:val="center"/>
          </w:tcPr>
          <w:p w14:paraId="7161F57A" w14:textId="77777777" w:rsidR="00CB5C04" w:rsidRPr="000E2622" w:rsidRDefault="00CB5C04" w:rsidP="00C63909">
            <w:pPr>
              <w:jc w:val="center"/>
              <w:rPr>
                <w:moveTo w:id="4108" w:author="Micah Freedman" w:date="2022-03-11T15:01:00Z"/>
                <w:rFonts w:ascii="Arial" w:hAnsi="Arial" w:cs="Arial"/>
                <w:sz w:val="20"/>
                <w:szCs w:val="20"/>
              </w:rPr>
            </w:pPr>
            <w:moveTo w:id="4109" w:author="Micah Freedman" w:date="2022-03-11T15:01:00Z">
              <w:r w:rsidRPr="000E2622">
                <w:rPr>
                  <w:rFonts w:ascii="Arial" w:hAnsi="Arial" w:cs="Arial"/>
                  <w:b/>
                  <w:bCs/>
                  <w:sz w:val="20"/>
                  <w:szCs w:val="20"/>
                </w:rPr>
                <w:t>GOPH</w:t>
              </w:r>
            </w:moveTo>
          </w:p>
        </w:tc>
        <w:tc>
          <w:tcPr>
            <w:tcW w:w="871" w:type="dxa"/>
            <w:tcBorders>
              <w:top w:val="single" w:sz="4" w:space="0" w:color="auto"/>
              <w:left w:val="nil"/>
              <w:bottom w:val="single" w:sz="4" w:space="0" w:color="auto"/>
              <w:right w:val="nil"/>
            </w:tcBorders>
            <w:vAlign w:val="center"/>
          </w:tcPr>
          <w:p w14:paraId="5613434D" w14:textId="77777777" w:rsidR="00CB5C04" w:rsidRPr="000E2622" w:rsidRDefault="00CB5C04" w:rsidP="00C63909">
            <w:pPr>
              <w:jc w:val="center"/>
              <w:rPr>
                <w:moveTo w:id="4110" w:author="Micah Freedman" w:date="2022-03-11T15:01:00Z"/>
                <w:rFonts w:ascii="Arial" w:hAnsi="Arial" w:cs="Arial"/>
                <w:sz w:val="20"/>
                <w:szCs w:val="20"/>
              </w:rPr>
            </w:pPr>
            <w:moveTo w:id="4111" w:author="Micah Freedman" w:date="2022-03-11T15:01:00Z">
              <w:r w:rsidRPr="000E2622">
                <w:rPr>
                  <w:rFonts w:ascii="Arial" w:hAnsi="Arial" w:cs="Arial"/>
                  <w:b/>
                  <w:bCs/>
                  <w:sz w:val="20"/>
                  <w:szCs w:val="20"/>
                </w:rPr>
                <w:t>ASCU</w:t>
              </w:r>
            </w:moveTo>
          </w:p>
        </w:tc>
        <w:tc>
          <w:tcPr>
            <w:tcW w:w="839" w:type="dxa"/>
            <w:tcBorders>
              <w:top w:val="single" w:sz="4" w:space="0" w:color="auto"/>
              <w:left w:val="nil"/>
              <w:bottom w:val="single" w:sz="4" w:space="0" w:color="auto"/>
              <w:right w:val="nil"/>
            </w:tcBorders>
            <w:vAlign w:val="center"/>
          </w:tcPr>
          <w:p w14:paraId="3C09D616" w14:textId="77777777" w:rsidR="00CB5C04" w:rsidRPr="000E2622" w:rsidRDefault="00CB5C04" w:rsidP="00C63909">
            <w:pPr>
              <w:jc w:val="center"/>
              <w:rPr>
                <w:moveTo w:id="4112" w:author="Micah Freedman" w:date="2022-03-11T15:01:00Z"/>
                <w:rFonts w:ascii="Arial" w:hAnsi="Arial" w:cs="Arial"/>
                <w:sz w:val="20"/>
                <w:szCs w:val="20"/>
              </w:rPr>
            </w:pPr>
            <w:moveTo w:id="4113" w:author="Micah Freedman" w:date="2022-03-11T15:01:00Z">
              <w:r w:rsidRPr="000E2622">
                <w:rPr>
                  <w:rFonts w:ascii="Arial" w:hAnsi="Arial" w:cs="Arial"/>
                  <w:b/>
                  <w:bCs/>
                  <w:sz w:val="20"/>
                  <w:szCs w:val="20"/>
                </w:rPr>
                <w:t>AINC</w:t>
              </w:r>
            </w:moveTo>
          </w:p>
        </w:tc>
        <w:tc>
          <w:tcPr>
            <w:tcW w:w="850" w:type="dxa"/>
            <w:tcBorders>
              <w:top w:val="single" w:sz="4" w:space="0" w:color="auto"/>
              <w:left w:val="nil"/>
              <w:bottom w:val="single" w:sz="4" w:space="0" w:color="auto"/>
              <w:right w:val="nil"/>
            </w:tcBorders>
            <w:vAlign w:val="center"/>
          </w:tcPr>
          <w:p w14:paraId="6066E028" w14:textId="77777777" w:rsidR="00CB5C04" w:rsidRPr="000E2622" w:rsidRDefault="00CB5C04" w:rsidP="00C63909">
            <w:pPr>
              <w:jc w:val="center"/>
              <w:rPr>
                <w:moveTo w:id="4114" w:author="Micah Freedman" w:date="2022-03-11T15:01:00Z"/>
                <w:rFonts w:ascii="Arial" w:hAnsi="Arial" w:cs="Arial"/>
                <w:sz w:val="20"/>
                <w:szCs w:val="20"/>
              </w:rPr>
            </w:pPr>
            <w:moveTo w:id="4115" w:author="Micah Freedman" w:date="2022-03-11T15:01:00Z">
              <w:r w:rsidRPr="000E2622">
                <w:rPr>
                  <w:rFonts w:ascii="Arial" w:hAnsi="Arial" w:cs="Arial"/>
                  <w:b/>
                  <w:bCs/>
                  <w:sz w:val="20"/>
                  <w:szCs w:val="20"/>
                </w:rPr>
                <w:t>ASFA</w:t>
              </w:r>
            </w:moveTo>
          </w:p>
        </w:tc>
        <w:tc>
          <w:tcPr>
            <w:tcW w:w="852" w:type="dxa"/>
            <w:tcBorders>
              <w:top w:val="single" w:sz="4" w:space="0" w:color="auto"/>
              <w:left w:val="nil"/>
              <w:bottom w:val="single" w:sz="4" w:space="0" w:color="auto"/>
              <w:right w:val="nil"/>
            </w:tcBorders>
            <w:vAlign w:val="center"/>
          </w:tcPr>
          <w:p w14:paraId="65B25A63" w14:textId="77777777" w:rsidR="00CB5C04" w:rsidRPr="000E2622" w:rsidRDefault="00CB5C04" w:rsidP="00C63909">
            <w:pPr>
              <w:jc w:val="center"/>
              <w:rPr>
                <w:moveTo w:id="4116" w:author="Micah Freedman" w:date="2022-03-11T15:01:00Z"/>
                <w:rFonts w:ascii="Arial" w:hAnsi="Arial" w:cs="Arial"/>
                <w:sz w:val="20"/>
                <w:szCs w:val="20"/>
              </w:rPr>
            </w:pPr>
            <w:moveTo w:id="4117" w:author="Micah Freedman" w:date="2022-03-11T15:01:00Z">
              <w:r w:rsidRPr="000E2622">
                <w:rPr>
                  <w:rFonts w:ascii="Arial" w:hAnsi="Arial" w:cs="Arial"/>
                  <w:b/>
                  <w:bCs/>
                  <w:sz w:val="20"/>
                  <w:szCs w:val="20"/>
                </w:rPr>
                <w:t>ASYR</w:t>
              </w:r>
            </w:moveTo>
          </w:p>
        </w:tc>
        <w:tc>
          <w:tcPr>
            <w:tcW w:w="930" w:type="dxa"/>
            <w:tcBorders>
              <w:top w:val="single" w:sz="4" w:space="0" w:color="auto"/>
              <w:left w:val="nil"/>
              <w:bottom w:val="single" w:sz="4" w:space="0" w:color="auto"/>
              <w:right w:val="single" w:sz="4" w:space="0" w:color="auto"/>
            </w:tcBorders>
            <w:vAlign w:val="center"/>
          </w:tcPr>
          <w:p w14:paraId="06426B79" w14:textId="77777777" w:rsidR="00CB5C04" w:rsidRPr="000E2622" w:rsidRDefault="00CB5C04" w:rsidP="00C63909">
            <w:pPr>
              <w:jc w:val="center"/>
              <w:rPr>
                <w:moveTo w:id="4118" w:author="Micah Freedman" w:date="2022-03-11T15:01:00Z"/>
                <w:rFonts w:ascii="Arial" w:hAnsi="Arial" w:cs="Arial"/>
                <w:sz w:val="20"/>
                <w:szCs w:val="20"/>
              </w:rPr>
            </w:pPr>
            <w:moveTo w:id="4119" w:author="Micah Freedman" w:date="2022-03-11T15:01:00Z">
              <w:r w:rsidRPr="000E2622">
                <w:rPr>
                  <w:rFonts w:ascii="Arial" w:hAnsi="Arial" w:cs="Arial"/>
                  <w:b/>
                  <w:bCs/>
                  <w:sz w:val="20"/>
                  <w:szCs w:val="20"/>
                </w:rPr>
                <w:t>ASPEC</w:t>
              </w:r>
            </w:moveTo>
          </w:p>
        </w:tc>
        <w:tc>
          <w:tcPr>
            <w:tcW w:w="795" w:type="dxa"/>
            <w:tcBorders>
              <w:top w:val="single" w:sz="4" w:space="0" w:color="auto"/>
              <w:left w:val="single" w:sz="4" w:space="0" w:color="auto"/>
              <w:bottom w:val="single" w:sz="4" w:space="0" w:color="auto"/>
              <w:right w:val="single" w:sz="4" w:space="0" w:color="auto"/>
            </w:tcBorders>
            <w:vAlign w:val="center"/>
          </w:tcPr>
          <w:p w14:paraId="3D21BCD3" w14:textId="77777777" w:rsidR="00CB5C04" w:rsidRPr="000E2622" w:rsidRDefault="00CB5C04" w:rsidP="00C63909">
            <w:pPr>
              <w:jc w:val="center"/>
              <w:rPr>
                <w:moveTo w:id="4120" w:author="Micah Freedman" w:date="2022-03-11T15:01:00Z"/>
                <w:rFonts w:ascii="Arial" w:hAnsi="Arial" w:cs="Arial"/>
                <w:sz w:val="20"/>
                <w:szCs w:val="20"/>
              </w:rPr>
            </w:pPr>
            <w:moveTo w:id="4121" w:author="Micah Freedman" w:date="2022-03-11T15:01:00Z">
              <w:r w:rsidRPr="000E2622">
                <w:rPr>
                  <w:rFonts w:ascii="Arial" w:hAnsi="Arial" w:cs="Arial"/>
                  <w:b/>
                  <w:bCs/>
                  <w:sz w:val="20"/>
                  <w:szCs w:val="20"/>
                </w:rPr>
                <w:t>Total</w:t>
              </w:r>
            </w:moveTo>
          </w:p>
        </w:tc>
      </w:tr>
      <w:tr w:rsidR="00283350" w:rsidRPr="000E2622" w14:paraId="0A94C7EE" w14:textId="77777777" w:rsidTr="00C63909">
        <w:tc>
          <w:tcPr>
            <w:tcW w:w="1308" w:type="dxa"/>
            <w:vMerge w:val="restart"/>
            <w:tcBorders>
              <w:right w:val="nil"/>
            </w:tcBorders>
            <w:vAlign w:val="center"/>
          </w:tcPr>
          <w:p w14:paraId="40207EC8" w14:textId="77777777" w:rsidR="00CB5C04" w:rsidRPr="000E2622" w:rsidRDefault="00CB5C04" w:rsidP="00C63909">
            <w:pPr>
              <w:jc w:val="center"/>
              <w:rPr>
                <w:moveTo w:id="4122" w:author="Micah Freedman" w:date="2022-03-11T15:01:00Z"/>
                <w:rFonts w:ascii="Arial" w:hAnsi="Arial" w:cs="Arial"/>
                <w:sz w:val="20"/>
                <w:szCs w:val="20"/>
              </w:rPr>
            </w:pPr>
            <w:moveTo w:id="4123" w:author="Micah Freedman" w:date="2022-03-11T15:01:00Z">
              <w:r w:rsidRPr="000E2622">
                <w:rPr>
                  <w:rFonts w:ascii="Arial" w:hAnsi="Arial" w:cs="Arial"/>
                  <w:sz w:val="20"/>
                  <w:szCs w:val="20"/>
                </w:rPr>
                <w:t>Puerto Rico</w:t>
              </w:r>
            </w:moveTo>
          </w:p>
        </w:tc>
        <w:tc>
          <w:tcPr>
            <w:tcW w:w="2000" w:type="dxa"/>
            <w:tcBorders>
              <w:top w:val="single" w:sz="4" w:space="0" w:color="auto"/>
              <w:left w:val="nil"/>
              <w:bottom w:val="nil"/>
              <w:right w:val="nil"/>
            </w:tcBorders>
            <w:vAlign w:val="center"/>
          </w:tcPr>
          <w:p w14:paraId="39AC907B" w14:textId="77777777" w:rsidR="00CB5C04" w:rsidRPr="000E2622" w:rsidRDefault="00CB5C04" w:rsidP="00C63909">
            <w:pPr>
              <w:jc w:val="center"/>
              <w:rPr>
                <w:moveTo w:id="4124" w:author="Micah Freedman" w:date="2022-03-11T15:01:00Z"/>
                <w:rFonts w:ascii="Arial" w:hAnsi="Arial" w:cs="Arial"/>
                <w:sz w:val="20"/>
                <w:szCs w:val="20"/>
              </w:rPr>
            </w:pPr>
            <w:moveTo w:id="4125" w:author="Micah Freedman" w:date="2022-03-11T15:01:00Z">
              <w:r w:rsidRPr="000E2622">
                <w:rPr>
                  <w:rFonts w:ascii="Arial" w:hAnsi="Arial" w:cs="Arial"/>
                  <w:sz w:val="20"/>
                  <w:szCs w:val="20"/>
                </w:rPr>
                <w:t>PR_103_2018</w:t>
              </w:r>
            </w:moveTo>
          </w:p>
        </w:tc>
        <w:tc>
          <w:tcPr>
            <w:tcW w:w="908" w:type="dxa"/>
            <w:tcBorders>
              <w:top w:val="single" w:sz="4" w:space="0" w:color="auto"/>
              <w:left w:val="nil"/>
              <w:bottom w:val="nil"/>
              <w:right w:val="nil"/>
            </w:tcBorders>
            <w:vAlign w:val="center"/>
          </w:tcPr>
          <w:p w14:paraId="2C2F7FA6" w14:textId="77777777" w:rsidR="00CB5C04" w:rsidRPr="000E2622" w:rsidRDefault="00CB5C04" w:rsidP="00C63909">
            <w:pPr>
              <w:jc w:val="center"/>
              <w:rPr>
                <w:moveTo w:id="4126" w:author="Micah Freedman" w:date="2022-03-11T15:01:00Z"/>
                <w:rFonts w:ascii="Arial" w:hAnsi="Arial" w:cs="Arial"/>
                <w:sz w:val="20"/>
                <w:szCs w:val="20"/>
              </w:rPr>
            </w:pPr>
            <w:moveTo w:id="4127" w:author="Micah Freedman" w:date="2022-03-11T15:01:00Z">
              <w:r w:rsidRPr="000E2622">
                <w:rPr>
                  <w:rFonts w:ascii="Arial" w:hAnsi="Arial" w:cs="Arial"/>
                  <w:sz w:val="20"/>
                  <w:szCs w:val="20"/>
                </w:rPr>
                <w:t>2</w:t>
              </w:r>
            </w:moveTo>
          </w:p>
        </w:tc>
        <w:tc>
          <w:tcPr>
            <w:tcW w:w="871" w:type="dxa"/>
            <w:tcBorders>
              <w:top w:val="single" w:sz="4" w:space="0" w:color="auto"/>
              <w:left w:val="nil"/>
              <w:bottom w:val="nil"/>
              <w:right w:val="nil"/>
            </w:tcBorders>
            <w:vAlign w:val="center"/>
          </w:tcPr>
          <w:p w14:paraId="3540C94A" w14:textId="77777777" w:rsidR="00CB5C04" w:rsidRPr="000E2622" w:rsidRDefault="00CB5C04" w:rsidP="00C63909">
            <w:pPr>
              <w:jc w:val="center"/>
              <w:rPr>
                <w:moveTo w:id="4128" w:author="Micah Freedman" w:date="2022-03-11T15:01:00Z"/>
                <w:rFonts w:ascii="Arial" w:hAnsi="Arial" w:cs="Arial"/>
                <w:sz w:val="20"/>
                <w:szCs w:val="20"/>
              </w:rPr>
            </w:pPr>
            <w:moveTo w:id="4129" w:author="Micah Freedman" w:date="2022-03-11T15:01:00Z">
              <w:r w:rsidRPr="000E2622">
                <w:rPr>
                  <w:rFonts w:ascii="Arial" w:hAnsi="Arial" w:cs="Arial"/>
                  <w:sz w:val="20"/>
                  <w:szCs w:val="20"/>
                </w:rPr>
                <w:t>1</w:t>
              </w:r>
            </w:moveTo>
          </w:p>
        </w:tc>
        <w:tc>
          <w:tcPr>
            <w:tcW w:w="839" w:type="dxa"/>
            <w:tcBorders>
              <w:top w:val="single" w:sz="4" w:space="0" w:color="auto"/>
              <w:left w:val="nil"/>
              <w:bottom w:val="nil"/>
              <w:right w:val="nil"/>
            </w:tcBorders>
            <w:vAlign w:val="center"/>
          </w:tcPr>
          <w:p w14:paraId="1176E863" w14:textId="77777777" w:rsidR="00CB5C04" w:rsidRPr="000E2622" w:rsidRDefault="00CB5C04" w:rsidP="00C63909">
            <w:pPr>
              <w:jc w:val="center"/>
              <w:rPr>
                <w:moveTo w:id="4130" w:author="Micah Freedman" w:date="2022-03-11T15:01:00Z"/>
                <w:rFonts w:ascii="Arial" w:hAnsi="Arial" w:cs="Arial"/>
                <w:sz w:val="20"/>
                <w:szCs w:val="20"/>
              </w:rPr>
            </w:pPr>
            <w:moveTo w:id="4131" w:author="Micah Freedman" w:date="2022-03-11T15:01:00Z">
              <w:r w:rsidRPr="000E2622">
                <w:rPr>
                  <w:rFonts w:ascii="Arial" w:hAnsi="Arial" w:cs="Arial"/>
                  <w:sz w:val="20"/>
                  <w:szCs w:val="20"/>
                </w:rPr>
                <w:t>1</w:t>
              </w:r>
            </w:moveTo>
          </w:p>
        </w:tc>
        <w:tc>
          <w:tcPr>
            <w:tcW w:w="850" w:type="dxa"/>
            <w:tcBorders>
              <w:top w:val="single" w:sz="4" w:space="0" w:color="auto"/>
              <w:left w:val="nil"/>
              <w:bottom w:val="nil"/>
              <w:right w:val="nil"/>
            </w:tcBorders>
            <w:vAlign w:val="center"/>
          </w:tcPr>
          <w:p w14:paraId="19BDE2E7" w14:textId="77777777" w:rsidR="00CB5C04" w:rsidRPr="000E2622" w:rsidRDefault="00CB5C04" w:rsidP="00C63909">
            <w:pPr>
              <w:jc w:val="center"/>
              <w:rPr>
                <w:moveTo w:id="4132" w:author="Micah Freedman" w:date="2022-03-11T15:01:00Z"/>
                <w:rFonts w:ascii="Arial" w:hAnsi="Arial" w:cs="Arial"/>
                <w:sz w:val="20"/>
                <w:szCs w:val="20"/>
              </w:rPr>
            </w:pPr>
            <w:moveTo w:id="4133" w:author="Micah Freedman" w:date="2022-03-11T15:01:00Z">
              <w:r w:rsidRPr="000E2622">
                <w:rPr>
                  <w:rFonts w:ascii="Arial" w:hAnsi="Arial" w:cs="Arial"/>
                  <w:sz w:val="20"/>
                  <w:szCs w:val="20"/>
                </w:rPr>
                <w:t>2</w:t>
              </w:r>
            </w:moveTo>
          </w:p>
        </w:tc>
        <w:tc>
          <w:tcPr>
            <w:tcW w:w="852" w:type="dxa"/>
            <w:tcBorders>
              <w:top w:val="single" w:sz="4" w:space="0" w:color="auto"/>
              <w:left w:val="nil"/>
              <w:bottom w:val="nil"/>
              <w:right w:val="nil"/>
            </w:tcBorders>
            <w:vAlign w:val="center"/>
          </w:tcPr>
          <w:p w14:paraId="24B66F97" w14:textId="77777777" w:rsidR="00CB5C04" w:rsidRPr="000E2622" w:rsidRDefault="00CB5C04" w:rsidP="00C63909">
            <w:pPr>
              <w:jc w:val="center"/>
              <w:rPr>
                <w:moveTo w:id="4134" w:author="Micah Freedman" w:date="2022-03-11T15:01:00Z"/>
                <w:rFonts w:ascii="Arial" w:hAnsi="Arial" w:cs="Arial"/>
                <w:sz w:val="20"/>
                <w:szCs w:val="20"/>
              </w:rPr>
            </w:pPr>
            <w:moveTo w:id="4135" w:author="Micah Freedman" w:date="2022-03-11T15:01:00Z">
              <w:r w:rsidRPr="000E2622">
                <w:rPr>
                  <w:rFonts w:ascii="Arial" w:hAnsi="Arial" w:cs="Arial"/>
                  <w:sz w:val="20"/>
                  <w:szCs w:val="20"/>
                </w:rPr>
                <w:t>1</w:t>
              </w:r>
            </w:moveTo>
          </w:p>
        </w:tc>
        <w:tc>
          <w:tcPr>
            <w:tcW w:w="930" w:type="dxa"/>
            <w:tcBorders>
              <w:top w:val="single" w:sz="4" w:space="0" w:color="auto"/>
              <w:left w:val="nil"/>
              <w:bottom w:val="nil"/>
              <w:right w:val="single" w:sz="4" w:space="0" w:color="auto"/>
            </w:tcBorders>
            <w:vAlign w:val="center"/>
          </w:tcPr>
          <w:p w14:paraId="05E3CC20" w14:textId="77777777" w:rsidR="00CB5C04" w:rsidRPr="000E2622" w:rsidRDefault="00CB5C04" w:rsidP="00C63909">
            <w:pPr>
              <w:jc w:val="center"/>
              <w:rPr>
                <w:moveTo w:id="4136" w:author="Micah Freedman" w:date="2022-03-11T15:01:00Z"/>
                <w:rFonts w:ascii="Arial" w:hAnsi="Arial" w:cs="Arial"/>
                <w:sz w:val="20"/>
                <w:szCs w:val="20"/>
              </w:rPr>
            </w:pPr>
            <w:moveTo w:id="4137" w:author="Micah Freedman" w:date="2022-03-11T15:01:00Z">
              <w:r w:rsidRPr="000E2622">
                <w:rPr>
                  <w:rFonts w:ascii="Arial" w:hAnsi="Arial" w:cs="Arial"/>
                  <w:sz w:val="20"/>
                  <w:szCs w:val="20"/>
                </w:rPr>
                <w:t>1</w:t>
              </w:r>
            </w:moveTo>
          </w:p>
        </w:tc>
        <w:tc>
          <w:tcPr>
            <w:tcW w:w="795" w:type="dxa"/>
            <w:tcBorders>
              <w:top w:val="single" w:sz="4" w:space="0" w:color="auto"/>
              <w:left w:val="single" w:sz="4" w:space="0" w:color="auto"/>
              <w:bottom w:val="nil"/>
              <w:right w:val="single" w:sz="4" w:space="0" w:color="auto"/>
            </w:tcBorders>
            <w:vAlign w:val="center"/>
          </w:tcPr>
          <w:p w14:paraId="0F1A9A0E" w14:textId="77777777" w:rsidR="00CB5C04" w:rsidRPr="000E2622" w:rsidRDefault="00CB5C04" w:rsidP="00C63909">
            <w:pPr>
              <w:jc w:val="center"/>
              <w:rPr>
                <w:moveTo w:id="4138" w:author="Micah Freedman" w:date="2022-03-11T15:01:00Z"/>
                <w:rFonts w:ascii="Arial" w:hAnsi="Arial" w:cs="Arial"/>
                <w:sz w:val="20"/>
                <w:szCs w:val="20"/>
              </w:rPr>
            </w:pPr>
            <w:moveTo w:id="4139" w:author="Micah Freedman" w:date="2022-03-11T15:01:00Z">
              <w:r w:rsidRPr="000E2622">
                <w:rPr>
                  <w:rFonts w:ascii="Arial" w:hAnsi="Arial" w:cs="Arial"/>
                  <w:sz w:val="20"/>
                  <w:szCs w:val="20"/>
                </w:rPr>
                <w:t>8</w:t>
              </w:r>
            </w:moveTo>
          </w:p>
        </w:tc>
      </w:tr>
      <w:tr w:rsidR="00283350" w:rsidRPr="000E2622" w14:paraId="24BB710A" w14:textId="77777777" w:rsidTr="00C63909">
        <w:tc>
          <w:tcPr>
            <w:tcW w:w="1308" w:type="dxa"/>
            <w:vMerge/>
            <w:tcBorders>
              <w:right w:val="nil"/>
            </w:tcBorders>
            <w:vAlign w:val="center"/>
          </w:tcPr>
          <w:p w14:paraId="08C6BBD3" w14:textId="77777777" w:rsidR="00CB5C04" w:rsidRPr="000E2622" w:rsidRDefault="00CB5C04" w:rsidP="00C63909">
            <w:pPr>
              <w:jc w:val="center"/>
              <w:rPr>
                <w:moveTo w:id="4140" w:author="Micah Freedman" w:date="2022-03-11T15:01:00Z"/>
                <w:rFonts w:ascii="Arial" w:hAnsi="Arial" w:cs="Arial"/>
                <w:sz w:val="20"/>
                <w:szCs w:val="20"/>
              </w:rPr>
            </w:pPr>
          </w:p>
        </w:tc>
        <w:tc>
          <w:tcPr>
            <w:tcW w:w="2000" w:type="dxa"/>
            <w:tcBorders>
              <w:top w:val="nil"/>
              <w:left w:val="nil"/>
              <w:bottom w:val="nil"/>
              <w:right w:val="nil"/>
            </w:tcBorders>
            <w:vAlign w:val="center"/>
          </w:tcPr>
          <w:p w14:paraId="4B203045" w14:textId="77777777" w:rsidR="00CB5C04" w:rsidRPr="000E2622" w:rsidRDefault="00CB5C04" w:rsidP="00C63909">
            <w:pPr>
              <w:jc w:val="center"/>
              <w:rPr>
                <w:moveTo w:id="4141" w:author="Micah Freedman" w:date="2022-03-11T15:01:00Z"/>
                <w:rFonts w:ascii="Arial" w:hAnsi="Arial" w:cs="Arial"/>
                <w:sz w:val="20"/>
                <w:szCs w:val="20"/>
              </w:rPr>
            </w:pPr>
            <w:moveTo w:id="4142" w:author="Micah Freedman" w:date="2022-03-11T15:01:00Z">
              <w:r w:rsidRPr="000E2622">
                <w:rPr>
                  <w:rFonts w:ascii="Arial" w:hAnsi="Arial" w:cs="Arial"/>
                  <w:sz w:val="20"/>
                  <w:szCs w:val="20"/>
                </w:rPr>
                <w:t>PR_105_2018</w:t>
              </w:r>
            </w:moveTo>
          </w:p>
        </w:tc>
        <w:tc>
          <w:tcPr>
            <w:tcW w:w="908" w:type="dxa"/>
            <w:tcBorders>
              <w:top w:val="nil"/>
              <w:left w:val="nil"/>
              <w:bottom w:val="nil"/>
              <w:right w:val="nil"/>
            </w:tcBorders>
            <w:vAlign w:val="center"/>
          </w:tcPr>
          <w:p w14:paraId="2CE89DC3" w14:textId="77777777" w:rsidR="00CB5C04" w:rsidRPr="000E2622" w:rsidRDefault="00CB5C04" w:rsidP="00C63909">
            <w:pPr>
              <w:jc w:val="center"/>
              <w:rPr>
                <w:moveTo w:id="4143" w:author="Micah Freedman" w:date="2022-03-11T15:01:00Z"/>
                <w:rFonts w:ascii="Arial" w:hAnsi="Arial" w:cs="Arial"/>
                <w:sz w:val="20"/>
                <w:szCs w:val="20"/>
              </w:rPr>
            </w:pPr>
            <w:moveTo w:id="4144" w:author="Micah Freedman" w:date="2022-03-11T15:01:00Z">
              <w:r w:rsidRPr="000E2622">
                <w:rPr>
                  <w:rFonts w:ascii="Arial" w:hAnsi="Arial" w:cs="Arial"/>
                  <w:sz w:val="20"/>
                  <w:szCs w:val="20"/>
                </w:rPr>
                <w:t>2</w:t>
              </w:r>
            </w:moveTo>
          </w:p>
        </w:tc>
        <w:tc>
          <w:tcPr>
            <w:tcW w:w="871" w:type="dxa"/>
            <w:tcBorders>
              <w:top w:val="nil"/>
              <w:left w:val="nil"/>
              <w:bottom w:val="nil"/>
              <w:right w:val="nil"/>
            </w:tcBorders>
            <w:vAlign w:val="center"/>
          </w:tcPr>
          <w:p w14:paraId="72F8FB62" w14:textId="77777777" w:rsidR="00CB5C04" w:rsidRPr="000E2622" w:rsidRDefault="00CB5C04" w:rsidP="00C63909">
            <w:pPr>
              <w:jc w:val="center"/>
              <w:rPr>
                <w:moveTo w:id="4145" w:author="Micah Freedman" w:date="2022-03-11T15:01:00Z"/>
                <w:rFonts w:ascii="Arial" w:hAnsi="Arial" w:cs="Arial"/>
                <w:sz w:val="20"/>
                <w:szCs w:val="20"/>
              </w:rPr>
            </w:pPr>
            <w:moveTo w:id="4146" w:author="Micah Freedman" w:date="2022-03-11T15:01:00Z">
              <w:r w:rsidRPr="000E2622">
                <w:rPr>
                  <w:rFonts w:ascii="Arial" w:hAnsi="Arial" w:cs="Arial"/>
                  <w:sz w:val="20"/>
                  <w:szCs w:val="20"/>
                </w:rPr>
                <w:t>2</w:t>
              </w:r>
            </w:moveTo>
          </w:p>
        </w:tc>
        <w:tc>
          <w:tcPr>
            <w:tcW w:w="839" w:type="dxa"/>
            <w:tcBorders>
              <w:top w:val="nil"/>
              <w:left w:val="nil"/>
              <w:bottom w:val="nil"/>
              <w:right w:val="nil"/>
            </w:tcBorders>
            <w:vAlign w:val="center"/>
          </w:tcPr>
          <w:p w14:paraId="54D0CB9F" w14:textId="77777777" w:rsidR="00CB5C04" w:rsidRPr="000E2622" w:rsidRDefault="00CB5C04" w:rsidP="00C63909">
            <w:pPr>
              <w:jc w:val="center"/>
              <w:rPr>
                <w:moveTo w:id="4147" w:author="Micah Freedman" w:date="2022-03-11T15:01:00Z"/>
                <w:rFonts w:ascii="Arial" w:hAnsi="Arial" w:cs="Arial"/>
                <w:sz w:val="20"/>
                <w:szCs w:val="20"/>
              </w:rPr>
            </w:pPr>
            <w:moveTo w:id="4148"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692077B0" w14:textId="77777777" w:rsidR="00CB5C04" w:rsidRPr="000E2622" w:rsidRDefault="00CB5C04" w:rsidP="00C63909">
            <w:pPr>
              <w:jc w:val="center"/>
              <w:rPr>
                <w:moveTo w:id="4149" w:author="Micah Freedman" w:date="2022-03-11T15:01:00Z"/>
                <w:rFonts w:ascii="Arial" w:hAnsi="Arial" w:cs="Arial"/>
                <w:sz w:val="20"/>
                <w:szCs w:val="20"/>
              </w:rPr>
            </w:pPr>
            <w:moveTo w:id="4150"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1D9C8E7B" w14:textId="77777777" w:rsidR="00CB5C04" w:rsidRPr="000E2622" w:rsidRDefault="00CB5C04" w:rsidP="00C63909">
            <w:pPr>
              <w:jc w:val="center"/>
              <w:rPr>
                <w:moveTo w:id="4151" w:author="Micah Freedman" w:date="2022-03-11T15:01:00Z"/>
                <w:rFonts w:ascii="Arial" w:hAnsi="Arial" w:cs="Arial"/>
                <w:sz w:val="20"/>
                <w:szCs w:val="20"/>
              </w:rPr>
            </w:pPr>
            <w:moveTo w:id="4152" w:author="Micah Freedman" w:date="2022-03-11T15:01:00Z">
              <w:r w:rsidRPr="000E2622">
                <w:rPr>
                  <w:rFonts w:ascii="Arial" w:hAnsi="Arial" w:cs="Arial"/>
                  <w:sz w:val="20"/>
                  <w:szCs w:val="20"/>
                </w:rPr>
                <w:t>2</w:t>
              </w:r>
            </w:moveTo>
          </w:p>
        </w:tc>
        <w:tc>
          <w:tcPr>
            <w:tcW w:w="930" w:type="dxa"/>
            <w:tcBorders>
              <w:top w:val="nil"/>
              <w:left w:val="nil"/>
              <w:bottom w:val="nil"/>
              <w:right w:val="single" w:sz="4" w:space="0" w:color="auto"/>
            </w:tcBorders>
            <w:vAlign w:val="center"/>
          </w:tcPr>
          <w:p w14:paraId="1A12BB9C" w14:textId="77777777" w:rsidR="00CB5C04" w:rsidRPr="000E2622" w:rsidRDefault="00CB5C04" w:rsidP="00C63909">
            <w:pPr>
              <w:jc w:val="center"/>
              <w:rPr>
                <w:moveTo w:id="4153" w:author="Micah Freedman" w:date="2022-03-11T15:01:00Z"/>
                <w:rFonts w:ascii="Arial" w:hAnsi="Arial" w:cs="Arial"/>
                <w:sz w:val="20"/>
                <w:szCs w:val="20"/>
              </w:rPr>
            </w:pPr>
            <w:moveTo w:id="4154" w:author="Micah Freedman" w:date="2022-03-11T15:01:00Z">
              <w:r w:rsidRPr="000E2622">
                <w:rPr>
                  <w:rFonts w:ascii="Arial" w:hAnsi="Arial" w:cs="Arial"/>
                  <w:sz w:val="20"/>
                  <w:szCs w:val="20"/>
                </w:rPr>
                <w:t>1</w:t>
              </w:r>
            </w:moveTo>
          </w:p>
        </w:tc>
        <w:tc>
          <w:tcPr>
            <w:tcW w:w="795" w:type="dxa"/>
            <w:tcBorders>
              <w:top w:val="nil"/>
              <w:left w:val="single" w:sz="4" w:space="0" w:color="auto"/>
              <w:bottom w:val="nil"/>
              <w:right w:val="single" w:sz="4" w:space="0" w:color="auto"/>
            </w:tcBorders>
            <w:vAlign w:val="center"/>
          </w:tcPr>
          <w:p w14:paraId="5BB4089E" w14:textId="77777777" w:rsidR="00CB5C04" w:rsidRPr="000E2622" w:rsidRDefault="00CB5C04" w:rsidP="00C63909">
            <w:pPr>
              <w:jc w:val="center"/>
              <w:rPr>
                <w:moveTo w:id="4155" w:author="Micah Freedman" w:date="2022-03-11T15:01:00Z"/>
                <w:rFonts w:ascii="Arial" w:hAnsi="Arial" w:cs="Arial"/>
                <w:sz w:val="20"/>
                <w:szCs w:val="20"/>
              </w:rPr>
            </w:pPr>
            <w:moveTo w:id="4156" w:author="Micah Freedman" w:date="2022-03-11T15:01:00Z">
              <w:r w:rsidRPr="000E2622">
                <w:rPr>
                  <w:rFonts w:ascii="Arial" w:hAnsi="Arial" w:cs="Arial"/>
                  <w:sz w:val="20"/>
                  <w:szCs w:val="20"/>
                </w:rPr>
                <w:t>7</w:t>
              </w:r>
            </w:moveTo>
          </w:p>
        </w:tc>
      </w:tr>
      <w:tr w:rsidR="00283350" w:rsidRPr="000E2622" w14:paraId="2C232A01" w14:textId="77777777" w:rsidTr="00C63909">
        <w:tc>
          <w:tcPr>
            <w:tcW w:w="1308" w:type="dxa"/>
            <w:vMerge/>
            <w:tcBorders>
              <w:right w:val="nil"/>
            </w:tcBorders>
            <w:vAlign w:val="center"/>
          </w:tcPr>
          <w:p w14:paraId="45EC45BA" w14:textId="77777777" w:rsidR="00CB5C04" w:rsidRPr="000E2622" w:rsidRDefault="00CB5C04" w:rsidP="00C63909">
            <w:pPr>
              <w:jc w:val="center"/>
              <w:rPr>
                <w:moveTo w:id="4157" w:author="Micah Freedman" w:date="2022-03-11T15:01:00Z"/>
                <w:rFonts w:ascii="Arial" w:hAnsi="Arial" w:cs="Arial"/>
                <w:sz w:val="20"/>
                <w:szCs w:val="20"/>
              </w:rPr>
            </w:pPr>
          </w:p>
        </w:tc>
        <w:tc>
          <w:tcPr>
            <w:tcW w:w="2000" w:type="dxa"/>
            <w:tcBorders>
              <w:top w:val="nil"/>
              <w:left w:val="nil"/>
              <w:bottom w:val="nil"/>
              <w:right w:val="nil"/>
            </w:tcBorders>
            <w:vAlign w:val="center"/>
          </w:tcPr>
          <w:p w14:paraId="143BDA26" w14:textId="77777777" w:rsidR="00CB5C04" w:rsidRPr="000E2622" w:rsidRDefault="00CB5C04" w:rsidP="00C63909">
            <w:pPr>
              <w:jc w:val="center"/>
              <w:rPr>
                <w:moveTo w:id="4158" w:author="Micah Freedman" w:date="2022-03-11T15:01:00Z"/>
                <w:rFonts w:ascii="Arial" w:hAnsi="Arial" w:cs="Arial"/>
                <w:sz w:val="20"/>
                <w:szCs w:val="20"/>
              </w:rPr>
            </w:pPr>
            <w:moveTo w:id="4159" w:author="Micah Freedman" w:date="2022-03-11T15:01:00Z">
              <w:r w:rsidRPr="000E2622">
                <w:rPr>
                  <w:rFonts w:ascii="Arial" w:hAnsi="Arial" w:cs="Arial"/>
                  <w:sz w:val="20"/>
                  <w:szCs w:val="20"/>
                </w:rPr>
                <w:t>PR_107_2018</w:t>
              </w:r>
            </w:moveTo>
          </w:p>
        </w:tc>
        <w:tc>
          <w:tcPr>
            <w:tcW w:w="908" w:type="dxa"/>
            <w:tcBorders>
              <w:top w:val="nil"/>
              <w:left w:val="nil"/>
              <w:bottom w:val="nil"/>
              <w:right w:val="nil"/>
            </w:tcBorders>
            <w:vAlign w:val="center"/>
          </w:tcPr>
          <w:p w14:paraId="572C94A8" w14:textId="77777777" w:rsidR="00CB5C04" w:rsidRPr="000E2622" w:rsidRDefault="00CB5C04" w:rsidP="00C63909">
            <w:pPr>
              <w:jc w:val="center"/>
              <w:rPr>
                <w:moveTo w:id="4160" w:author="Micah Freedman" w:date="2022-03-11T15:01:00Z"/>
                <w:rFonts w:ascii="Arial" w:hAnsi="Arial" w:cs="Arial"/>
                <w:sz w:val="20"/>
                <w:szCs w:val="20"/>
              </w:rPr>
            </w:pPr>
            <w:moveTo w:id="4161"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644FDB5A" w14:textId="77777777" w:rsidR="00CB5C04" w:rsidRPr="000E2622" w:rsidRDefault="00CB5C04" w:rsidP="00C63909">
            <w:pPr>
              <w:jc w:val="center"/>
              <w:rPr>
                <w:moveTo w:id="4162" w:author="Micah Freedman" w:date="2022-03-11T15:01:00Z"/>
                <w:rFonts w:ascii="Arial" w:hAnsi="Arial" w:cs="Arial"/>
                <w:sz w:val="20"/>
                <w:szCs w:val="20"/>
              </w:rPr>
            </w:pPr>
            <w:moveTo w:id="4163" w:author="Micah Freedman" w:date="2022-03-11T15:01:00Z">
              <w:r w:rsidRPr="000E2622">
                <w:rPr>
                  <w:rFonts w:ascii="Arial" w:hAnsi="Arial" w:cs="Arial"/>
                  <w:sz w:val="20"/>
                  <w:szCs w:val="20"/>
                </w:rPr>
                <w:t>2</w:t>
              </w:r>
            </w:moveTo>
          </w:p>
        </w:tc>
        <w:tc>
          <w:tcPr>
            <w:tcW w:w="839" w:type="dxa"/>
            <w:tcBorders>
              <w:top w:val="nil"/>
              <w:left w:val="nil"/>
              <w:bottom w:val="nil"/>
              <w:right w:val="nil"/>
            </w:tcBorders>
            <w:vAlign w:val="center"/>
          </w:tcPr>
          <w:p w14:paraId="669F023B" w14:textId="77777777" w:rsidR="00CB5C04" w:rsidRPr="000E2622" w:rsidRDefault="00CB5C04" w:rsidP="00C63909">
            <w:pPr>
              <w:jc w:val="center"/>
              <w:rPr>
                <w:moveTo w:id="4164" w:author="Micah Freedman" w:date="2022-03-11T15:01:00Z"/>
                <w:rFonts w:ascii="Arial" w:hAnsi="Arial" w:cs="Arial"/>
                <w:sz w:val="20"/>
                <w:szCs w:val="20"/>
              </w:rPr>
            </w:pPr>
            <w:moveTo w:id="4165" w:author="Micah Freedman" w:date="2022-03-11T15:01:00Z">
              <w:r w:rsidRPr="000E2622">
                <w:rPr>
                  <w:rFonts w:ascii="Arial" w:hAnsi="Arial" w:cs="Arial"/>
                  <w:sz w:val="20"/>
                  <w:szCs w:val="20"/>
                </w:rPr>
                <w:t>2</w:t>
              </w:r>
            </w:moveTo>
          </w:p>
        </w:tc>
        <w:tc>
          <w:tcPr>
            <w:tcW w:w="850" w:type="dxa"/>
            <w:tcBorders>
              <w:top w:val="nil"/>
              <w:left w:val="nil"/>
              <w:bottom w:val="nil"/>
              <w:right w:val="nil"/>
            </w:tcBorders>
            <w:vAlign w:val="center"/>
          </w:tcPr>
          <w:p w14:paraId="7D2578E8" w14:textId="77777777" w:rsidR="00CB5C04" w:rsidRPr="000E2622" w:rsidRDefault="00CB5C04" w:rsidP="00C63909">
            <w:pPr>
              <w:jc w:val="center"/>
              <w:rPr>
                <w:moveTo w:id="4166" w:author="Micah Freedman" w:date="2022-03-11T15:01:00Z"/>
                <w:rFonts w:ascii="Arial" w:hAnsi="Arial" w:cs="Arial"/>
                <w:sz w:val="20"/>
                <w:szCs w:val="20"/>
              </w:rPr>
            </w:pPr>
            <w:moveTo w:id="4167"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219C5691" w14:textId="77777777" w:rsidR="00CB5C04" w:rsidRPr="000E2622" w:rsidRDefault="00CB5C04" w:rsidP="00C63909">
            <w:pPr>
              <w:jc w:val="center"/>
              <w:rPr>
                <w:moveTo w:id="4168" w:author="Micah Freedman" w:date="2022-03-11T15:01:00Z"/>
                <w:rFonts w:ascii="Arial" w:hAnsi="Arial" w:cs="Arial"/>
                <w:sz w:val="20"/>
                <w:szCs w:val="20"/>
              </w:rPr>
            </w:pPr>
            <w:moveTo w:id="4169" w:author="Micah Freedman" w:date="2022-03-11T15:01:00Z">
              <w:r w:rsidRPr="000E2622">
                <w:rPr>
                  <w:rFonts w:ascii="Arial" w:hAnsi="Arial" w:cs="Arial"/>
                  <w:sz w:val="20"/>
                  <w:szCs w:val="20"/>
                </w:rPr>
                <w:t>2</w:t>
              </w:r>
            </w:moveTo>
          </w:p>
        </w:tc>
        <w:tc>
          <w:tcPr>
            <w:tcW w:w="930" w:type="dxa"/>
            <w:tcBorders>
              <w:top w:val="nil"/>
              <w:left w:val="nil"/>
              <w:bottom w:val="nil"/>
              <w:right w:val="single" w:sz="4" w:space="0" w:color="auto"/>
            </w:tcBorders>
            <w:vAlign w:val="center"/>
          </w:tcPr>
          <w:p w14:paraId="05B1BCF0" w14:textId="77777777" w:rsidR="00CB5C04" w:rsidRPr="000E2622" w:rsidRDefault="00CB5C04" w:rsidP="00C63909">
            <w:pPr>
              <w:jc w:val="center"/>
              <w:rPr>
                <w:moveTo w:id="4170" w:author="Micah Freedman" w:date="2022-03-11T15:01:00Z"/>
                <w:rFonts w:ascii="Arial" w:hAnsi="Arial" w:cs="Arial"/>
                <w:sz w:val="20"/>
                <w:szCs w:val="20"/>
              </w:rPr>
            </w:pPr>
            <w:moveTo w:id="4171" w:author="Micah Freedman" w:date="2022-03-11T15:01:00Z">
              <w:r w:rsidRPr="000E2622">
                <w:rPr>
                  <w:rFonts w:ascii="Arial" w:hAnsi="Arial" w:cs="Arial"/>
                  <w:sz w:val="20"/>
                  <w:szCs w:val="20"/>
                </w:rPr>
                <w:t>2</w:t>
              </w:r>
            </w:moveTo>
          </w:p>
        </w:tc>
        <w:tc>
          <w:tcPr>
            <w:tcW w:w="795" w:type="dxa"/>
            <w:tcBorders>
              <w:top w:val="nil"/>
              <w:left w:val="single" w:sz="4" w:space="0" w:color="auto"/>
              <w:bottom w:val="nil"/>
              <w:right w:val="single" w:sz="4" w:space="0" w:color="auto"/>
            </w:tcBorders>
            <w:vAlign w:val="center"/>
          </w:tcPr>
          <w:p w14:paraId="0EAA08E0" w14:textId="77777777" w:rsidR="00CB5C04" w:rsidRPr="000E2622" w:rsidRDefault="00CB5C04" w:rsidP="00C63909">
            <w:pPr>
              <w:jc w:val="center"/>
              <w:rPr>
                <w:moveTo w:id="4172" w:author="Micah Freedman" w:date="2022-03-11T15:01:00Z"/>
                <w:rFonts w:ascii="Arial" w:hAnsi="Arial" w:cs="Arial"/>
                <w:sz w:val="20"/>
                <w:szCs w:val="20"/>
              </w:rPr>
            </w:pPr>
            <w:moveTo w:id="4173" w:author="Micah Freedman" w:date="2022-03-11T15:01:00Z">
              <w:r w:rsidRPr="000E2622">
                <w:rPr>
                  <w:rFonts w:ascii="Arial" w:hAnsi="Arial" w:cs="Arial"/>
                  <w:sz w:val="20"/>
                  <w:szCs w:val="20"/>
                </w:rPr>
                <w:t>9</w:t>
              </w:r>
            </w:moveTo>
          </w:p>
        </w:tc>
      </w:tr>
      <w:tr w:rsidR="00283350" w:rsidRPr="000E2622" w14:paraId="00746805" w14:textId="77777777" w:rsidTr="00C63909">
        <w:tc>
          <w:tcPr>
            <w:tcW w:w="1308" w:type="dxa"/>
            <w:vMerge/>
            <w:tcBorders>
              <w:right w:val="nil"/>
            </w:tcBorders>
            <w:vAlign w:val="center"/>
          </w:tcPr>
          <w:p w14:paraId="5C0F3DC8" w14:textId="77777777" w:rsidR="00CB5C04" w:rsidRPr="000E2622" w:rsidRDefault="00CB5C04" w:rsidP="00C63909">
            <w:pPr>
              <w:jc w:val="center"/>
              <w:rPr>
                <w:moveTo w:id="4174" w:author="Micah Freedman" w:date="2022-03-11T15:01:00Z"/>
                <w:rFonts w:ascii="Arial" w:hAnsi="Arial" w:cs="Arial"/>
                <w:sz w:val="20"/>
                <w:szCs w:val="20"/>
              </w:rPr>
            </w:pPr>
          </w:p>
        </w:tc>
        <w:tc>
          <w:tcPr>
            <w:tcW w:w="2000" w:type="dxa"/>
            <w:tcBorders>
              <w:top w:val="nil"/>
              <w:left w:val="nil"/>
              <w:bottom w:val="nil"/>
              <w:right w:val="nil"/>
            </w:tcBorders>
            <w:vAlign w:val="center"/>
          </w:tcPr>
          <w:p w14:paraId="4FC1FE31" w14:textId="77777777" w:rsidR="00CB5C04" w:rsidRPr="000E2622" w:rsidRDefault="00CB5C04" w:rsidP="00C63909">
            <w:pPr>
              <w:jc w:val="center"/>
              <w:rPr>
                <w:moveTo w:id="4175" w:author="Micah Freedman" w:date="2022-03-11T15:01:00Z"/>
                <w:rFonts w:ascii="Arial" w:hAnsi="Arial" w:cs="Arial"/>
                <w:sz w:val="20"/>
                <w:szCs w:val="20"/>
              </w:rPr>
            </w:pPr>
            <w:moveTo w:id="4176" w:author="Micah Freedman" w:date="2022-03-11T15:01:00Z">
              <w:r w:rsidRPr="000E2622">
                <w:rPr>
                  <w:rFonts w:ascii="Arial" w:hAnsi="Arial" w:cs="Arial"/>
                  <w:sz w:val="20"/>
                  <w:szCs w:val="20"/>
                </w:rPr>
                <w:t>PR_109_2018</w:t>
              </w:r>
            </w:moveTo>
          </w:p>
        </w:tc>
        <w:tc>
          <w:tcPr>
            <w:tcW w:w="908" w:type="dxa"/>
            <w:tcBorders>
              <w:top w:val="nil"/>
              <w:left w:val="nil"/>
              <w:bottom w:val="nil"/>
              <w:right w:val="nil"/>
            </w:tcBorders>
            <w:vAlign w:val="center"/>
          </w:tcPr>
          <w:p w14:paraId="60418427" w14:textId="77777777" w:rsidR="00CB5C04" w:rsidRPr="000E2622" w:rsidRDefault="00CB5C04" w:rsidP="00C63909">
            <w:pPr>
              <w:jc w:val="center"/>
              <w:rPr>
                <w:moveTo w:id="4177" w:author="Micah Freedman" w:date="2022-03-11T15:01:00Z"/>
                <w:rFonts w:ascii="Arial" w:hAnsi="Arial" w:cs="Arial"/>
                <w:sz w:val="20"/>
                <w:szCs w:val="20"/>
              </w:rPr>
            </w:pPr>
            <w:moveTo w:id="4178" w:author="Micah Freedman" w:date="2022-03-11T15:01:00Z">
              <w:r w:rsidRPr="000E2622">
                <w:rPr>
                  <w:rFonts w:ascii="Arial" w:hAnsi="Arial" w:cs="Arial"/>
                  <w:sz w:val="20"/>
                  <w:szCs w:val="20"/>
                </w:rPr>
                <w:t>2</w:t>
              </w:r>
            </w:moveTo>
          </w:p>
        </w:tc>
        <w:tc>
          <w:tcPr>
            <w:tcW w:w="871" w:type="dxa"/>
            <w:tcBorders>
              <w:top w:val="nil"/>
              <w:left w:val="nil"/>
              <w:bottom w:val="nil"/>
              <w:right w:val="nil"/>
            </w:tcBorders>
            <w:vAlign w:val="center"/>
          </w:tcPr>
          <w:p w14:paraId="4C77AAA7" w14:textId="77777777" w:rsidR="00CB5C04" w:rsidRPr="000E2622" w:rsidRDefault="00CB5C04" w:rsidP="00C63909">
            <w:pPr>
              <w:jc w:val="center"/>
              <w:rPr>
                <w:moveTo w:id="4179" w:author="Micah Freedman" w:date="2022-03-11T15:01:00Z"/>
                <w:rFonts w:ascii="Arial" w:hAnsi="Arial" w:cs="Arial"/>
                <w:sz w:val="20"/>
                <w:szCs w:val="20"/>
              </w:rPr>
            </w:pPr>
            <w:moveTo w:id="4180" w:author="Micah Freedman" w:date="2022-03-11T15:01:00Z">
              <w:r w:rsidRPr="000E2622">
                <w:rPr>
                  <w:rFonts w:ascii="Arial" w:hAnsi="Arial" w:cs="Arial"/>
                  <w:sz w:val="20"/>
                  <w:szCs w:val="20"/>
                </w:rPr>
                <w:t>0</w:t>
              </w:r>
            </w:moveTo>
          </w:p>
        </w:tc>
        <w:tc>
          <w:tcPr>
            <w:tcW w:w="839" w:type="dxa"/>
            <w:tcBorders>
              <w:top w:val="nil"/>
              <w:left w:val="nil"/>
              <w:bottom w:val="nil"/>
              <w:right w:val="nil"/>
            </w:tcBorders>
            <w:vAlign w:val="center"/>
          </w:tcPr>
          <w:p w14:paraId="25DAA462" w14:textId="77777777" w:rsidR="00CB5C04" w:rsidRPr="000E2622" w:rsidRDefault="00CB5C04" w:rsidP="00C63909">
            <w:pPr>
              <w:jc w:val="center"/>
              <w:rPr>
                <w:moveTo w:id="4181" w:author="Micah Freedman" w:date="2022-03-11T15:01:00Z"/>
                <w:rFonts w:ascii="Arial" w:hAnsi="Arial" w:cs="Arial"/>
                <w:sz w:val="20"/>
                <w:szCs w:val="20"/>
              </w:rPr>
            </w:pPr>
            <w:moveTo w:id="4182"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4FE103AA" w14:textId="77777777" w:rsidR="00CB5C04" w:rsidRPr="000E2622" w:rsidRDefault="00CB5C04" w:rsidP="00C63909">
            <w:pPr>
              <w:jc w:val="center"/>
              <w:rPr>
                <w:moveTo w:id="4183" w:author="Micah Freedman" w:date="2022-03-11T15:01:00Z"/>
                <w:rFonts w:ascii="Arial" w:hAnsi="Arial" w:cs="Arial"/>
                <w:sz w:val="20"/>
                <w:szCs w:val="20"/>
              </w:rPr>
            </w:pPr>
            <w:moveTo w:id="4184"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06567637" w14:textId="77777777" w:rsidR="00CB5C04" w:rsidRPr="000E2622" w:rsidRDefault="00CB5C04" w:rsidP="00C63909">
            <w:pPr>
              <w:jc w:val="center"/>
              <w:rPr>
                <w:moveTo w:id="4185" w:author="Micah Freedman" w:date="2022-03-11T15:01:00Z"/>
                <w:rFonts w:ascii="Arial" w:hAnsi="Arial" w:cs="Arial"/>
                <w:sz w:val="20"/>
                <w:szCs w:val="20"/>
              </w:rPr>
            </w:pPr>
            <w:moveTo w:id="4186"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3E01CD35" w14:textId="77777777" w:rsidR="00CB5C04" w:rsidRPr="000E2622" w:rsidRDefault="00CB5C04" w:rsidP="00C63909">
            <w:pPr>
              <w:jc w:val="center"/>
              <w:rPr>
                <w:moveTo w:id="4187" w:author="Micah Freedman" w:date="2022-03-11T15:01:00Z"/>
                <w:rFonts w:ascii="Arial" w:hAnsi="Arial" w:cs="Arial"/>
                <w:sz w:val="20"/>
                <w:szCs w:val="20"/>
              </w:rPr>
            </w:pPr>
            <w:moveTo w:id="4188" w:author="Micah Freedman" w:date="2022-03-11T15:01:00Z">
              <w:r w:rsidRPr="000E2622">
                <w:rPr>
                  <w:rFonts w:ascii="Arial" w:hAnsi="Arial" w:cs="Arial"/>
                  <w:sz w:val="20"/>
                  <w:szCs w:val="20"/>
                </w:rPr>
                <w:t>1</w:t>
              </w:r>
            </w:moveTo>
          </w:p>
        </w:tc>
        <w:tc>
          <w:tcPr>
            <w:tcW w:w="795" w:type="dxa"/>
            <w:tcBorders>
              <w:top w:val="nil"/>
              <w:left w:val="single" w:sz="4" w:space="0" w:color="auto"/>
              <w:bottom w:val="nil"/>
              <w:right w:val="single" w:sz="4" w:space="0" w:color="auto"/>
            </w:tcBorders>
            <w:vAlign w:val="center"/>
          </w:tcPr>
          <w:p w14:paraId="662A510E" w14:textId="77777777" w:rsidR="00CB5C04" w:rsidRPr="000E2622" w:rsidRDefault="00CB5C04" w:rsidP="00C63909">
            <w:pPr>
              <w:jc w:val="center"/>
              <w:rPr>
                <w:moveTo w:id="4189" w:author="Micah Freedman" w:date="2022-03-11T15:01:00Z"/>
                <w:rFonts w:ascii="Arial" w:hAnsi="Arial" w:cs="Arial"/>
                <w:sz w:val="20"/>
                <w:szCs w:val="20"/>
              </w:rPr>
            </w:pPr>
            <w:moveTo w:id="4190" w:author="Micah Freedman" w:date="2022-03-11T15:01:00Z">
              <w:r w:rsidRPr="000E2622">
                <w:rPr>
                  <w:rFonts w:ascii="Arial" w:hAnsi="Arial" w:cs="Arial"/>
                  <w:sz w:val="20"/>
                  <w:szCs w:val="20"/>
                </w:rPr>
                <w:t>4</w:t>
              </w:r>
            </w:moveTo>
          </w:p>
        </w:tc>
      </w:tr>
      <w:tr w:rsidR="00283350" w:rsidRPr="000E2622" w14:paraId="7129F653" w14:textId="77777777" w:rsidTr="00C63909">
        <w:tc>
          <w:tcPr>
            <w:tcW w:w="1308" w:type="dxa"/>
            <w:vMerge/>
            <w:tcBorders>
              <w:right w:val="nil"/>
            </w:tcBorders>
            <w:vAlign w:val="center"/>
          </w:tcPr>
          <w:p w14:paraId="0CC74ACE" w14:textId="77777777" w:rsidR="00CB5C04" w:rsidRPr="000E2622" w:rsidRDefault="00CB5C04" w:rsidP="00C63909">
            <w:pPr>
              <w:jc w:val="center"/>
              <w:rPr>
                <w:moveTo w:id="4191" w:author="Micah Freedman" w:date="2022-03-11T15:01:00Z"/>
                <w:rFonts w:ascii="Arial" w:hAnsi="Arial" w:cs="Arial"/>
                <w:sz w:val="20"/>
                <w:szCs w:val="20"/>
              </w:rPr>
            </w:pPr>
          </w:p>
        </w:tc>
        <w:tc>
          <w:tcPr>
            <w:tcW w:w="2000" w:type="dxa"/>
            <w:tcBorders>
              <w:top w:val="nil"/>
              <w:left w:val="nil"/>
              <w:bottom w:val="nil"/>
              <w:right w:val="nil"/>
            </w:tcBorders>
            <w:vAlign w:val="center"/>
          </w:tcPr>
          <w:p w14:paraId="548D8326" w14:textId="77777777" w:rsidR="00CB5C04" w:rsidRPr="000E2622" w:rsidRDefault="00CB5C04" w:rsidP="00C63909">
            <w:pPr>
              <w:jc w:val="center"/>
              <w:rPr>
                <w:moveTo w:id="4192" w:author="Micah Freedman" w:date="2022-03-11T15:01:00Z"/>
                <w:rFonts w:ascii="Arial" w:hAnsi="Arial" w:cs="Arial"/>
                <w:sz w:val="20"/>
                <w:szCs w:val="20"/>
              </w:rPr>
            </w:pPr>
            <w:moveTo w:id="4193" w:author="Micah Freedman" w:date="2022-03-11T15:01:00Z">
              <w:r w:rsidRPr="000E2622">
                <w:rPr>
                  <w:rFonts w:ascii="Arial" w:hAnsi="Arial" w:cs="Arial"/>
                  <w:sz w:val="20"/>
                  <w:szCs w:val="20"/>
                </w:rPr>
                <w:t>PR_111_2018</w:t>
              </w:r>
            </w:moveTo>
          </w:p>
        </w:tc>
        <w:tc>
          <w:tcPr>
            <w:tcW w:w="908" w:type="dxa"/>
            <w:tcBorders>
              <w:top w:val="nil"/>
              <w:left w:val="nil"/>
              <w:bottom w:val="nil"/>
              <w:right w:val="nil"/>
            </w:tcBorders>
            <w:vAlign w:val="center"/>
          </w:tcPr>
          <w:p w14:paraId="53ED24A1" w14:textId="77777777" w:rsidR="00CB5C04" w:rsidRPr="000E2622" w:rsidRDefault="00CB5C04" w:rsidP="00C63909">
            <w:pPr>
              <w:jc w:val="center"/>
              <w:rPr>
                <w:moveTo w:id="4194" w:author="Micah Freedman" w:date="2022-03-11T15:01:00Z"/>
                <w:rFonts w:ascii="Arial" w:hAnsi="Arial" w:cs="Arial"/>
                <w:sz w:val="20"/>
                <w:szCs w:val="20"/>
              </w:rPr>
            </w:pPr>
            <w:moveTo w:id="4195" w:author="Micah Freedman" w:date="2022-03-11T15:01:00Z">
              <w:r w:rsidRPr="000E2622">
                <w:rPr>
                  <w:rFonts w:ascii="Arial" w:hAnsi="Arial" w:cs="Arial"/>
                  <w:sz w:val="20"/>
                  <w:szCs w:val="20"/>
                </w:rPr>
                <w:t>2</w:t>
              </w:r>
            </w:moveTo>
          </w:p>
        </w:tc>
        <w:tc>
          <w:tcPr>
            <w:tcW w:w="871" w:type="dxa"/>
            <w:tcBorders>
              <w:top w:val="nil"/>
              <w:left w:val="nil"/>
              <w:bottom w:val="nil"/>
              <w:right w:val="nil"/>
            </w:tcBorders>
            <w:vAlign w:val="center"/>
          </w:tcPr>
          <w:p w14:paraId="4BA31226" w14:textId="77777777" w:rsidR="00CB5C04" w:rsidRPr="000E2622" w:rsidRDefault="00CB5C04" w:rsidP="00C63909">
            <w:pPr>
              <w:jc w:val="center"/>
              <w:rPr>
                <w:moveTo w:id="4196" w:author="Micah Freedman" w:date="2022-03-11T15:01:00Z"/>
                <w:rFonts w:ascii="Arial" w:hAnsi="Arial" w:cs="Arial"/>
                <w:sz w:val="20"/>
                <w:szCs w:val="20"/>
              </w:rPr>
            </w:pPr>
            <w:moveTo w:id="4197" w:author="Micah Freedman" w:date="2022-03-11T15:01:00Z">
              <w:r w:rsidRPr="000E2622">
                <w:rPr>
                  <w:rFonts w:ascii="Arial" w:hAnsi="Arial" w:cs="Arial"/>
                  <w:sz w:val="20"/>
                  <w:szCs w:val="20"/>
                </w:rPr>
                <w:t>2</w:t>
              </w:r>
            </w:moveTo>
          </w:p>
        </w:tc>
        <w:tc>
          <w:tcPr>
            <w:tcW w:w="839" w:type="dxa"/>
            <w:tcBorders>
              <w:top w:val="nil"/>
              <w:left w:val="nil"/>
              <w:bottom w:val="nil"/>
              <w:right w:val="nil"/>
            </w:tcBorders>
            <w:vAlign w:val="center"/>
          </w:tcPr>
          <w:p w14:paraId="49FC1797" w14:textId="77777777" w:rsidR="00CB5C04" w:rsidRPr="000E2622" w:rsidRDefault="00CB5C04" w:rsidP="00C63909">
            <w:pPr>
              <w:jc w:val="center"/>
              <w:rPr>
                <w:moveTo w:id="4198" w:author="Micah Freedman" w:date="2022-03-11T15:01:00Z"/>
                <w:rFonts w:ascii="Arial" w:hAnsi="Arial" w:cs="Arial"/>
                <w:sz w:val="20"/>
                <w:szCs w:val="20"/>
              </w:rPr>
            </w:pPr>
            <w:moveTo w:id="4199" w:author="Micah Freedman" w:date="2022-03-11T15:01:00Z">
              <w:r w:rsidRPr="000E2622">
                <w:rPr>
                  <w:rFonts w:ascii="Arial" w:hAnsi="Arial" w:cs="Arial"/>
                  <w:sz w:val="20"/>
                  <w:szCs w:val="20"/>
                </w:rPr>
                <w:t>2</w:t>
              </w:r>
            </w:moveTo>
          </w:p>
        </w:tc>
        <w:tc>
          <w:tcPr>
            <w:tcW w:w="850" w:type="dxa"/>
            <w:tcBorders>
              <w:top w:val="nil"/>
              <w:left w:val="nil"/>
              <w:bottom w:val="nil"/>
              <w:right w:val="nil"/>
            </w:tcBorders>
            <w:vAlign w:val="center"/>
          </w:tcPr>
          <w:p w14:paraId="6721E940" w14:textId="77777777" w:rsidR="00CB5C04" w:rsidRPr="000E2622" w:rsidRDefault="00CB5C04" w:rsidP="00C63909">
            <w:pPr>
              <w:jc w:val="center"/>
              <w:rPr>
                <w:moveTo w:id="4200" w:author="Micah Freedman" w:date="2022-03-11T15:01:00Z"/>
                <w:rFonts w:ascii="Arial" w:hAnsi="Arial" w:cs="Arial"/>
                <w:sz w:val="20"/>
                <w:szCs w:val="20"/>
              </w:rPr>
            </w:pPr>
            <w:moveTo w:id="4201" w:author="Micah Freedman" w:date="2022-03-11T15:01:00Z">
              <w:r w:rsidRPr="000E2622">
                <w:rPr>
                  <w:rFonts w:ascii="Arial" w:hAnsi="Arial" w:cs="Arial"/>
                  <w:sz w:val="20"/>
                  <w:szCs w:val="20"/>
                </w:rPr>
                <w:t>2</w:t>
              </w:r>
            </w:moveTo>
          </w:p>
        </w:tc>
        <w:tc>
          <w:tcPr>
            <w:tcW w:w="852" w:type="dxa"/>
            <w:tcBorders>
              <w:top w:val="nil"/>
              <w:left w:val="nil"/>
              <w:bottom w:val="nil"/>
              <w:right w:val="nil"/>
            </w:tcBorders>
            <w:vAlign w:val="center"/>
          </w:tcPr>
          <w:p w14:paraId="1AFE1D96" w14:textId="77777777" w:rsidR="00CB5C04" w:rsidRPr="000E2622" w:rsidRDefault="00CB5C04" w:rsidP="00C63909">
            <w:pPr>
              <w:jc w:val="center"/>
              <w:rPr>
                <w:moveTo w:id="4202" w:author="Micah Freedman" w:date="2022-03-11T15:01:00Z"/>
                <w:rFonts w:ascii="Arial" w:hAnsi="Arial" w:cs="Arial"/>
                <w:sz w:val="20"/>
                <w:szCs w:val="20"/>
              </w:rPr>
            </w:pPr>
            <w:moveTo w:id="4203" w:author="Micah Freedman" w:date="2022-03-11T15:01:00Z">
              <w:r w:rsidRPr="000E2622">
                <w:rPr>
                  <w:rFonts w:ascii="Arial" w:hAnsi="Arial" w:cs="Arial"/>
                  <w:sz w:val="20"/>
                  <w:szCs w:val="20"/>
                </w:rPr>
                <w:t>2</w:t>
              </w:r>
            </w:moveTo>
          </w:p>
        </w:tc>
        <w:tc>
          <w:tcPr>
            <w:tcW w:w="930" w:type="dxa"/>
            <w:tcBorders>
              <w:top w:val="nil"/>
              <w:left w:val="nil"/>
              <w:bottom w:val="nil"/>
              <w:right w:val="single" w:sz="4" w:space="0" w:color="auto"/>
            </w:tcBorders>
            <w:vAlign w:val="center"/>
          </w:tcPr>
          <w:p w14:paraId="21C1B519" w14:textId="77777777" w:rsidR="00CB5C04" w:rsidRPr="000E2622" w:rsidRDefault="00CB5C04" w:rsidP="00C63909">
            <w:pPr>
              <w:jc w:val="center"/>
              <w:rPr>
                <w:moveTo w:id="4204" w:author="Micah Freedman" w:date="2022-03-11T15:01:00Z"/>
                <w:rFonts w:ascii="Arial" w:hAnsi="Arial" w:cs="Arial"/>
                <w:sz w:val="20"/>
                <w:szCs w:val="20"/>
              </w:rPr>
            </w:pPr>
            <w:moveTo w:id="4205" w:author="Micah Freedman" w:date="2022-03-11T15:01:00Z">
              <w:r w:rsidRPr="000E2622">
                <w:rPr>
                  <w:rFonts w:ascii="Arial" w:hAnsi="Arial" w:cs="Arial"/>
                  <w:sz w:val="20"/>
                  <w:szCs w:val="20"/>
                </w:rPr>
                <w:t>2</w:t>
              </w:r>
            </w:moveTo>
          </w:p>
        </w:tc>
        <w:tc>
          <w:tcPr>
            <w:tcW w:w="795" w:type="dxa"/>
            <w:tcBorders>
              <w:top w:val="nil"/>
              <w:left w:val="single" w:sz="4" w:space="0" w:color="auto"/>
              <w:bottom w:val="nil"/>
              <w:right w:val="single" w:sz="4" w:space="0" w:color="auto"/>
            </w:tcBorders>
            <w:vAlign w:val="center"/>
          </w:tcPr>
          <w:p w14:paraId="1F4D3D00" w14:textId="77777777" w:rsidR="00CB5C04" w:rsidRPr="000E2622" w:rsidRDefault="00CB5C04" w:rsidP="00C63909">
            <w:pPr>
              <w:jc w:val="center"/>
              <w:rPr>
                <w:moveTo w:id="4206" w:author="Micah Freedman" w:date="2022-03-11T15:01:00Z"/>
                <w:rFonts w:ascii="Arial" w:hAnsi="Arial" w:cs="Arial"/>
                <w:sz w:val="20"/>
                <w:szCs w:val="20"/>
              </w:rPr>
            </w:pPr>
            <w:moveTo w:id="4207" w:author="Micah Freedman" w:date="2022-03-11T15:01:00Z">
              <w:r w:rsidRPr="000E2622">
                <w:rPr>
                  <w:rFonts w:ascii="Arial" w:hAnsi="Arial" w:cs="Arial"/>
                  <w:sz w:val="20"/>
                  <w:szCs w:val="20"/>
                </w:rPr>
                <w:t>12</w:t>
              </w:r>
            </w:moveTo>
          </w:p>
        </w:tc>
      </w:tr>
      <w:tr w:rsidR="00283350" w:rsidRPr="000E2622" w14:paraId="5FC6E415" w14:textId="77777777" w:rsidTr="00C63909">
        <w:tc>
          <w:tcPr>
            <w:tcW w:w="1308" w:type="dxa"/>
            <w:vMerge/>
            <w:tcBorders>
              <w:right w:val="nil"/>
            </w:tcBorders>
            <w:vAlign w:val="center"/>
          </w:tcPr>
          <w:p w14:paraId="71DBB95F" w14:textId="77777777" w:rsidR="00CB5C04" w:rsidRPr="000E2622" w:rsidRDefault="00CB5C04" w:rsidP="00C63909">
            <w:pPr>
              <w:jc w:val="center"/>
              <w:rPr>
                <w:moveTo w:id="4208" w:author="Micah Freedman" w:date="2022-03-11T15:01:00Z"/>
                <w:rFonts w:ascii="Arial" w:hAnsi="Arial" w:cs="Arial"/>
                <w:sz w:val="20"/>
                <w:szCs w:val="20"/>
              </w:rPr>
            </w:pPr>
          </w:p>
        </w:tc>
        <w:tc>
          <w:tcPr>
            <w:tcW w:w="2000" w:type="dxa"/>
            <w:tcBorders>
              <w:top w:val="nil"/>
              <w:left w:val="nil"/>
              <w:bottom w:val="nil"/>
              <w:right w:val="nil"/>
            </w:tcBorders>
            <w:vAlign w:val="center"/>
          </w:tcPr>
          <w:p w14:paraId="15636F05" w14:textId="77777777" w:rsidR="00CB5C04" w:rsidRPr="000E2622" w:rsidRDefault="00CB5C04" w:rsidP="00C63909">
            <w:pPr>
              <w:jc w:val="center"/>
              <w:rPr>
                <w:moveTo w:id="4209" w:author="Micah Freedman" w:date="2022-03-11T15:01:00Z"/>
                <w:rFonts w:ascii="Arial" w:hAnsi="Arial" w:cs="Arial"/>
                <w:sz w:val="20"/>
                <w:szCs w:val="20"/>
              </w:rPr>
            </w:pPr>
            <w:moveTo w:id="4210" w:author="Micah Freedman" w:date="2022-03-11T15:01:00Z">
              <w:r w:rsidRPr="000E2622">
                <w:rPr>
                  <w:rFonts w:ascii="Arial" w:hAnsi="Arial" w:cs="Arial"/>
                  <w:sz w:val="20"/>
                  <w:szCs w:val="20"/>
                </w:rPr>
                <w:t>PR_112_2018</w:t>
              </w:r>
            </w:moveTo>
          </w:p>
        </w:tc>
        <w:tc>
          <w:tcPr>
            <w:tcW w:w="908" w:type="dxa"/>
            <w:tcBorders>
              <w:top w:val="nil"/>
              <w:left w:val="nil"/>
              <w:bottom w:val="nil"/>
              <w:right w:val="nil"/>
            </w:tcBorders>
            <w:vAlign w:val="center"/>
          </w:tcPr>
          <w:p w14:paraId="22A6CFE3" w14:textId="77777777" w:rsidR="00CB5C04" w:rsidRPr="000E2622" w:rsidRDefault="00CB5C04" w:rsidP="00C63909">
            <w:pPr>
              <w:jc w:val="center"/>
              <w:rPr>
                <w:moveTo w:id="4211" w:author="Micah Freedman" w:date="2022-03-11T15:01:00Z"/>
                <w:rFonts w:ascii="Arial" w:hAnsi="Arial" w:cs="Arial"/>
                <w:sz w:val="20"/>
                <w:szCs w:val="20"/>
              </w:rPr>
            </w:pPr>
            <w:moveTo w:id="4212" w:author="Micah Freedman" w:date="2022-03-11T15:01:00Z">
              <w:r w:rsidRPr="000E2622">
                <w:rPr>
                  <w:rFonts w:ascii="Arial" w:hAnsi="Arial" w:cs="Arial"/>
                  <w:sz w:val="20"/>
                  <w:szCs w:val="20"/>
                </w:rPr>
                <w:t>2</w:t>
              </w:r>
            </w:moveTo>
          </w:p>
        </w:tc>
        <w:tc>
          <w:tcPr>
            <w:tcW w:w="871" w:type="dxa"/>
            <w:tcBorders>
              <w:top w:val="nil"/>
              <w:left w:val="nil"/>
              <w:bottom w:val="nil"/>
              <w:right w:val="nil"/>
            </w:tcBorders>
            <w:vAlign w:val="center"/>
          </w:tcPr>
          <w:p w14:paraId="7481EC5D" w14:textId="77777777" w:rsidR="00CB5C04" w:rsidRPr="000E2622" w:rsidRDefault="00CB5C04" w:rsidP="00C63909">
            <w:pPr>
              <w:jc w:val="center"/>
              <w:rPr>
                <w:moveTo w:id="4213" w:author="Micah Freedman" w:date="2022-03-11T15:01:00Z"/>
                <w:rFonts w:ascii="Arial" w:hAnsi="Arial" w:cs="Arial"/>
                <w:sz w:val="20"/>
                <w:szCs w:val="20"/>
              </w:rPr>
            </w:pPr>
            <w:moveTo w:id="4214" w:author="Micah Freedman" w:date="2022-03-11T15:01:00Z">
              <w:r w:rsidRPr="000E2622">
                <w:rPr>
                  <w:rFonts w:ascii="Arial" w:hAnsi="Arial" w:cs="Arial"/>
                  <w:sz w:val="20"/>
                  <w:szCs w:val="20"/>
                </w:rPr>
                <w:t>2</w:t>
              </w:r>
            </w:moveTo>
          </w:p>
        </w:tc>
        <w:tc>
          <w:tcPr>
            <w:tcW w:w="839" w:type="dxa"/>
            <w:tcBorders>
              <w:top w:val="nil"/>
              <w:left w:val="nil"/>
              <w:bottom w:val="nil"/>
              <w:right w:val="nil"/>
            </w:tcBorders>
            <w:vAlign w:val="center"/>
          </w:tcPr>
          <w:p w14:paraId="37558EC4" w14:textId="77777777" w:rsidR="00CB5C04" w:rsidRPr="000E2622" w:rsidRDefault="00CB5C04" w:rsidP="00C63909">
            <w:pPr>
              <w:jc w:val="center"/>
              <w:rPr>
                <w:moveTo w:id="4215" w:author="Micah Freedman" w:date="2022-03-11T15:01:00Z"/>
                <w:rFonts w:ascii="Arial" w:hAnsi="Arial" w:cs="Arial"/>
                <w:sz w:val="20"/>
                <w:szCs w:val="20"/>
              </w:rPr>
            </w:pPr>
            <w:moveTo w:id="4216" w:author="Micah Freedman" w:date="2022-03-11T15:01:00Z">
              <w:r w:rsidRPr="000E2622">
                <w:rPr>
                  <w:rFonts w:ascii="Arial" w:hAnsi="Arial" w:cs="Arial"/>
                  <w:sz w:val="20"/>
                  <w:szCs w:val="20"/>
                </w:rPr>
                <w:t>1</w:t>
              </w:r>
            </w:moveTo>
          </w:p>
        </w:tc>
        <w:tc>
          <w:tcPr>
            <w:tcW w:w="850" w:type="dxa"/>
            <w:tcBorders>
              <w:top w:val="nil"/>
              <w:left w:val="nil"/>
              <w:bottom w:val="nil"/>
              <w:right w:val="nil"/>
            </w:tcBorders>
            <w:vAlign w:val="center"/>
          </w:tcPr>
          <w:p w14:paraId="6852CD18" w14:textId="77777777" w:rsidR="00CB5C04" w:rsidRPr="000E2622" w:rsidRDefault="00CB5C04" w:rsidP="00C63909">
            <w:pPr>
              <w:jc w:val="center"/>
              <w:rPr>
                <w:moveTo w:id="4217" w:author="Micah Freedman" w:date="2022-03-11T15:01:00Z"/>
                <w:rFonts w:ascii="Arial" w:hAnsi="Arial" w:cs="Arial"/>
                <w:sz w:val="20"/>
                <w:szCs w:val="20"/>
              </w:rPr>
            </w:pPr>
            <w:moveTo w:id="4218" w:author="Micah Freedman" w:date="2022-03-11T15:01:00Z">
              <w:r w:rsidRPr="000E2622">
                <w:rPr>
                  <w:rFonts w:ascii="Arial" w:hAnsi="Arial" w:cs="Arial"/>
                  <w:sz w:val="20"/>
                  <w:szCs w:val="20"/>
                </w:rPr>
                <w:t>2</w:t>
              </w:r>
            </w:moveTo>
          </w:p>
        </w:tc>
        <w:tc>
          <w:tcPr>
            <w:tcW w:w="852" w:type="dxa"/>
            <w:tcBorders>
              <w:top w:val="nil"/>
              <w:left w:val="nil"/>
              <w:bottom w:val="nil"/>
              <w:right w:val="nil"/>
            </w:tcBorders>
            <w:vAlign w:val="center"/>
          </w:tcPr>
          <w:p w14:paraId="4B92EE08" w14:textId="77777777" w:rsidR="00CB5C04" w:rsidRPr="000E2622" w:rsidRDefault="00CB5C04" w:rsidP="00C63909">
            <w:pPr>
              <w:jc w:val="center"/>
              <w:rPr>
                <w:moveTo w:id="4219" w:author="Micah Freedman" w:date="2022-03-11T15:01:00Z"/>
                <w:rFonts w:ascii="Arial" w:hAnsi="Arial" w:cs="Arial"/>
                <w:sz w:val="20"/>
                <w:szCs w:val="20"/>
              </w:rPr>
            </w:pPr>
            <w:moveTo w:id="4220"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5EC27A5A" w14:textId="77777777" w:rsidR="00CB5C04" w:rsidRPr="000E2622" w:rsidRDefault="00CB5C04" w:rsidP="00C63909">
            <w:pPr>
              <w:jc w:val="center"/>
              <w:rPr>
                <w:moveTo w:id="4221" w:author="Micah Freedman" w:date="2022-03-11T15:01:00Z"/>
                <w:rFonts w:ascii="Arial" w:hAnsi="Arial" w:cs="Arial"/>
                <w:sz w:val="20"/>
                <w:szCs w:val="20"/>
              </w:rPr>
            </w:pPr>
            <w:moveTo w:id="4222" w:author="Micah Freedman" w:date="2022-03-11T15:01:00Z">
              <w:r w:rsidRPr="000E2622">
                <w:rPr>
                  <w:rFonts w:ascii="Arial" w:hAnsi="Arial" w:cs="Arial"/>
                  <w:sz w:val="20"/>
                  <w:szCs w:val="20"/>
                </w:rPr>
                <w:t>1</w:t>
              </w:r>
            </w:moveTo>
          </w:p>
        </w:tc>
        <w:tc>
          <w:tcPr>
            <w:tcW w:w="795" w:type="dxa"/>
            <w:tcBorders>
              <w:top w:val="nil"/>
              <w:left w:val="single" w:sz="4" w:space="0" w:color="auto"/>
              <w:bottom w:val="nil"/>
              <w:right w:val="single" w:sz="4" w:space="0" w:color="auto"/>
            </w:tcBorders>
            <w:vAlign w:val="center"/>
          </w:tcPr>
          <w:p w14:paraId="65DCB98B" w14:textId="77777777" w:rsidR="00CB5C04" w:rsidRPr="000E2622" w:rsidRDefault="00CB5C04" w:rsidP="00C63909">
            <w:pPr>
              <w:jc w:val="center"/>
              <w:rPr>
                <w:moveTo w:id="4223" w:author="Micah Freedman" w:date="2022-03-11T15:01:00Z"/>
                <w:rFonts w:ascii="Arial" w:hAnsi="Arial" w:cs="Arial"/>
                <w:sz w:val="20"/>
                <w:szCs w:val="20"/>
              </w:rPr>
            </w:pPr>
            <w:moveTo w:id="4224" w:author="Micah Freedman" w:date="2022-03-11T15:01:00Z">
              <w:r w:rsidRPr="000E2622">
                <w:rPr>
                  <w:rFonts w:ascii="Arial" w:hAnsi="Arial" w:cs="Arial"/>
                  <w:sz w:val="20"/>
                  <w:szCs w:val="20"/>
                </w:rPr>
                <w:t>8</w:t>
              </w:r>
            </w:moveTo>
          </w:p>
        </w:tc>
      </w:tr>
      <w:tr w:rsidR="00283350" w:rsidRPr="000E2622" w14:paraId="35A98A8C" w14:textId="77777777" w:rsidTr="00C63909">
        <w:tc>
          <w:tcPr>
            <w:tcW w:w="1308" w:type="dxa"/>
            <w:vMerge/>
            <w:tcBorders>
              <w:right w:val="nil"/>
            </w:tcBorders>
            <w:vAlign w:val="center"/>
          </w:tcPr>
          <w:p w14:paraId="6C28EA9E" w14:textId="77777777" w:rsidR="00CB5C04" w:rsidRPr="000E2622" w:rsidRDefault="00CB5C04" w:rsidP="00C63909">
            <w:pPr>
              <w:jc w:val="center"/>
              <w:rPr>
                <w:moveTo w:id="4225" w:author="Micah Freedman" w:date="2022-03-11T15:01:00Z"/>
                <w:rFonts w:ascii="Arial" w:hAnsi="Arial" w:cs="Arial"/>
                <w:sz w:val="20"/>
                <w:szCs w:val="20"/>
              </w:rPr>
            </w:pPr>
          </w:p>
        </w:tc>
        <w:tc>
          <w:tcPr>
            <w:tcW w:w="2000" w:type="dxa"/>
            <w:tcBorders>
              <w:top w:val="nil"/>
              <w:left w:val="nil"/>
              <w:bottom w:val="nil"/>
              <w:right w:val="nil"/>
            </w:tcBorders>
            <w:vAlign w:val="center"/>
          </w:tcPr>
          <w:p w14:paraId="78BDAC4D" w14:textId="77777777" w:rsidR="00CB5C04" w:rsidRPr="000E2622" w:rsidRDefault="00CB5C04" w:rsidP="00C63909">
            <w:pPr>
              <w:jc w:val="center"/>
              <w:rPr>
                <w:moveTo w:id="4226" w:author="Micah Freedman" w:date="2022-03-11T15:01:00Z"/>
                <w:rFonts w:ascii="Arial" w:hAnsi="Arial" w:cs="Arial"/>
                <w:sz w:val="20"/>
                <w:szCs w:val="20"/>
              </w:rPr>
            </w:pPr>
            <w:moveTo w:id="4227" w:author="Micah Freedman" w:date="2022-03-11T15:01:00Z">
              <w:r w:rsidRPr="000E2622">
                <w:rPr>
                  <w:rFonts w:ascii="Arial" w:hAnsi="Arial" w:cs="Arial"/>
                  <w:sz w:val="20"/>
                  <w:szCs w:val="20"/>
                </w:rPr>
                <w:t>PR_113_2018</w:t>
              </w:r>
            </w:moveTo>
          </w:p>
        </w:tc>
        <w:tc>
          <w:tcPr>
            <w:tcW w:w="908" w:type="dxa"/>
            <w:tcBorders>
              <w:top w:val="nil"/>
              <w:left w:val="nil"/>
              <w:bottom w:val="nil"/>
              <w:right w:val="nil"/>
            </w:tcBorders>
            <w:vAlign w:val="center"/>
          </w:tcPr>
          <w:p w14:paraId="1F87FE62" w14:textId="77777777" w:rsidR="00CB5C04" w:rsidRPr="000E2622" w:rsidRDefault="00CB5C04" w:rsidP="00C63909">
            <w:pPr>
              <w:jc w:val="center"/>
              <w:rPr>
                <w:moveTo w:id="4228" w:author="Micah Freedman" w:date="2022-03-11T15:01:00Z"/>
                <w:rFonts w:ascii="Arial" w:hAnsi="Arial" w:cs="Arial"/>
                <w:sz w:val="20"/>
                <w:szCs w:val="20"/>
              </w:rPr>
            </w:pPr>
            <w:moveTo w:id="4229" w:author="Micah Freedman" w:date="2022-03-11T15:01:00Z">
              <w:r w:rsidRPr="000E2622">
                <w:rPr>
                  <w:rFonts w:ascii="Arial" w:hAnsi="Arial" w:cs="Arial"/>
                  <w:sz w:val="20"/>
                  <w:szCs w:val="20"/>
                </w:rPr>
                <w:t>0</w:t>
              </w:r>
            </w:moveTo>
          </w:p>
        </w:tc>
        <w:tc>
          <w:tcPr>
            <w:tcW w:w="871" w:type="dxa"/>
            <w:tcBorders>
              <w:top w:val="nil"/>
              <w:left w:val="nil"/>
              <w:bottom w:val="nil"/>
              <w:right w:val="nil"/>
            </w:tcBorders>
            <w:vAlign w:val="center"/>
          </w:tcPr>
          <w:p w14:paraId="3F36CB8B" w14:textId="77777777" w:rsidR="00CB5C04" w:rsidRPr="000E2622" w:rsidRDefault="00CB5C04" w:rsidP="00C63909">
            <w:pPr>
              <w:jc w:val="center"/>
              <w:rPr>
                <w:moveTo w:id="4230" w:author="Micah Freedman" w:date="2022-03-11T15:01:00Z"/>
                <w:rFonts w:ascii="Arial" w:hAnsi="Arial" w:cs="Arial"/>
                <w:sz w:val="20"/>
                <w:szCs w:val="20"/>
              </w:rPr>
            </w:pPr>
            <w:moveTo w:id="4231"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342B7A73" w14:textId="77777777" w:rsidR="00CB5C04" w:rsidRPr="000E2622" w:rsidRDefault="00CB5C04" w:rsidP="00C63909">
            <w:pPr>
              <w:jc w:val="center"/>
              <w:rPr>
                <w:moveTo w:id="4232" w:author="Micah Freedman" w:date="2022-03-11T15:01:00Z"/>
                <w:rFonts w:ascii="Arial" w:hAnsi="Arial" w:cs="Arial"/>
                <w:sz w:val="20"/>
                <w:szCs w:val="20"/>
              </w:rPr>
            </w:pPr>
            <w:moveTo w:id="4233" w:author="Micah Freedman" w:date="2022-03-11T15:01:00Z">
              <w:r w:rsidRPr="000E2622">
                <w:rPr>
                  <w:rFonts w:ascii="Arial" w:hAnsi="Arial" w:cs="Arial"/>
                  <w:sz w:val="20"/>
                  <w:szCs w:val="20"/>
                </w:rPr>
                <w:t>2</w:t>
              </w:r>
            </w:moveTo>
          </w:p>
        </w:tc>
        <w:tc>
          <w:tcPr>
            <w:tcW w:w="850" w:type="dxa"/>
            <w:tcBorders>
              <w:top w:val="nil"/>
              <w:left w:val="nil"/>
              <w:bottom w:val="nil"/>
              <w:right w:val="nil"/>
            </w:tcBorders>
            <w:vAlign w:val="center"/>
          </w:tcPr>
          <w:p w14:paraId="03055749" w14:textId="77777777" w:rsidR="00CB5C04" w:rsidRPr="000E2622" w:rsidRDefault="00CB5C04" w:rsidP="00C63909">
            <w:pPr>
              <w:jc w:val="center"/>
              <w:rPr>
                <w:moveTo w:id="4234" w:author="Micah Freedman" w:date="2022-03-11T15:01:00Z"/>
                <w:rFonts w:ascii="Arial" w:hAnsi="Arial" w:cs="Arial"/>
                <w:sz w:val="20"/>
                <w:szCs w:val="20"/>
              </w:rPr>
            </w:pPr>
            <w:moveTo w:id="4235"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7EF24643" w14:textId="77777777" w:rsidR="00CB5C04" w:rsidRPr="000E2622" w:rsidRDefault="00CB5C04" w:rsidP="00C63909">
            <w:pPr>
              <w:jc w:val="center"/>
              <w:rPr>
                <w:moveTo w:id="4236" w:author="Micah Freedman" w:date="2022-03-11T15:01:00Z"/>
                <w:rFonts w:ascii="Arial" w:hAnsi="Arial" w:cs="Arial"/>
                <w:sz w:val="20"/>
                <w:szCs w:val="20"/>
              </w:rPr>
            </w:pPr>
            <w:moveTo w:id="4237" w:author="Micah Freedman" w:date="2022-03-11T15:01:00Z">
              <w:r w:rsidRPr="000E2622">
                <w:rPr>
                  <w:rFonts w:ascii="Arial" w:hAnsi="Arial" w:cs="Arial"/>
                  <w:sz w:val="20"/>
                  <w:szCs w:val="20"/>
                </w:rPr>
                <w:t>1</w:t>
              </w:r>
            </w:moveTo>
          </w:p>
        </w:tc>
        <w:tc>
          <w:tcPr>
            <w:tcW w:w="930" w:type="dxa"/>
            <w:tcBorders>
              <w:top w:val="nil"/>
              <w:left w:val="nil"/>
              <w:bottom w:val="nil"/>
              <w:right w:val="single" w:sz="4" w:space="0" w:color="auto"/>
            </w:tcBorders>
            <w:vAlign w:val="center"/>
          </w:tcPr>
          <w:p w14:paraId="2F7E61C5" w14:textId="77777777" w:rsidR="00CB5C04" w:rsidRPr="000E2622" w:rsidRDefault="00CB5C04" w:rsidP="00C63909">
            <w:pPr>
              <w:jc w:val="center"/>
              <w:rPr>
                <w:moveTo w:id="4238" w:author="Micah Freedman" w:date="2022-03-11T15:01:00Z"/>
                <w:rFonts w:ascii="Arial" w:hAnsi="Arial" w:cs="Arial"/>
                <w:sz w:val="20"/>
                <w:szCs w:val="20"/>
              </w:rPr>
            </w:pPr>
            <w:moveTo w:id="4239"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1E797C7D" w14:textId="77777777" w:rsidR="00CB5C04" w:rsidRPr="000E2622" w:rsidRDefault="00CB5C04" w:rsidP="00C63909">
            <w:pPr>
              <w:jc w:val="center"/>
              <w:rPr>
                <w:moveTo w:id="4240" w:author="Micah Freedman" w:date="2022-03-11T15:01:00Z"/>
                <w:rFonts w:ascii="Arial" w:hAnsi="Arial" w:cs="Arial"/>
                <w:sz w:val="20"/>
                <w:szCs w:val="20"/>
              </w:rPr>
            </w:pPr>
            <w:moveTo w:id="4241" w:author="Micah Freedman" w:date="2022-03-11T15:01:00Z">
              <w:r w:rsidRPr="000E2622">
                <w:rPr>
                  <w:rFonts w:ascii="Arial" w:hAnsi="Arial" w:cs="Arial"/>
                  <w:sz w:val="20"/>
                  <w:szCs w:val="20"/>
                </w:rPr>
                <w:t>4</w:t>
              </w:r>
            </w:moveTo>
          </w:p>
        </w:tc>
      </w:tr>
      <w:tr w:rsidR="00283350" w:rsidRPr="000E2622" w14:paraId="7B7FD539" w14:textId="77777777" w:rsidTr="00C63909">
        <w:tc>
          <w:tcPr>
            <w:tcW w:w="1308" w:type="dxa"/>
            <w:vMerge/>
            <w:tcBorders>
              <w:right w:val="nil"/>
            </w:tcBorders>
            <w:vAlign w:val="center"/>
          </w:tcPr>
          <w:p w14:paraId="4434ED1C" w14:textId="77777777" w:rsidR="00CB5C04" w:rsidRPr="000E2622" w:rsidRDefault="00CB5C04" w:rsidP="00C63909">
            <w:pPr>
              <w:jc w:val="center"/>
              <w:rPr>
                <w:moveTo w:id="4242" w:author="Micah Freedman" w:date="2022-03-11T15:01:00Z"/>
                <w:rFonts w:ascii="Arial" w:hAnsi="Arial" w:cs="Arial"/>
                <w:sz w:val="20"/>
                <w:szCs w:val="20"/>
              </w:rPr>
            </w:pPr>
          </w:p>
        </w:tc>
        <w:tc>
          <w:tcPr>
            <w:tcW w:w="2000" w:type="dxa"/>
            <w:tcBorders>
              <w:top w:val="nil"/>
              <w:left w:val="nil"/>
              <w:bottom w:val="nil"/>
              <w:right w:val="nil"/>
            </w:tcBorders>
            <w:vAlign w:val="center"/>
          </w:tcPr>
          <w:p w14:paraId="3D791341" w14:textId="77777777" w:rsidR="00CB5C04" w:rsidRPr="000E2622" w:rsidRDefault="00CB5C04" w:rsidP="00C63909">
            <w:pPr>
              <w:jc w:val="center"/>
              <w:rPr>
                <w:moveTo w:id="4243" w:author="Micah Freedman" w:date="2022-03-11T15:01:00Z"/>
                <w:rFonts w:ascii="Arial" w:hAnsi="Arial" w:cs="Arial"/>
                <w:sz w:val="20"/>
                <w:szCs w:val="20"/>
              </w:rPr>
            </w:pPr>
            <w:moveTo w:id="4244" w:author="Micah Freedman" w:date="2022-03-11T15:01:00Z">
              <w:r w:rsidRPr="000E2622">
                <w:rPr>
                  <w:rFonts w:ascii="Arial" w:hAnsi="Arial" w:cs="Arial"/>
                  <w:sz w:val="20"/>
                  <w:szCs w:val="20"/>
                </w:rPr>
                <w:t>PR_P1_2018</w:t>
              </w:r>
            </w:moveTo>
          </w:p>
        </w:tc>
        <w:tc>
          <w:tcPr>
            <w:tcW w:w="908" w:type="dxa"/>
            <w:tcBorders>
              <w:top w:val="nil"/>
              <w:left w:val="nil"/>
              <w:bottom w:val="nil"/>
              <w:right w:val="nil"/>
            </w:tcBorders>
            <w:vAlign w:val="center"/>
          </w:tcPr>
          <w:p w14:paraId="68E47469" w14:textId="77777777" w:rsidR="00CB5C04" w:rsidRPr="000E2622" w:rsidRDefault="00CB5C04" w:rsidP="00C63909">
            <w:pPr>
              <w:jc w:val="center"/>
              <w:rPr>
                <w:moveTo w:id="4245" w:author="Micah Freedman" w:date="2022-03-11T15:01:00Z"/>
                <w:rFonts w:ascii="Arial" w:hAnsi="Arial" w:cs="Arial"/>
                <w:sz w:val="20"/>
                <w:szCs w:val="20"/>
              </w:rPr>
            </w:pPr>
            <w:moveTo w:id="4246" w:author="Micah Freedman" w:date="2022-03-11T15:01:00Z">
              <w:r w:rsidRPr="000E2622">
                <w:rPr>
                  <w:rFonts w:ascii="Arial" w:hAnsi="Arial" w:cs="Arial"/>
                  <w:sz w:val="20"/>
                  <w:szCs w:val="20"/>
                </w:rPr>
                <w:t>0</w:t>
              </w:r>
            </w:moveTo>
          </w:p>
        </w:tc>
        <w:tc>
          <w:tcPr>
            <w:tcW w:w="871" w:type="dxa"/>
            <w:tcBorders>
              <w:top w:val="nil"/>
              <w:left w:val="nil"/>
              <w:bottom w:val="nil"/>
              <w:right w:val="nil"/>
            </w:tcBorders>
            <w:vAlign w:val="center"/>
          </w:tcPr>
          <w:p w14:paraId="1F52CB25" w14:textId="77777777" w:rsidR="00CB5C04" w:rsidRPr="000E2622" w:rsidRDefault="00CB5C04" w:rsidP="00C63909">
            <w:pPr>
              <w:jc w:val="center"/>
              <w:rPr>
                <w:moveTo w:id="4247" w:author="Micah Freedman" w:date="2022-03-11T15:01:00Z"/>
                <w:rFonts w:ascii="Arial" w:hAnsi="Arial" w:cs="Arial"/>
                <w:sz w:val="20"/>
                <w:szCs w:val="20"/>
              </w:rPr>
            </w:pPr>
            <w:moveTo w:id="4248"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46480C9A" w14:textId="77777777" w:rsidR="00CB5C04" w:rsidRPr="000E2622" w:rsidRDefault="00CB5C04" w:rsidP="00C63909">
            <w:pPr>
              <w:jc w:val="center"/>
              <w:rPr>
                <w:moveTo w:id="4249" w:author="Micah Freedman" w:date="2022-03-11T15:01:00Z"/>
                <w:rFonts w:ascii="Arial" w:hAnsi="Arial" w:cs="Arial"/>
                <w:sz w:val="20"/>
                <w:szCs w:val="20"/>
              </w:rPr>
            </w:pPr>
            <w:moveTo w:id="4250"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551858B2" w14:textId="77777777" w:rsidR="00CB5C04" w:rsidRPr="000E2622" w:rsidRDefault="00CB5C04" w:rsidP="00C63909">
            <w:pPr>
              <w:jc w:val="center"/>
              <w:rPr>
                <w:moveTo w:id="4251" w:author="Micah Freedman" w:date="2022-03-11T15:01:00Z"/>
                <w:rFonts w:ascii="Arial" w:hAnsi="Arial" w:cs="Arial"/>
                <w:sz w:val="20"/>
                <w:szCs w:val="20"/>
              </w:rPr>
            </w:pPr>
            <w:moveTo w:id="4252"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220F7BF5" w14:textId="77777777" w:rsidR="00CB5C04" w:rsidRPr="000E2622" w:rsidRDefault="00CB5C04" w:rsidP="00C63909">
            <w:pPr>
              <w:jc w:val="center"/>
              <w:rPr>
                <w:moveTo w:id="4253" w:author="Micah Freedman" w:date="2022-03-11T15:01:00Z"/>
                <w:rFonts w:ascii="Arial" w:hAnsi="Arial" w:cs="Arial"/>
                <w:sz w:val="20"/>
                <w:szCs w:val="20"/>
              </w:rPr>
            </w:pPr>
            <w:moveTo w:id="4254"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471330EF" w14:textId="77777777" w:rsidR="00CB5C04" w:rsidRPr="000E2622" w:rsidRDefault="00CB5C04" w:rsidP="00C63909">
            <w:pPr>
              <w:jc w:val="center"/>
              <w:rPr>
                <w:moveTo w:id="4255" w:author="Micah Freedman" w:date="2022-03-11T15:01:00Z"/>
                <w:rFonts w:ascii="Arial" w:hAnsi="Arial" w:cs="Arial"/>
                <w:sz w:val="20"/>
                <w:szCs w:val="20"/>
              </w:rPr>
            </w:pPr>
            <w:moveTo w:id="4256"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46490CE0" w14:textId="77777777" w:rsidR="00CB5C04" w:rsidRPr="000E2622" w:rsidRDefault="00CB5C04" w:rsidP="00C63909">
            <w:pPr>
              <w:jc w:val="center"/>
              <w:rPr>
                <w:moveTo w:id="4257" w:author="Micah Freedman" w:date="2022-03-11T15:01:00Z"/>
                <w:rFonts w:ascii="Arial" w:hAnsi="Arial" w:cs="Arial"/>
                <w:sz w:val="20"/>
                <w:szCs w:val="20"/>
              </w:rPr>
            </w:pPr>
            <w:moveTo w:id="4258" w:author="Micah Freedman" w:date="2022-03-11T15:01:00Z">
              <w:r w:rsidRPr="000E2622">
                <w:rPr>
                  <w:rFonts w:ascii="Arial" w:hAnsi="Arial" w:cs="Arial"/>
                  <w:sz w:val="20"/>
                  <w:szCs w:val="20"/>
                </w:rPr>
                <w:t>1</w:t>
              </w:r>
            </w:moveTo>
          </w:p>
        </w:tc>
      </w:tr>
      <w:tr w:rsidR="00283350" w:rsidRPr="000E2622" w14:paraId="6DBBCC43" w14:textId="77777777" w:rsidTr="00C63909">
        <w:tc>
          <w:tcPr>
            <w:tcW w:w="1308" w:type="dxa"/>
            <w:vMerge/>
            <w:tcBorders>
              <w:right w:val="nil"/>
            </w:tcBorders>
            <w:vAlign w:val="center"/>
          </w:tcPr>
          <w:p w14:paraId="7223E277" w14:textId="77777777" w:rsidR="00CB5C04" w:rsidRPr="000E2622" w:rsidRDefault="00CB5C04" w:rsidP="00C63909">
            <w:pPr>
              <w:jc w:val="center"/>
              <w:rPr>
                <w:moveTo w:id="4259" w:author="Micah Freedman" w:date="2022-03-11T15:01:00Z"/>
                <w:rFonts w:ascii="Arial" w:hAnsi="Arial" w:cs="Arial"/>
                <w:sz w:val="20"/>
                <w:szCs w:val="20"/>
              </w:rPr>
            </w:pPr>
          </w:p>
        </w:tc>
        <w:tc>
          <w:tcPr>
            <w:tcW w:w="2000" w:type="dxa"/>
            <w:tcBorders>
              <w:top w:val="nil"/>
              <w:left w:val="nil"/>
              <w:bottom w:val="nil"/>
              <w:right w:val="nil"/>
            </w:tcBorders>
            <w:vAlign w:val="center"/>
          </w:tcPr>
          <w:p w14:paraId="65B3EBAF" w14:textId="77777777" w:rsidR="00CB5C04" w:rsidRPr="000E2622" w:rsidRDefault="00CB5C04" w:rsidP="00C63909">
            <w:pPr>
              <w:jc w:val="center"/>
              <w:rPr>
                <w:moveTo w:id="4260" w:author="Micah Freedman" w:date="2022-03-11T15:01:00Z"/>
                <w:rFonts w:ascii="Arial" w:hAnsi="Arial" w:cs="Arial"/>
                <w:sz w:val="20"/>
                <w:szCs w:val="20"/>
              </w:rPr>
            </w:pPr>
            <w:moveTo w:id="4261" w:author="Micah Freedman" w:date="2022-03-11T15:01:00Z">
              <w:r w:rsidRPr="000E2622">
                <w:rPr>
                  <w:rFonts w:ascii="Arial" w:hAnsi="Arial" w:cs="Arial"/>
                  <w:sz w:val="20"/>
                  <w:szCs w:val="20"/>
                </w:rPr>
                <w:t>PR_PM2_2018</w:t>
              </w:r>
            </w:moveTo>
          </w:p>
        </w:tc>
        <w:tc>
          <w:tcPr>
            <w:tcW w:w="908" w:type="dxa"/>
            <w:tcBorders>
              <w:top w:val="nil"/>
              <w:left w:val="nil"/>
              <w:bottom w:val="nil"/>
              <w:right w:val="nil"/>
            </w:tcBorders>
            <w:vAlign w:val="center"/>
          </w:tcPr>
          <w:p w14:paraId="42658D8A" w14:textId="77777777" w:rsidR="00CB5C04" w:rsidRPr="000E2622" w:rsidRDefault="00CB5C04" w:rsidP="00C63909">
            <w:pPr>
              <w:jc w:val="center"/>
              <w:rPr>
                <w:moveTo w:id="4262" w:author="Micah Freedman" w:date="2022-03-11T15:01:00Z"/>
                <w:rFonts w:ascii="Arial" w:hAnsi="Arial" w:cs="Arial"/>
                <w:sz w:val="20"/>
                <w:szCs w:val="20"/>
              </w:rPr>
            </w:pPr>
            <w:moveTo w:id="4263" w:author="Micah Freedman" w:date="2022-03-11T15:01:00Z">
              <w:r w:rsidRPr="000E2622">
                <w:rPr>
                  <w:rFonts w:ascii="Arial" w:hAnsi="Arial" w:cs="Arial"/>
                  <w:sz w:val="20"/>
                  <w:szCs w:val="20"/>
                </w:rPr>
                <w:t>1</w:t>
              </w:r>
            </w:moveTo>
          </w:p>
        </w:tc>
        <w:tc>
          <w:tcPr>
            <w:tcW w:w="871" w:type="dxa"/>
            <w:tcBorders>
              <w:top w:val="nil"/>
              <w:left w:val="nil"/>
              <w:bottom w:val="nil"/>
              <w:right w:val="nil"/>
            </w:tcBorders>
            <w:vAlign w:val="center"/>
          </w:tcPr>
          <w:p w14:paraId="4CF3AF5D" w14:textId="77777777" w:rsidR="00CB5C04" w:rsidRPr="000E2622" w:rsidRDefault="00CB5C04" w:rsidP="00C63909">
            <w:pPr>
              <w:jc w:val="center"/>
              <w:rPr>
                <w:moveTo w:id="4264" w:author="Micah Freedman" w:date="2022-03-11T15:01:00Z"/>
                <w:rFonts w:ascii="Arial" w:hAnsi="Arial" w:cs="Arial"/>
                <w:sz w:val="20"/>
                <w:szCs w:val="20"/>
              </w:rPr>
            </w:pPr>
            <w:moveTo w:id="4265" w:author="Micah Freedman" w:date="2022-03-11T15:01:00Z">
              <w:r w:rsidRPr="000E2622">
                <w:rPr>
                  <w:rFonts w:ascii="Arial" w:hAnsi="Arial" w:cs="Arial"/>
                  <w:sz w:val="20"/>
                  <w:szCs w:val="20"/>
                </w:rPr>
                <w:t>1</w:t>
              </w:r>
            </w:moveTo>
          </w:p>
        </w:tc>
        <w:tc>
          <w:tcPr>
            <w:tcW w:w="839" w:type="dxa"/>
            <w:tcBorders>
              <w:top w:val="nil"/>
              <w:left w:val="nil"/>
              <w:bottom w:val="nil"/>
              <w:right w:val="nil"/>
            </w:tcBorders>
            <w:vAlign w:val="center"/>
          </w:tcPr>
          <w:p w14:paraId="3B9B6085" w14:textId="77777777" w:rsidR="00CB5C04" w:rsidRPr="000E2622" w:rsidRDefault="00CB5C04" w:rsidP="00C63909">
            <w:pPr>
              <w:jc w:val="center"/>
              <w:rPr>
                <w:moveTo w:id="4266" w:author="Micah Freedman" w:date="2022-03-11T15:01:00Z"/>
                <w:rFonts w:ascii="Arial" w:hAnsi="Arial" w:cs="Arial"/>
                <w:sz w:val="20"/>
                <w:szCs w:val="20"/>
              </w:rPr>
            </w:pPr>
            <w:moveTo w:id="4267" w:author="Micah Freedman" w:date="2022-03-11T15:01:00Z">
              <w:r w:rsidRPr="000E2622">
                <w:rPr>
                  <w:rFonts w:ascii="Arial" w:hAnsi="Arial" w:cs="Arial"/>
                  <w:sz w:val="20"/>
                  <w:szCs w:val="20"/>
                </w:rPr>
                <w:t>0</w:t>
              </w:r>
            </w:moveTo>
          </w:p>
        </w:tc>
        <w:tc>
          <w:tcPr>
            <w:tcW w:w="850" w:type="dxa"/>
            <w:tcBorders>
              <w:top w:val="nil"/>
              <w:left w:val="nil"/>
              <w:bottom w:val="nil"/>
              <w:right w:val="nil"/>
            </w:tcBorders>
            <w:vAlign w:val="center"/>
          </w:tcPr>
          <w:p w14:paraId="52D2B112" w14:textId="77777777" w:rsidR="00CB5C04" w:rsidRPr="000E2622" w:rsidRDefault="00CB5C04" w:rsidP="00C63909">
            <w:pPr>
              <w:jc w:val="center"/>
              <w:rPr>
                <w:moveTo w:id="4268" w:author="Micah Freedman" w:date="2022-03-11T15:01:00Z"/>
                <w:rFonts w:ascii="Arial" w:hAnsi="Arial" w:cs="Arial"/>
                <w:sz w:val="20"/>
                <w:szCs w:val="20"/>
              </w:rPr>
            </w:pPr>
            <w:moveTo w:id="4269" w:author="Micah Freedman" w:date="2022-03-11T15:01:00Z">
              <w:r w:rsidRPr="000E2622">
                <w:rPr>
                  <w:rFonts w:ascii="Arial" w:hAnsi="Arial" w:cs="Arial"/>
                  <w:sz w:val="20"/>
                  <w:szCs w:val="20"/>
                </w:rPr>
                <w:t>0</w:t>
              </w:r>
            </w:moveTo>
          </w:p>
        </w:tc>
        <w:tc>
          <w:tcPr>
            <w:tcW w:w="852" w:type="dxa"/>
            <w:tcBorders>
              <w:top w:val="nil"/>
              <w:left w:val="nil"/>
              <w:bottom w:val="nil"/>
              <w:right w:val="nil"/>
            </w:tcBorders>
            <w:vAlign w:val="center"/>
          </w:tcPr>
          <w:p w14:paraId="77DFE8CF" w14:textId="77777777" w:rsidR="00CB5C04" w:rsidRPr="000E2622" w:rsidRDefault="00CB5C04" w:rsidP="00C63909">
            <w:pPr>
              <w:jc w:val="center"/>
              <w:rPr>
                <w:moveTo w:id="4270" w:author="Micah Freedman" w:date="2022-03-11T15:01:00Z"/>
                <w:rFonts w:ascii="Arial" w:hAnsi="Arial" w:cs="Arial"/>
                <w:sz w:val="20"/>
                <w:szCs w:val="20"/>
              </w:rPr>
            </w:pPr>
            <w:moveTo w:id="4271" w:author="Micah Freedman" w:date="2022-03-11T15:01:00Z">
              <w:r w:rsidRPr="000E2622">
                <w:rPr>
                  <w:rFonts w:ascii="Arial" w:hAnsi="Arial" w:cs="Arial"/>
                  <w:sz w:val="20"/>
                  <w:szCs w:val="20"/>
                </w:rPr>
                <w:t>0</w:t>
              </w:r>
            </w:moveTo>
          </w:p>
        </w:tc>
        <w:tc>
          <w:tcPr>
            <w:tcW w:w="930" w:type="dxa"/>
            <w:tcBorders>
              <w:top w:val="nil"/>
              <w:left w:val="nil"/>
              <w:bottom w:val="nil"/>
              <w:right w:val="single" w:sz="4" w:space="0" w:color="auto"/>
            </w:tcBorders>
            <w:vAlign w:val="center"/>
          </w:tcPr>
          <w:p w14:paraId="63F35544" w14:textId="77777777" w:rsidR="00CB5C04" w:rsidRPr="000E2622" w:rsidRDefault="00CB5C04" w:rsidP="00C63909">
            <w:pPr>
              <w:jc w:val="center"/>
              <w:rPr>
                <w:moveTo w:id="4272" w:author="Micah Freedman" w:date="2022-03-11T15:01:00Z"/>
                <w:rFonts w:ascii="Arial" w:hAnsi="Arial" w:cs="Arial"/>
                <w:sz w:val="20"/>
                <w:szCs w:val="20"/>
              </w:rPr>
            </w:pPr>
            <w:moveTo w:id="4273" w:author="Micah Freedman" w:date="2022-03-11T15:01:00Z">
              <w:r w:rsidRPr="000E2622">
                <w:rPr>
                  <w:rFonts w:ascii="Arial" w:hAnsi="Arial" w:cs="Arial"/>
                  <w:sz w:val="20"/>
                  <w:szCs w:val="20"/>
                </w:rPr>
                <w:t>0</w:t>
              </w:r>
            </w:moveTo>
          </w:p>
        </w:tc>
        <w:tc>
          <w:tcPr>
            <w:tcW w:w="795" w:type="dxa"/>
            <w:tcBorders>
              <w:top w:val="nil"/>
              <w:left w:val="single" w:sz="4" w:space="0" w:color="auto"/>
              <w:bottom w:val="nil"/>
              <w:right w:val="single" w:sz="4" w:space="0" w:color="auto"/>
            </w:tcBorders>
            <w:vAlign w:val="center"/>
          </w:tcPr>
          <w:p w14:paraId="091B0C84" w14:textId="77777777" w:rsidR="00CB5C04" w:rsidRPr="000E2622" w:rsidRDefault="00CB5C04" w:rsidP="00C63909">
            <w:pPr>
              <w:jc w:val="center"/>
              <w:rPr>
                <w:moveTo w:id="4274" w:author="Micah Freedman" w:date="2022-03-11T15:01:00Z"/>
                <w:rFonts w:ascii="Arial" w:hAnsi="Arial" w:cs="Arial"/>
                <w:sz w:val="20"/>
                <w:szCs w:val="20"/>
              </w:rPr>
            </w:pPr>
            <w:moveTo w:id="4275" w:author="Micah Freedman" w:date="2022-03-11T15:01:00Z">
              <w:r w:rsidRPr="000E2622">
                <w:rPr>
                  <w:rFonts w:ascii="Arial" w:hAnsi="Arial" w:cs="Arial"/>
                  <w:sz w:val="20"/>
                  <w:szCs w:val="20"/>
                </w:rPr>
                <w:t>2</w:t>
              </w:r>
            </w:moveTo>
          </w:p>
        </w:tc>
      </w:tr>
      <w:tr w:rsidR="00283350" w:rsidRPr="000E2622" w14:paraId="7EF628FC" w14:textId="77777777" w:rsidTr="00C63909">
        <w:tc>
          <w:tcPr>
            <w:tcW w:w="1308" w:type="dxa"/>
            <w:vMerge/>
            <w:tcBorders>
              <w:bottom w:val="single" w:sz="4" w:space="0" w:color="auto"/>
              <w:right w:val="nil"/>
            </w:tcBorders>
            <w:vAlign w:val="center"/>
          </w:tcPr>
          <w:p w14:paraId="58981BE7" w14:textId="77777777" w:rsidR="00CB5C04" w:rsidRPr="000E2622" w:rsidRDefault="00CB5C04" w:rsidP="00C63909">
            <w:pPr>
              <w:jc w:val="center"/>
              <w:rPr>
                <w:moveTo w:id="4276" w:author="Micah Freedman" w:date="2022-03-11T15:01:00Z"/>
                <w:rFonts w:ascii="Arial" w:hAnsi="Arial" w:cs="Arial"/>
                <w:sz w:val="20"/>
                <w:szCs w:val="20"/>
              </w:rPr>
            </w:pPr>
          </w:p>
        </w:tc>
        <w:tc>
          <w:tcPr>
            <w:tcW w:w="2000" w:type="dxa"/>
            <w:tcBorders>
              <w:top w:val="nil"/>
              <w:left w:val="nil"/>
              <w:bottom w:val="single" w:sz="4" w:space="0" w:color="auto"/>
              <w:right w:val="nil"/>
            </w:tcBorders>
            <w:vAlign w:val="center"/>
          </w:tcPr>
          <w:p w14:paraId="5E73469B" w14:textId="77777777" w:rsidR="00CB5C04" w:rsidRPr="000E2622" w:rsidRDefault="00CB5C04" w:rsidP="00C63909">
            <w:pPr>
              <w:jc w:val="center"/>
              <w:rPr>
                <w:moveTo w:id="4277" w:author="Micah Freedman" w:date="2022-03-11T15:01:00Z"/>
                <w:rFonts w:ascii="Arial" w:hAnsi="Arial" w:cs="Arial"/>
                <w:sz w:val="20"/>
                <w:szCs w:val="20"/>
              </w:rPr>
            </w:pPr>
            <w:moveTo w:id="4278" w:author="Micah Freedman" w:date="2022-03-11T15:01:00Z">
              <w:r w:rsidRPr="000E2622">
                <w:rPr>
                  <w:rFonts w:ascii="Arial" w:hAnsi="Arial" w:cs="Arial"/>
                  <w:sz w:val="20"/>
                  <w:szCs w:val="20"/>
                </w:rPr>
                <w:t>PR_PM4_2018</w:t>
              </w:r>
            </w:moveTo>
          </w:p>
        </w:tc>
        <w:tc>
          <w:tcPr>
            <w:tcW w:w="908" w:type="dxa"/>
            <w:tcBorders>
              <w:top w:val="nil"/>
              <w:left w:val="nil"/>
              <w:bottom w:val="single" w:sz="4" w:space="0" w:color="auto"/>
              <w:right w:val="nil"/>
            </w:tcBorders>
            <w:vAlign w:val="center"/>
          </w:tcPr>
          <w:p w14:paraId="07689269" w14:textId="77777777" w:rsidR="00CB5C04" w:rsidRPr="000E2622" w:rsidRDefault="00CB5C04" w:rsidP="00C63909">
            <w:pPr>
              <w:jc w:val="center"/>
              <w:rPr>
                <w:moveTo w:id="4279" w:author="Micah Freedman" w:date="2022-03-11T15:01:00Z"/>
                <w:rFonts w:ascii="Arial" w:hAnsi="Arial" w:cs="Arial"/>
                <w:sz w:val="20"/>
                <w:szCs w:val="20"/>
              </w:rPr>
            </w:pPr>
            <w:moveTo w:id="4280" w:author="Micah Freedman" w:date="2022-03-11T15:01:00Z">
              <w:r w:rsidRPr="000E2622">
                <w:rPr>
                  <w:rFonts w:ascii="Arial" w:hAnsi="Arial" w:cs="Arial"/>
                  <w:sz w:val="20"/>
                  <w:szCs w:val="20"/>
                </w:rPr>
                <w:t>2</w:t>
              </w:r>
            </w:moveTo>
          </w:p>
        </w:tc>
        <w:tc>
          <w:tcPr>
            <w:tcW w:w="871" w:type="dxa"/>
            <w:tcBorders>
              <w:top w:val="nil"/>
              <w:left w:val="nil"/>
              <w:bottom w:val="single" w:sz="4" w:space="0" w:color="auto"/>
              <w:right w:val="nil"/>
            </w:tcBorders>
            <w:vAlign w:val="center"/>
          </w:tcPr>
          <w:p w14:paraId="51C58169" w14:textId="77777777" w:rsidR="00CB5C04" w:rsidRPr="000E2622" w:rsidRDefault="00CB5C04" w:rsidP="00C63909">
            <w:pPr>
              <w:jc w:val="center"/>
              <w:rPr>
                <w:moveTo w:id="4281" w:author="Micah Freedman" w:date="2022-03-11T15:01:00Z"/>
                <w:rFonts w:ascii="Arial" w:hAnsi="Arial" w:cs="Arial"/>
                <w:sz w:val="20"/>
                <w:szCs w:val="20"/>
              </w:rPr>
            </w:pPr>
            <w:moveTo w:id="4282" w:author="Micah Freedman" w:date="2022-03-11T15:01:00Z">
              <w:r w:rsidRPr="000E2622">
                <w:rPr>
                  <w:rFonts w:ascii="Arial" w:hAnsi="Arial" w:cs="Arial"/>
                  <w:sz w:val="20"/>
                  <w:szCs w:val="20"/>
                </w:rPr>
                <w:t>2</w:t>
              </w:r>
            </w:moveTo>
          </w:p>
        </w:tc>
        <w:tc>
          <w:tcPr>
            <w:tcW w:w="839" w:type="dxa"/>
            <w:tcBorders>
              <w:top w:val="nil"/>
              <w:left w:val="nil"/>
              <w:bottom w:val="single" w:sz="4" w:space="0" w:color="auto"/>
              <w:right w:val="nil"/>
            </w:tcBorders>
            <w:vAlign w:val="center"/>
          </w:tcPr>
          <w:p w14:paraId="21028CFC" w14:textId="77777777" w:rsidR="00CB5C04" w:rsidRPr="000E2622" w:rsidRDefault="00CB5C04" w:rsidP="00C63909">
            <w:pPr>
              <w:jc w:val="center"/>
              <w:rPr>
                <w:moveTo w:id="4283" w:author="Micah Freedman" w:date="2022-03-11T15:01:00Z"/>
                <w:rFonts w:ascii="Arial" w:hAnsi="Arial" w:cs="Arial"/>
                <w:sz w:val="20"/>
                <w:szCs w:val="20"/>
              </w:rPr>
            </w:pPr>
            <w:moveTo w:id="4284" w:author="Micah Freedman" w:date="2022-03-11T15:01:00Z">
              <w:r w:rsidRPr="000E2622">
                <w:rPr>
                  <w:rFonts w:ascii="Arial" w:hAnsi="Arial" w:cs="Arial"/>
                  <w:sz w:val="20"/>
                  <w:szCs w:val="20"/>
                </w:rPr>
                <w:t>2</w:t>
              </w:r>
            </w:moveTo>
          </w:p>
        </w:tc>
        <w:tc>
          <w:tcPr>
            <w:tcW w:w="850" w:type="dxa"/>
            <w:tcBorders>
              <w:top w:val="nil"/>
              <w:left w:val="nil"/>
              <w:bottom w:val="single" w:sz="4" w:space="0" w:color="auto"/>
              <w:right w:val="nil"/>
            </w:tcBorders>
            <w:vAlign w:val="center"/>
          </w:tcPr>
          <w:p w14:paraId="79E77257" w14:textId="77777777" w:rsidR="00CB5C04" w:rsidRPr="000E2622" w:rsidRDefault="00CB5C04" w:rsidP="00C63909">
            <w:pPr>
              <w:jc w:val="center"/>
              <w:rPr>
                <w:moveTo w:id="4285" w:author="Micah Freedman" w:date="2022-03-11T15:01:00Z"/>
                <w:rFonts w:ascii="Arial" w:hAnsi="Arial" w:cs="Arial"/>
                <w:sz w:val="20"/>
                <w:szCs w:val="20"/>
              </w:rPr>
            </w:pPr>
            <w:moveTo w:id="4286" w:author="Micah Freedman" w:date="2022-03-11T15:01:00Z">
              <w:r w:rsidRPr="000E2622">
                <w:rPr>
                  <w:rFonts w:ascii="Arial" w:hAnsi="Arial" w:cs="Arial"/>
                  <w:sz w:val="20"/>
                  <w:szCs w:val="20"/>
                </w:rPr>
                <w:t>2</w:t>
              </w:r>
            </w:moveTo>
          </w:p>
        </w:tc>
        <w:tc>
          <w:tcPr>
            <w:tcW w:w="852" w:type="dxa"/>
            <w:tcBorders>
              <w:top w:val="nil"/>
              <w:left w:val="nil"/>
              <w:bottom w:val="single" w:sz="4" w:space="0" w:color="auto"/>
              <w:right w:val="nil"/>
            </w:tcBorders>
            <w:vAlign w:val="center"/>
          </w:tcPr>
          <w:p w14:paraId="3F1A68CB" w14:textId="77777777" w:rsidR="00CB5C04" w:rsidRPr="000E2622" w:rsidRDefault="00CB5C04" w:rsidP="00C63909">
            <w:pPr>
              <w:jc w:val="center"/>
              <w:rPr>
                <w:moveTo w:id="4287" w:author="Micah Freedman" w:date="2022-03-11T15:01:00Z"/>
                <w:rFonts w:ascii="Arial" w:hAnsi="Arial" w:cs="Arial"/>
                <w:sz w:val="20"/>
                <w:szCs w:val="20"/>
              </w:rPr>
            </w:pPr>
            <w:moveTo w:id="4288" w:author="Micah Freedman" w:date="2022-03-11T15:01:00Z">
              <w:r w:rsidRPr="000E2622">
                <w:rPr>
                  <w:rFonts w:ascii="Arial" w:hAnsi="Arial" w:cs="Arial"/>
                  <w:sz w:val="20"/>
                  <w:szCs w:val="20"/>
                </w:rPr>
                <w:t>2</w:t>
              </w:r>
            </w:moveTo>
          </w:p>
        </w:tc>
        <w:tc>
          <w:tcPr>
            <w:tcW w:w="930" w:type="dxa"/>
            <w:tcBorders>
              <w:top w:val="nil"/>
              <w:left w:val="nil"/>
              <w:bottom w:val="single" w:sz="4" w:space="0" w:color="auto"/>
              <w:right w:val="single" w:sz="4" w:space="0" w:color="auto"/>
            </w:tcBorders>
            <w:vAlign w:val="center"/>
          </w:tcPr>
          <w:p w14:paraId="733310E1" w14:textId="77777777" w:rsidR="00CB5C04" w:rsidRPr="000E2622" w:rsidRDefault="00CB5C04" w:rsidP="00C63909">
            <w:pPr>
              <w:jc w:val="center"/>
              <w:rPr>
                <w:moveTo w:id="4289" w:author="Micah Freedman" w:date="2022-03-11T15:01:00Z"/>
                <w:rFonts w:ascii="Arial" w:hAnsi="Arial" w:cs="Arial"/>
                <w:sz w:val="20"/>
                <w:szCs w:val="20"/>
              </w:rPr>
            </w:pPr>
            <w:moveTo w:id="4290" w:author="Micah Freedman" w:date="2022-03-11T15:01:00Z">
              <w:r w:rsidRPr="000E2622">
                <w:rPr>
                  <w:rFonts w:ascii="Arial" w:hAnsi="Arial" w:cs="Arial"/>
                  <w:sz w:val="20"/>
                  <w:szCs w:val="20"/>
                </w:rPr>
                <w:t>2</w:t>
              </w:r>
            </w:moveTo>
          </w:p>
        </w:tc>
        <w:tc>
          <w:tcPr>
            <w:tcW w:w="795" w:type="dxa"/>
            <w:tcBorders>
              <w:top w:val="nil"/>
              <w:left w:val="single" w:sz="4" w:space="0" w:color="auto"/>
              <w:bottom w:val="single" w:sz="4" w:space="0" w:color="auto"/>
              <w:right w:val="single" w:sz="4" w:space="0" w:color="auto"/>
            </w:tcBorders>
            <w:vAlign w:val="center"/>
          </w:tcPr>
          <w:p w14:paraId="091B7F7A" w14:textId="77777777" w:rsidR="00CB5C04" w:rsidRPr="000E2622" w:rsidRDefault="00CB5C04" w:rsidP="00C63909">
            <w:pPr>
              <w:jc w:val="center"/>
              <w:rPr>
                <w:moveTo w:id="4291" w:author="Micah Freedman" w:date="2022-03-11T15:01:00Z"/>
                <w:rFonts w:ascii="Arial" w:hAnsi="Arial" w:cs="Arial"/>
                <w:sz w:val="20"/>
                <w:szCs w:val="20"/>
              </w:rPr>
            </w:pPr>
            <w:moveTo w:id="4292" w:author="Micah Freedman" w:date="2022-03-11T15:01:00Z">
              <w:r w:rsidRPr="000E2622">
                <w:rPr>
                  <w:rFonts w:ascii="Arial" w:hAnsi="Arial" w:cs="Arial"/>
                  <w:sz w:val="20"/>
                  <w:szCs w:val="20"/>
                </w:rPr>
                <w:t>12</w:t>
              </w:r>
            </w:moveTo>
          </w:p>
        </w:tc>
      </w:tr>
      <w:tr w:rsidR="00283350" w:rsidRPr="000E2622" w14:paraId="493C78C9" w14:textId="77777777" w:rsidTr="00C63909">
        <w:tc>
          <w:tcPr>
            <w:tcW w:w="3308" w:type="dxa"/>
            <w:gridSpan w:val="2"/>
            <w:tcBorders>
              <w:top w:val="single" w:sz="4" w:space="0" w:color="auto"/>
              <w:left w:val="single" w:sz="4" w:space="0" w:color="auto"/>
              <w:bottom w:val="single" w:sz="4" w:space="0" w:color="auto"/>
              <w:right w:val="nil"/>
            </w:tcBorders>
            <w:vAlign w:val="center"/>
          </w:tcPr>
          <w:p w14:paraId="448F3831" w14:textId="77777777" w:rsidR="00CB5C04" w:rsidRPr="000E2622" w:rsidRDefault="00CB5C04" w:rsidP="00C63909">
            <w:pPr>
              <w:jc w:val="center"/>
              <w:rPr>
                <w:moveTo w:id="4293" w:author="Micah Freedman" w:date="2022-03-11T15:01:00Z"/>
                <w:rFonts w:ascii="Arial" w:hAnsi="Arial" w:cs="Arial"/>
                <w:b/>
                <w:bCs/>
                <w:i/>
                <w:iCs/>
                <w:sz w:val="20"/>
                <w:szCs w:val="20"/>
              </w:rPr>
            </w:pPr>
          </w:p>
        </w:tc>
        <w:tc>
          <w:tcPr>
            <w:tcW w:w="908" w:type="dxa"/>
            <w:tcBorders>
              <w:top w:val="single" w:sz="4" w:space="0" w:color="auto"/>
              <w:left w:val="nil"/>
              <w:bottom w:val="single" w:sz="4" w:space="0" w:color="auto"/>
              <w:right w:val="nil"/>
            </w:tcBorders>
            <w:vAlign w:val="center"/>
          </w:tcPr>
          <w:p w14:paraId="456B9853" w14:textId="77777777" w:rsidR="00CB5C04" w:rsidRPr="000E2622" w:rsidRDefault="00CB5C04" w:rsidP="00C63909">
            <w:pPr>
              <w:jc w:val="center"/>
              <w:rPr>
                <w:moveTo w:id="4294" w:author="Micah Freedman" w:date="2022-03-11T15:01:00Z"/>
                <w:rFonts w:ascii="Arial" w:hAnsi="Arial" w:cs="Arial"/>
                <w:b/>
                <w:bCs/>
                <w:sz w:val="20"/>
                <w:szCs w:val="20"/>
              </w:rPr>
            </w:pPr>
            <w:moveTo w:id="4295" w:author="Micah Freedman" w:date="2022-03-11T15:01:00Z">
              <w:r w:rsidRPr="000E2622">
                <w:rPr>
                  <w:rFonts w:ascii="Arial" w:hAnsi="Arial" w:cs="Arial"/>
                  <w:b/>
                  <w:bCs/>
                  <w:sz w:val="20"/>
                  <w:szCs w:val="20"/>
                </w:rPr>
                <w:t>14</w:t>
              </w:r>
            </w:moveTo>
          </w:p>
        </w:tc>
        <w:tc>
          <w:tcPr>
            <w:tcW w:w="871" w:type="dxa"/>
            <w:tcBorders>
              <w:top w:val="single" w:sz="4" w:space="0" w:color="auto"/>
              <w:left w:val="nil"/>
              <w:bottom w:val="single" w:sz="4" w:space="0" w:color="auto"/>
              <w:right w:val="nil"/>
            </w:tcBorders>
            <w:vAlign w:val="center"/>
          </w:tcPr>
          <w:p w14:paraId="4BBF90E7" w14:textId="77777777" w:rsidR="00CB5C04" w:rsidRPr="000E2622" w:rsidRDefault="00CB5C04" w:rsidP="00C63909">
            <w:pPr>
              <w:jc w:val="center"/>
              <w:rPr>
                <w:moveTo w:id="4296" w:author="Micah Freedman" w:date="2022-03-11T15:01:00Z"/>
                <w:rFonts w:ascii="Arial" w:hAnsi="Arial" w:cs="Arial"/>
                <w:b/>
                <w:bCs/>
                <w:sz w:val="20"/>
                <w:szCs w:val="20"/>
              </w:rPr>
            </w:pPr>
            <w:moveTo w:id="4297" w:author="Micah Freedman" w:date="2022-03-11T15:01:00Z">
              <w:r w:rsidRPr="000E2622">
                <w:rPr>
                  <w:rFonts w:ascii="Arial" w:hAnsi="Arial" w:cs="Arial"/>
                  <w:b/>
                  <w:bCs/>
                  <w:sz w:val="20"/>
                  <w:szCs w:val="20"/>
                </w:rPr>
                <w:t>14</w:t>
              </w:r>
            </w:moveTo>
          </w:p>
        </w:tc>
        <w:tc>
          <w:tcPr>
            <w:tcW w:w="839" w:type="dxa"/>
            <w:tcBorders>
              <w:top w:val="single" w:sz="4" w:space="0" w:color="auto"/>
              <w:left w:val="nil"/>
              <w:bottom w:val="single" w:sz="4" w:space="0" w:color="auto"/>
              <w:right w:val="nil"/>
            </w:tcBorders>
            <w:vAlign w:val="center"/>
          </w:tcPr>
          <w:p w14:paraId="0F26C536" w14:textId="77777777" w:rsidR="00CB5C04" w:rsidRPr="000E2622" w:rsidRDefault="00CB5C04" w:rsidP="00C63909">
            <w:pPr>
              <w:jc w:val="center"/>
              <w:rPr>
                <w:moveTo w:id="4298" w:author="Micah Freedman" w:date="2022-03-11T15:01:00Z"/>
                <w:rFonts w:ascii="Arial" w:hAnsi="Arial" w:cs="Arial"/>
                <w:b/>
                <w:bCs/>
                <w:sz w:val="20"/>
                <w:szCs w:val="20"/>
              </w:rPr>
            </w:pPr>
            <w:moveTo w:id="4299" w:author="Micah Freedman" w:date="2022-03-11T15:01:00Z">
              <w:r w:rsidRPr="000E2622">
                <w:rPr>
                  <w:rFonts w:ascii="Arial" w:hAnsi="Arial" w:cs="Arial"/>
                  <w:b/>
                  <w:bCs/>
                  <w:sz w:val="20"/>
                  <w:szCs w:val="20"/>
                </w:rPr>
                <w:t>10</w:t>
              </w:r>
            </w:moveTo>
          </w:p>
        </w:tc>
        <w:tc>
          <w:tcPr>
            <w:tcW w:w="850" w:type="dxa"/>
            <w:tcBorders>
              <w:top w:val="single" w:sz="4" w:space="0" w:color="auto"/>
              <w:left w:val="nil"/>
              <w:bottom w:val="single" w:sz="4" w:space="0" w:color="auto"/>
              <w:right w:val="nil"/>
            </w:tcBorders>
            <w:vAlign w:val="center"/>
          </w:tcPr>
          <w:p w14:paraId="5D68738B" w14:textId="77777777" w:rsidR="00CB5C04" w:rsidRPr="000E2622" w:rsidRDefault="00CB5C04" w:rsidP="00C63909">
            <w:pPr>
              <w:jc w:val="center"/>
              <w:rPr>
                <w:moveTo w:id="4300" w:author="Micah Freedman" w:date="2022-03-11T15:01:00Z"/>
                <w:rFonts w:ascii="Arial" w:hAnsi="Arial" w:cs="Arial"/>
                <w:b/>
                <w:bCs/>
                <w:sz w:val="20"/>
                <w:szCs w:val="20"/>
              </w:rPr>
            </w:pPr>
            <w:moveTo w:id="4301" w:author="Micah Freedman" w:date="2022-03-11T15:01:00Z">
              <w:r w:rsidRPr="000E2622">
                <w:rPr>
                  <w:rFonts w:ascii="Arial" w:hAnsi="Arial" w:cs="Arial"/>
                  <w:b/>
                  <w:bCs/>
                  <w:sz w:val="20"/>
                  <w:szCs w:val="20"/>
                </w:rPr>
                <w:t>8</w:t>
              </w:r>
            </w:moveTo>
          </w:p>
        </w:tc>
        <w:tc>
          <w:tcPr>
            <w:tcW w:w="852" w:type="dxa"/>
            <w:tcBorders>
              <w:top w:val="single" w:sz="4" w:space="0" w:color="auto"/>
              <w:left w:val="nil"/>
              <w:bottom w:val="single" w:sz="4" w:space="0" w:color="auto"/>
              <w:right w:val="nil"/>
            </w:tcBorders>
            <w:vAlign w:val="center"/>
          </w:tcPr>
          <w:p w14:paraId="0B258DEA" w14:textId="77777777" w:rsidR="00CB5C04" w:rsidRPr="000E2622" w:rsidRDefault="00CB5C04" w:rsidP="00C63909">
            <w:pPr>
              <w:jc w:val="center"/>
              <w:rPr>
                <w:moveTo w:id="4302" w:author="Micah Freedman" w:date="2022-03-11T15:01:00Z"/>
                <w:rFonts w:ascii="Arial" w:hAnsi="Arial" w:cs="Arial"/>
                <w:b/>
                <w:bCs/>
                <w:sz w:val="20"/>
                <w:szCs w:val="20"/>
              </w:rPr>
            </w:pPr>
            <w:moveTo w:id="4303" w:author="Micah Freedman" w:date="2022-03-11T15:01:00Z">
              <w:r w:rsidRPr="000E2622">
                <w:rPr>
                  <w:rFonts w:ascii="Arial" w:hAnsi="Arial" w:cs="Arial"/>
                  <w:b/>
                  <w:bCs/>
                  <w:sz w:val="20"/>
                  <w:szCs w:val="20"/>
                </w:rPr>
                <w:t>11</w:t>
              </w:r>
            </w:moveTo>
          </w:p>
        </w:tc>
        <w:tc>
          <w:tcPr>
            <w:tcW w:w="930" w:type="dxa"/>
            <w:tcBorders>
              <w:top w:val="single" w:sz="4" w:space="0" w:color="auto"/>
              <w:left w:val="nil"/>
              <w:bottom w:val="single" w:sz="4" w:space="0" w:color="auto"/>
              <w:right w:val="single" w:sz="4" w:space="0" w:color="auto"/>
            </w:tcBorders>
            <w:vAlign w:val="center"/>
          </w:tcPr>
          <w:p w14:paraId="3AC20B7F" w14:textId="77777777" w:rsidR="00CB5C04" w:rsidRPr="000E2622" w:rsidRDefault="00CB5C04" w:rsidP="00C63909">
            <w:pPr>
              <w:jc w:val="center"/>
              <w:rPr>
                <w:moveTo w:id="4304" w:author="Micah Freedman" w:date="2022-03-11T15:01:00Z"/>
                <w:rFonts w:ascii="Arial" w:hAnsi="Arial" w:cs="Arial"/>
                <w:b/>
                <w:bCs/>
                <w:sz w:val="20"/>
                <w:szCs w:val="20"/>
              </w:rPr>
            </w:pPr>
            <w:moveTo w:id="4305" w:author="Micah Freedman" w:date="2022-03-11T15:01:00Z">
              <w:r w:rsidRPr="000E2622">
                <w:rPr>
                  <w:rFonts w:ascii="Arial" w:hAnsi="Arial" w:cs="Arial"/>
                  <w:b/>
                  <w:bCs/>
                  <w:sz w:val="20"/>
                  <w:szCs w:val="20"/>
                </w:rPr>
                <w:t>10</w:t>
              </w:r>
            </w:moveTo>
          </w:p>
        </w:tc>
        <w:tc>
          <w:tcPr>
            <w:tcW w:w="795" w:type="dxa"/>
            <w:tcBorders>
              <w:top w:val="single" w:sz="4" w:space="0" w:color="auto"/>
              <w:left w:val="single" w:sz="4" w:space="0" w:color="auto"/>
              <w:bottom w:val="single" w:sz="4" w:space="0" w:color="auto"/>
              <w:right w:val="single" w:sz="4" w:space="0" w:color="auto"/>
            </w:tcBorders>
            <w:vAlign w:val="center"/>
          </w:tcPr>
          <w:p w14:paraId="413FD789" w14:textId="77777777" w:rsidR="00CB5C04" w:rsidRPr="000E2622" w:rsidRDefault="00CB5C04" w:rsidP="00C63909">
            <w:pPr>
              <w:jc w:val="center"/>
              <w:rPr>
                <w:moveTo w:id="4306" w:author="Micah Freedman" w:date="2022-03-11T15:01:00Z"/>
                <w:rFonts w:ascii="Arial" w:hAnsi="Arial" w:cs="Arial"/>
                <w:b/>
                <w:bCs/>
                <w:sz w:val="20"/>
                <w:szCs w:val="20"/>
              </w:rPr>
            </w:pPr>
            <w:moveTo w:id="4307" w:author="Micah Freedman" w:date="2022-03-11T15:01:00Z">
              <w:r w:rsidRPr="000E2622">
                <w:rPr>
                  <w:rFonts w:ascii="Arial" w:hAnsi="Arial" w:cs="Arial"/>
                  <w:b/>
                  <w:bCs/>
                  <w:sz w:val="20"/>
                  <w:szCs w:val="20"/>
                </w:rPr>
                <w:t>67</w:t>
              </w:r>
            </w:moveTo>
          </w:p>
        </w:tc>
      </w:tr>
      <w:moveToRangeEnd w:id="2831"/>
    </w:tbl>
    <w:p w14:paraId="161AFE1E" w14:textId="42C70BA9" w:rsidR="00EF396F" w:rsidRDefault="00CB5C04">
      <w:ins w:id="4308" w:author="Micah Freedman" w:date="2022-03-11T15:00:00Z">
        <w:r>
          <w:br w:type="page"/>
        </w:r>
      </w:ins>
      <w:ins w:id="4309" w:author="Micah Freedman" w:date="2022-03-11T15:01:00Z">
        <w:r>
          <w:rPr>
            <w:noProof/>
          </w:rPr>
          <mc:AlternateContent>
            <mc:Choice Requires="wps">
              <w:drawing>
                <wp:anchor distT="0" distB="0" distL="114300" distR="114300" simplePos="0" relativeHeight="251669504" behindDoc="0" locked="0" layoutInCell="1" allowOverlap="1" wp14:anchorId="64C0C3A6" wp14:editId="689D5E9D">
                  <wp:simplePos x="0" y="0"/>
                  <wp:positionH relativeFrom="column">
                    <wp:posOffset>0</wp:posOffset>
                  </wp:positionH>
                  <wp:positionV relativeFrom="paragraph">
                    <wp:posOffset>0</wp:posOffset>
                  </wp:positionV>
                  <wp:extent cx="5965371" cy="1519311"/>
                  <wp:effectExtent l="0" t="0" r="16510" b="17780"/>
                  <wp:wrapNone/>
                  <wp:docPr id="18" name="Text Box 18"/>
                  <wp:cNvGraphicFramePr/>
                  <a:graphic xmlns:a="http://schemas.openxmlformats.org/drawingml/2006/main">
                    <a:graphicData uri="http://schemas.microsoft.com/office/word/2010/wordprocessingShape">
                      <wps:wsp>
                        <wps:cNvSpPr txBox="1"/>
                        <wps:spPr>
                          <a:xfrm>
                            <a:off x="0" y="0"/>
                            <a:ext cx="5965371" cy="1519311"/>
                          </a:xfrm>
                          <a:prstGeom prst="rect">
                            <a:avLst/>
                          </a:prstGeom>
                          <a:solidFill>
                            <a:schemeClr val="lt1"/>
                          </a:solidFill>
                          <a:ln w="6350">
                            <a:solidFill>
                              <a:prstClr val="black"/>
                            </a:solidFill>
                          </a:ln>
                        </wps:spPr>
                        <wps:txbx>
                          <w:txbxContent>
                            <w:p w14:paraId="156D1478" w14:textId="77777777" w:rsidR="00CB5C04" w:rsidRPr="000E2622" w:rsidRDefault="00CB5C04" w:rsidP="00CB5C04">
                              <w:pPr>
                                <w:jc w:val="both"/>
                                <w:rPr>
                                  <w:rFonts w:ascii="Arial" w:hAnsi="Arial" w:cs="Arial"/>
                                </w:rPr>
                              </w:pPr>
                              <w:r w:rsidRPr="000E2622">
                                <w:rPr>
                                  <w:rFonts w:ascii="Arial" w:hAnsi="Arial" w:cs="Arial"/>
                                  <w:b/>
                                  <w:bCs/>
                                </w:rPr>
                                <w:t>Table S</w:t>
                              </w:r>
                              <w:ins w:id="4310" w:author="Micah Freedman" w:date="2022-03-11T15:00:00Z">
                                <w:r>
                                  <w:rPr>
                                    <w:rFonts w:ascii="Arial" w:hAnsi="Arial" w:cs="Arial"/>
                                    <w:b/>
                                    <w:bCs/>
                                  </w:rPr>
                                  <w:t>2</w:t>
                                </w:r>
                              </w:ins>
                              <w:del w:id="4311" w:author="Micah Freedman" w:date="2022-03-11T15:00:00Z">
                                <w:r w:rsidDel="00CB5C04">
                                  <w:rPr>
                                    <w:rFonts w:ascii="Arial" w:hAnsi="Arial" w:cs="Arial"/>
                                    <w:b/>
                                    <w:bCs/>
                                  </w:rPr>
                                  <w:delText>1</w:delText>
                                </w:r>
                              </w:del>
                              <w:r w:rsidRPr="000E2622">
                                <w:rPr>
                                  <w:rFonts w:ascii="Arial" w:hAnsi="Arial" w:cs="Arial"/>
                                  <w:b/>
                                  <w:bCs/>
                                </w:rPr>
                                <w:t xml:space="preserve"> – </w:t>
                              </w:r>
                              <w:r w:rsidRPr="000E2622">
                                <w:rPr>
                                  <w:rFonts w:ascii="Arial" w:hAnsi="Arial" w:cs="Arial"/>
                                </w:rPr>
                                <w:t xml:space="preserve">Number of </w:t>
                              </w:r>
                              <w:proofErr w:type="gramStart"/>
                              <w:r w:rsidRPr="000E2622">
                                <w:rPr>
                                  <w:rFonts w:ascii="Arial" w:hAnsi="Arial" w:cs="Arial"/>
                                </w:rPr>
                                <w:t>wing</w:t>
                              </w:r>
                              <w:proofErr w:type="gramEnd"/>
                              <w:r w:rsidRPr="000E2622">
                                <w:rPr>
                                  <w:rFonts w:ascii="Arial" w:hAnsi="Arial" w:cs="Arial"/>
                                </w:rPr>
                                <w:t xml:space="preserve"> cardenolide samples for each maternal family, separated by milkweed species.  Families are arranged by source population. Note that for monarchs reared in 2017, only four milkweed species (GOPH, ASCU, ASYR, ASFA) were available. In total, we analyzed cardenolides from 440 individual monarchs. Milkweed species abbreviations are as follows: GOPH = </w:t>
                              </w:r>
                              <w:r w:rsidRPr="000E2622">
                                <w:rPr>
                                  <w:rFonts w:ascii="Arial" w:hAnsi="Arial" w:cs="Arial"/>
                                  <w:i/>
                                  <w:iCs/>
                                </w:rPr>
                                <w:t>Gomphocarpus physocarpus</w:t>
                              </w:r>
                              <w:r w:rsidRPr="000E2622">
                                <w:rPr>
                                  <w:rFonts w:ascii="Arial" w:hAnsi="Arial" w:cs="Arial"/>
                                </w:rPr>
                                <w:t xml:space="preserve">, ASCU = </w:t>
                              </w:r>
                              <w:r w:rsidRPr="000E2622">
                                <w:rPr>
                                  <w:rFonts w:ascii="Arial" w:hAnsi="Arial" w:cs="Arial"/>
                                  <w:i/>
                                  <w:iCs/>
                                </w:rPr>
                                <w:t>Asclepias curassavica</w:t>
                              </w:r>
                              <w:r w:rsidRPr="000E2622">
                                <w:rPr>
                                  <w:rFonts w:ascii="Arial" w:hAnsi="Arial" w:cs="Arial"/>
                                </w:rPr>
                                <w:t xml:space="preserve">, AINC = </w:t>
                              </w:r>
                              <w:r w:rsidRPr="000E2622">
                                <w:rPr>
                                  <w:rFonts w:ascii="Arial" w:hAnsi="Arial" w:cs="Arial"/>
                                  <w:i/>
                                  <w:iCs/>
                                </w:rPr>
                                <w:t>Asclepias incarnata</w:t>
                              </w:r>
                              <w:r w:rsidRPr="000E2622">
                                <w:rPr>
                                  <w:rFonts w:ascii="Arial" w:hAnsi="Arial" w:cs="Arial"/>
                                </w:rPr>
                                <w:t xml:space="preserve">, ASFA = </w:t>
                              </w:r>
                              <w:r w:rsidRPr="000E2622">
                                <w:rPr>
                                  <w:rFonts w:ascii="Arial" w:hAnsi="Arial" w:cs="Arial"/>
                                  <w:i/>
                                  <w:iCs/>
                                </w:rPr>
                                <w:t>Asclepias fascicularis</w:t>
                              </w:r>
                              <w:r w:rsidRPr="000E2622">
                                <w:rPr>
                                  <w:rFonts w:ascii="Arial" w:hAnsi="Arial" w:cs="Arial"/>
                                </w:rPr>
                                <w:t xml:space="preserve">, ASYR </w:t>
                              </w:r>
                              <w:r w:rsidRPr="000E2622">
                                <w:rPr>
                                  <w:rFonts w:ascii="Arial" w:hAnsi="Arial" w:cs="Arial"/>
                                  <w:i/>
                                  <w:iCs/>
                                </w:rPr>
                                <w:t>= Asclepias syriaca</w:t>
                              </w:r>
                              <w:r w:rsidRPr="000E2622">
                                <w:rPr>
                                  <w:rFonts w:ascii="Arial" w:hAnsi="Arial" w:cs="Arial"/>
                                </w:rPr>
                                <w:t xml:space="preserve">, ASPEC = </w:t>
                              </w:r>
                              <w:r w:rsidRPr="000E2622">
                                <w:rPr>
                                  <w:rFonts w:ascii="Arial" w:hAnsi="Arial" w:cs="Arial"/>
                                  <w:i/>
                                  <w:iCs/>
                                </w:rPr>
                                <w:t>Asclepias speciosa</w:t>
                              </w:r>
                              <w:r w:rsidRPr="000E2622">
                                <w:rPr>
                                  <w:rFonts w:ascii="Arial" w:hAnsi="Arial" w:cs="Arial"/>
                                </w:rPr>
                                <w:t xml:space="preserve">. </w:t>
                              </w:r>
                            </w:p>
                            <w:p w14:paraId="14B6F060" w14:textId="77777777" w:rsidR="00CB5C04" w:rsidRPr="000E2622" w:rsidRDefault="00CB5C04" w:rsidP="00CB5C04">
                              <w:pPr>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0C3A6" id="Text Box 18" o:spid="_x0000_s1028" type="#_x0000_t202" style="position:absolute;margin-left:0;margin-top:0;width:469.7pt;height:119.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" fillcolor="white [3201]" strokeweight=".5pt">
                  <v:textbox>
                    <w:txbxContent>
                      <w:p w14:paraId="156D1478" w14:textId="77777777" w:rsidR="00CB5C04" w:rsidRPr="000E2622" w:rsidRDefault="00CB5C04" w:rsidP="00CB5C04">
                        <w:pPr>
                          <w:jc w:val="both"/>
                          <w:rPr>
                            <w:rFonts w:ascii="Arial" w:hAnsi="Arial" w:cs="Arial"/>
                          </w:rPr>
                        </w:pPr>
                        <w:r w:rsidRPr="000E2622">
                          <w:rPr>
                            <w:rFonts w:ascii="Arial" w:hAnsi="Arial" w:cs="Arial"/>
                            <w:b/>
                            <w:bCs/>
                          </w:rPr>
                          <w:t>Table S</w:t>
                        </w:r>
                        <w:ins w:id="4312" w:author="Micah Freedman" w:date="2022-03-11T15:00:00Z">
                          <w:r>
                            <w:rPr>
                              <w:rFonts w:ascii="Arial" w:hAnsi="Arial" w:cs="Arial"/>
                              <w:b/>
                              <w:bCs/>
                            </w:rPr>
                            <w:t>2</w:t>
                          </w:r>
                        </w:ins>
                        <w:del w:id="4313" w:author="Micah Freedman" w:date="2022-03-11T15:00:00Z">
                          <w:r w:rsidDel="00CB5C04">
                            <w:rPr>
                              <w:rFonts w:ascii="Arial" w:hAnsi="Arial" w:cs="Arial"/>
                              <w:b/>
                              <w:bCs/>
                            </w:rPr>
                            <w:delText>1</w:delText>
                          </w:r>
                        </w:del>
                        <w:r w:rsidRPr="000E2622">
                          <w:rPr>
                            <w:rFonts w:ascii="Arial" w:hAnsi="Arial" w:cs="Arial"/>
                            <w:b/>
                            <w:bCs/>
                          </w:rPr>
                          <w:t xml:space="preserve"> – </w:t>
                        </w:r>
                        <w:r w:rsidRPr="000E2622">
                          <w:rPr>
                            <w:rFonts w:ascii="Arial" w:hAnsi="Arial" w:cs="Arial"/>
                          </w:rPr>
                          <w:t xml:space="preserve">Number of </w:t>
                        </w:r>
                        <w:proofErr w:type="gramStart"/>
                        <w:r w:rsidRPr="000E2622">
                          <w:rPr>
                            <w:rFonts w:ascii="Arial" w:hAnsi="Arial" w:cs="Arial"/>
                          </w:rPr>
                          <w:t>wing</w:t>
                        </w:r>
                        <w:proofErr w:type="gramEnd"/>
                        <w:r w:rsidRPr="000E2622">
                          <w:rPr>
                            <w:rFonts w:ascii="Arial" w:hAnsi="Arial" w:cs="Arial"/>
                          </w:rPr>
                          <w:t xml:space="preserve"> cardenolide samples for each maternal family, separated by milkweed species.  Families are arranged by source population. Note that for monarchs reared in 2017, only four milkweed species (GOPH, ASCU, ASYR, ASFA) were available. In total, we analyzed cardenolides from 440 individual monarchs. Milkweed species abbreviations are as follows: GOPH = </w:t>
                        </w:r>
                        <w:r w:rsidRPr="000E2622">
                          <w:rPr>
                            <w:rFonts w:ascii="Arial" w:hAnsi="Arial" w:cs="Arial"/>
                            <w:i/>
                            <w:iCs/>
                          </w:rPr>
                          <w:t>Gomphocarpus physocarpus</w:t>
                        </w:r>
                        <w:r w:rsidRPr="000E2622">
                          <w:rPr>
                            <w:rFonts w:ascii="Arial" w:hAnsi="Arial" w:cs="Arial"/>
                          </w:rPr>
                          <w:t xml:space="preserve">, ASCU = </w:t>
                        </w:r>
                        <w:r w:rsidRPr="000E2622">
                          <w:rPr>
                            <w:rFonts w:ascii="Arial" w:hAnsi="Arial" w:cs="Arial"/>
                            <w:i/>
                            <w:iCs/>
                          </w:rPr>
                          <w:t>Asclepias curassavica</w:t>
                        </w:r>
                        <w:r w:rsidRPr="000E2622">
                          <w:rPr>
                            <w:rFonts w:ascii="Arial" w:hAnsi="Arial" w:cs="Arial"/>
                          </w:rPr>
                          <w:t xml:space="preserve">, AINC = </w:t>
                        </w:r>
                        <w:r w:rsidRPr="000E2622">
                          <w:rPr>
                            <w:rFonts w:ascii="Arial" w:hAnsi="Arial" w:cs="Arial"/>
                            <w:i/>
                            <w:iCs/>
                          </w:rPr>
                          <w:t>Asclepias incarnata</w:t>
                        </w:r>
                        <w:r w:rsidRPr="000E2622">
                          <w:rPr>
                            <w:rFonts w:ascii="Arial" w:hAnsi="Arial" w:cs="Arial"/>
                          </w:rPr>
                          <w:t xml:space="preserve">, ASFA = </w:t>
                        </w:r>
                        <w:r w:rsidRPr="000E2622">
                          <w:rPr>
                            <w:rFonts w:ascii="Arial" w:hAnsi="Arial" w:cs="Arial"/>
                            <w:i/>
                            <w:iCs/>
                          </w:rPr>
                          <w:t>Asclepias fascicularis</w:t>
                        </w:r>
                        <w:r w:rsidRPr="000E2622">
                          <w:rPr>
                            <w:rFonts w:ascii="Arial" w:hAnsi="Arial" w:cs="Arial"/>
                          </w:rPr>
                          <w:t xml:space="preserve">, ASYR </w:t>
                        </w:r>
                        <w:r w:rsidRPr="000E2622">
                          <w:rPr>
                            <w:rFonts w:ascii="Arial" w:hAnsi="Arial" w:cs="Arial"/>
                            <w:i/>
                            <w:iCs/>
                          </w:rPr>
                          <w:t>= Asclepias syriaca</w:t>
                        </w:r>
                        <w:r w:rsidRPr="000E2622">
                          <w:rPr>
                            <w:rFonts w:ascii="Arial" w:hAnsi="Arial" w:cs="Arial"/>
                          </w:rPr>
                          <w:t xml:space="preserve">, ASPEC = </w:t>
                        </w:r>
                        <w:r w:rsidRPr="000E2622">
                          <w:rPr>
                            <w:rFonts w:ascii="Arial" w:hAnsi="Arial" w:cs="Arial"/>
                            <w:i/>
                            <w:iCs/>
                          </w:rPr>
                          <w:t>Asclepias speciosa</w:t>
                        </w:r>
                        <w:r w:rsidRPr="000E2622">
                          <w:rPr>
                            <w:rFonts w:ascii="Arial" w:hAnsi="Arial" w:cs="Arial"/>
                          </w:rPr>
                          <w:t xml:space="preserve">. </w:t>
                        </w:r>
                      </w:p>
                      <w:p w14:paraId="14B6F060" w14:textId="77777777" w:rsidR="00CB5C04" w:rsidRPr="000E2622" w:rsidRDefault="00CB5C04" w:rsidP="00CB5C04">
                        <w:pPr>
                          <w:jc w:val="both"/>
                          <w:rPr>
                            <w:rFonts w:ascii="Arial" w:hAnsi="Arial" w:cs="Arial"/>
                          </w:rPr>
                        </w:pPr>
                      </w:p>
                    </w:txbxContent>
                  </v:textbox>
                </v:shape>
              </w:pict>
            </mc:Fallback>
          </mc:AlternateContent>
        </w:r>
      </w:ins>
    </w:p>
    <w:tbl>
      <w:tblPr>
        <w:tblStyle w:val="TableGrid"/>
        <w:tblpPr w:leftFromText="180" w:rightFromText="180" w:vertAnchor="text" w:horzAnchor="margin" w:tblpY="71"/>
        <w:tblW w:w="9374" w:type="dxa"/>
        <w:tblLook w:val="04A0" w:firstRow="1" w:lastRow="0" w:firstColumn="1" w:lastColumn="0" w:noHBand="0" w:noVBand="1"/>
      </w:tblPr>
      <w:tblGrid>
        <w:gridCol w:w="2884"/>
        <w:gridCol w:w="3245"/>
        <w:gridCol w:w="3245"/>
      </w:tblGrid>
      <w:tr w:rsidR="008916E8" w:rsidRPr="000E2622" w:rsidDel="00283350" w14:paraId="6FD10491" w14:textId="6D7A50BB" w:rsidTr="008916E8">
        <w:trPr>
          <w:trHeight w:val="454"/>
          <w:del w:id="4314" w:author="Micah Freedman" w:date="2022-03-11T15:12:00Z"/>
        </w:trPr>
        <w:tc>
          <w:tcPr>
            <w:tcW w:w="2884" w:type="dxa"/>
            <w:vAlign w:val="center"/>
          </w:tcPr>
          <w:p w14:paraId="172E8C78" w14:textId="2F90DDEF" w:rsidR="008916E8" w:rsidRPr="000E2622" w:rsidDel="00283350" w:rsidRDefault="008916E8" w:rsidP="008916E8">
            <w:pPr>
              <w:jc w:val="center"/>
              <w:rPr>
                <w:del w:id="4315" w:author="Micah Freedman" w:date="2022-03-11T15:12:00Z"/>
                <w:rFonts w:ascii="Arial" w:hAnsi="Arial" w:cs="Arial"/>
                <w:b/>
                <w:bCs/>
              </w:rPr>
            </w:pPr>
            <w:del w:id="4316" w:author="Micah Freedman" w:date="2022-03-11T15:12:00Z">
              <w:r w:rsidRPr="000E2622" w:rsidDel="00283350">
                <w:rPr>
                  <w:rFonts w:ascii="Arial" w:hAnsi="Arial" w:cs="Arial"/>
                  <w:b/>
                  <w:bCs/>
                </w:rPr>
                <w:delText>Species</w:delText>
              </w:r>
            </w:del>
          </w:p>
        </w:tc>
        <w:tc>
          <w:tcPr>
            <w:tcW w:w="3245" w:type="dxa"/>
            <w:vAlign w:val="center"/>
          </w:tcPr>
          <w:p w14:paraId="6FCF9196" w14:textId="62922277" w:rsidR="008916E8" w:rsidRPr="000E2622" w:rsidDel="00283350" w:rsidRDefault="008916E8" w:rsidP="008916E8">
            <w:pPr>
              <w:jc w:val="center"/>
              <w:rPr>
                <w:del w:id="4317" w:author="Micah Freedman" w:date="2022-03-11T15:12:00Z"/>
                <w:rFonts w:ascii="Arial" w:hAnsi="Arial" w:cs="Arial"/>
                <w:b/>
                <w:bCs/>
              </w:rPr>
            </w:pPr>
            <w:del w:id="4318" w:author="Micah Freedman" w:date="2022-03-11T15:12:00Z">
              <w:r w:rsidRPr="000E2622" w:rsidDel="00283350">
                <w:rPr>
                  <w:rFonts w:ascii="Arial" w:hAnsi="Arial" w:cs="Arial"/>
                  <w:b/>
                  <w:bCs/>
                </w:rPr>
                <w:delText>Leaf Samples</w:delText>
              </w:r>
            </w:del>
          </w:p>
        </w:tc>
        <w:tc>
          <w:tcPr>
            <w:tcW w:w="3245" w:type="dxa"/>
            <w:vAlign w:val="center"/>
          </w:tcPr>
          <w:p w14:paraId="091117F7" w14:textId="2ACBF4C7" w:rsidR="008916E8" w:rsidRPr="000E2622" w:rsidDel="00283350" w:rsidRDefault="008916E8" w:rsidP="008916E8">
            <w:pPr>
              <w:jc w:val="center"/>
              <w:rPr>
                <w:del w:id="4319" w:author="Micah Freedman" w:date="2022-03-11T15:12:00Z"/>
                <w:rFonts w:ascii="Arial" w:hAnsi="Arial" w:cs="Arial"/>
                <w:b/>
                <w:bCs/>
              </w:rPr>
            </w:pPr>
            <w:del w:id="4320" w:author="Micah Freedman" w:date="2022-03-11T15:12:00Z">
              <w:r w:rsidRPr="000E2622" w:rsidDel="00283350">
                <w:rPr>
                  <w:rFonts w:ascii="Arial" w:hAnsi="Arial" w:cs="Arial"/>
                  <w:b/>
                  <w:bCs/>
                </w:rPr>
                <w:delText>Wing Samples</w:delText>
              </w:r>
            </w:del>
          </w:p>
        </w:tc>
      </w:tr>
      <w:tr w:rsidR="008916E8" w:rsidRPr="000E2622" w:rsidDel="00283350" w14:paraId="2B1E61D0" w14:textId="0695CBE0" w:rsidTr="008916E8">
        <w:trPr>
          <w:trHeight w:val="489"/>
          <w:del w:id="4321" w:author="Micah Freedman" w:date="2022-03-11T15:12:00Z"/>
        </w:trPr>
        <w:tc>
          <w:tcPr>
            <w:tcW w:w="2884" w:type="dxa"/>
            <w:vAlign w:val="center"/>
          </w:tcPr>
          <w:p w14:paraId="40A92477" w14:textId="7D97E0D7" w:rsidR="008916E8" w:rsidRPr="000E2622" w:rsidDel="00283350" w:rsidRDefault="008916E8" w:rsidP="008916E8">
            <w:pPr>
              <w:jc w:val="center"/>
              <w:rPr>
                <w:del w:id="4322" w:author="Micah Freedman" w:date="2022-03-11T15:12:00Z"/>
                <w:rFonts w:ascii="Arial" w:hAnsi="Arial" w:cs="Arial"/>
              </w:rPr>
            </w:pPr>
            <w:del w:id="4323" w:author="Micah Freedman" w:date="2022-03-11T15:12:00Z">
              <w:r w:rsidRPr="000E2622" w:rsidDel="00283350">
                <w:rPr>
                  <w:rFonts w:ascii="Arial" w:hAnsi="Arial" w:cs="Arial"/>
                </w:rPr>
                <w:delText>GOPH</w:delText>
              </w:r>
            </w:del>
          </w:p>
        </w:tc>
        <w:tc>
          <w:tcPr>
            <w:tcW w:w="3245" w:type="dxa"/>
            <w:vAlign w:val="center"/>
          </w:tcPr>
          <w:p w14:paraId="33E8B163" w14:textId="0E40F758" w:rsidR="008916E8" w:rsidRPr="000E2622" w:rsidDel="00283350" w:rsidRDefault="008916E8" w:rsidP="008916E8">
            <w:pPr>
              <w:jc w:val="center"/>
              <w:rPr>
                <w:del w:id="4324" w:author="Micah Freedman" w:date="2022-03-11T15:12:00Z"/>
                <w:rFonts w:ascii="Arial" w:hAnsi="Arial" w:cs="Arial"/>
              </w:rPr>
            </w:pPr>
            <w:del w:id="4325" w:author="Micah Freedman" w:date="2022-03-11T15:12:00Z">
              <w:r w:rsidRPr="000E2622" w:rsidDel="00283350">
                <w:rPr>
                  <w:rFonts w:ascii="Arial" w:hAnsi="Arial" w:cs="Arial"/>
                </w:rPr>
                <w:delText>54</w:delText>
              </w:r>
            </w:del>
          </w:p>
        </w:tc>
        <w:tc>
          <w:tcPr>
            <w:tcW w:w="3245" w:type="dxa"/>
            <w:vAlign w:val="center"/>
          </w:tcPr>
          <w:p w14:paraId="00E9F9BC" w14:textId="39FEFF52" w:rsidR="008916E8" w:rsidRPr="000E2622" w:rsidDel="00283350" w:rsidRDefault="008916E8" w:rsidP="008916E8">
            <w:pPr>
              <w:jc w:val="center"/>
              <w:rPr>
                <w:del w:id="4326" w:author="Micah Freedman" w:date="2022-03-11T15:12:00Z"/>
                <w:rFonts w:ascii="Arial" w:hAnsi="Arial" w:cs="Arial"/>
              </w:rPr>
            </w:pPr>
            <w:del w:id="4327" w:author="Micah Freedman" w:date="2022-03-11T15:12:00Z">
              <w:r w:rsidRPr="000E2622" w:rsidDel="00283350">
                <w:rPr>
                  <w:rFonts w:ascii="Arial" w:hAnsi="Arial" w:cs="Arial"/>
                </w:rPr>
                <w:delText>112</w:delText>
              </w:r>
            </w:del>
          </w:p>
        </w:tc>
      </w:tr>
      <w:tr w:rsidR="008916E8" w:rsidRPr="000E2622" w:rsidDel="00283350" w14:paraId="347F7EB4" w14:textId="3C4E703B" w:rsidTr="008916E8">
        <w:trPr>
          <w:trHeight w:val="454"/>
          <w:del w:id="4328" w:author="Micah Freedman" w:date="2022-03-11T15:12:00Z"/>
        </w:trPr>
        <w:tc>
          <w:tcPr>
            <w:tcW w:w="2884" w:type="dxa"/>
            <w:vAlign w:val="center"/>
          </w:tcPr>
          <w:p w14:paraId="479B2B1A" w14:textId="137252A2" w:rsidR="008916E8" w:rsidRPr="000E2622" w:rsidDel="00283350" w:rsidRDefault="008916E8" w:rsidP="008916E8">
            <w:pPr>
              <w:jc w:val="center"/>
              <w:rPr>
                <w:del w:id="4329" w:author="Micah Freedman" w:date="2022-03-11T15:12:00Z"/>
                <w:rFonts w:ascii="Arial" w:hAnsi="Arial" w:cs="Arial"/>
              </w:rPr>
            </w:pPr>
            <w:del w:id="4330" w:author="Micah Freedman" w:date="2022-03-11T15:12:00Z">
              <w:r w:rsidRPr="000E2622" w:rsidDel="00283350">
                <w:rPr>
                  <w:rFonts w:ascii="Arial" w:hAnsi="Arial" w:cs="Arial"/>
                </w:rPr>
                <w:delText>ASCU</w:delText>
              </w:r>
            </w:del>
          </w:p>
        </w:tc>
        <w:tc>
          <w:tcPr>
            <w:tcW w:w="3245" w:type="dxa"/>
            <w:vAlign w:val="center"/>
          </w:tcPr>
          <w:p w14:paraId="26D14ED0" w14:textId="502122F8" w:rsidR="008916E8" w:rsidRPr="000E2622" w:rsidDel="00283350" w:rsidRDefault="008916E8" w:rsidP="008916E8">
            <w:pPr>
              <w:jc w:val="center"/>
              <w:rPr>
                <w:del w:id="4331" w:author="Micah Freedman" w:date="2022-03-11T15:12:00Z"/>
                <w:rFonts w:ascii="Arial" w:hAnsi="Arial" w:cs="Arial"/>
              </w:rPr>
            </w:pPr>
            <w:del w:id="4332" w:author="Micah Freedman" w:date="2022-03-11T15:12:00Z">
              <w:r w:rsidRPr="000E2622" w:rsidDel="00283350">
                <w:rPr>
                  <w:rFonts w:ascii="Arial" w:hAnsi="Arial" w:cs="Arial"/>
                </w:rPr>
                <w:delText>38</w:delText>
              </w:r>
            </w:del>
          </w:p>
        </w:tc>
        <w:tc>
          <w:tcPr>
            <w:tcW w:w="3245" w:type="dxa"/>
            <w:vAlign w:val="center"/>
          </w:tcPr>
          <w:p w14:paraId="46C952EF" w14:textId="2727C8C8" w:rsidR="008916E8" w:rsidRPr="000E2622" w:rsidDel="00283350" w:rsidRDefault="008916E8" w:rsidP="008916E8">
            <w:pPr>
              <w:jc w:val="center"/>
              <w:rPr>
                <w:del w:id="4333" w:author="Micah Freedman" w:date="2022-03-11T15:12:00Z"/>
                <w:rFonts w:ascii="Arial" w:hAnsi="Arial" w:cs="Arial"/>
              </w:rPr>
            </w:pPr>
            <w:del w:id="4334" w:author="Micah Freedman" w:date="2022-03-11T15:12:00Z">
              <w:r w:rsidRPr="000E2622" w:rsidDel="00283350">
                <w:rPr>
                  <w:rFonts w:ascii="Arial" w:hAnsi="Arial" w:cs="Arial"/>
                </w:rPr>
                <w:delText>84</w:delText>
              </w:r>
            </w:del>
          </w:p>
        </w:tc>
      </w:tr>
      <w:tr w:rsidR="008916E8" w:rsidRPr="000E2622" w:rsidDel="00283350" w14:paraId="16C3AEEF" w14:textId="60DC9A73" w:rsidTr="008916E8">
        <w:trPr>
          <w:trHeight w:val="454"/>
          <w:del w:id="4335" w:author="Micah Freedman" w:date="2022-03-11T15:12:00Z"/>
        </w:trPr>
        <w:tc>
          <w:tcPr>
            <w:tcW w:w="2884" w:type="dxa"/>
            <w:vAlign w:val="center"/>
          </w:tcPr>
          <w:p w14:paraId="1A2C9E1A" w14:textId="7BF4D291" w:rsidR="008916E8" w:rsidRPr="000E2622" w:rsidDel="00283350" w:rsidRDefault="008916E8" w:rsidP="008916E8">
            <w:pPr>
              <w:jc w:val="center"/>
              <w:rPr>
                <w:del w:id="4336" w:author="Micah Freedman" w:date="2022-03-11T15:12:00Z"/>
                <w:rFonts w:ascii="Arial" w:hAnsi="Arial" w:cs="Arial"/>
              </w:rPr>
            </w:pPr>
            <w:del w:id="4337" w:author="Micah Freedman" w:date="2022-03-11T15:12:00Z">
              <w:r w:rsidRPr="000E2622" w:rsidDel="00283350">
                <w:rPr>
                  <w:rFonts w:ascii="Arial" w:hAnsi="Arial" w:cs="Arial"/>
                </w:rPr>
                <w:delText>AINC</w:delText>
              </w:r>
            </w:del>
          </w:p>
        </w:tc>
        <w:tc>
          <w:tcPr>
            <w:tcW w:w="3245" w:type="dxa"/>
            <w:vAlign w:val="center"/>
          </w:tcPr>
          <w:p w14:paraId="3CBA15B3" w14:textId="5AFC27E7" w:rsidR="008916E8" w:rsidRPr="000E2622" w:rsidDel="00283350" w:rsidRDefault="008916E8" w:rsidP="008916E8">
            <w:pPr>
              <w:jc w:val="center"/>
              <w:rPr>
                <w:del w:id="4338" w:author="Micah Freedman" w:date="2022-03-11T15:12:00Z"/>
                <w:rFonts w:ascii="Arial" w:hAnsi="Arial" w:cs="Arial"/>
              </w:rPr>
            </w:pPr>
            <w:del w:id="4339" w:author="Micah Freedman" w:date="2022-03-11T15:12:00Z">
              <w:r w:rsidRPr="000E2622" w:rsidDel="00283350">
                <w:rPr>
                  <w:rFonts w:ascii="Arial" w:hAnsi="Arial" w:cs="Arial"/>
                </w:rPr>
                <w:delText>20</w:delText>
              </w:r>
            </w:del>
          </w:p>
        </w:tc>
        <w:tc>
          <w:tcPr>
            <w:tcW w:w="3245" w:type="dxa"/>
            <w:vAlign w:val="center"/>
          </w:tcPr>
          <w:p w14:paraId="49DF4E17" w14:textId="3B2DA340" w:rsidR="008916E8" w:rsidRPr="000E2622" w:rsidDel="00283350" w:rsidRDefault="008916E8" w:rsidP="008916E8">
            <w:pPr>
              <w:jc w:val="center"/>
              <w:rPr>
                <w:del w:id="4340" w:author="Micah Freedman" w:date="2022-03-11T15:12:00Z"/>
                <w:rFonts w:ascii="Arial" w:hAnsi="Arial" w:cs="Arial"/>
              </w:rPr>
            </w:pPr>
            <w:del w:id="4341" w:author="Micah Freedman" w:date="2022-03-11T15:12:00Z">
              <w:r w:rsidRPr="000E2622" w:rsidDel="00283350">
                <w:rPr>
                  <w:rFonts w:ascii="Arial" w:hAnsi="Arial" w:cs="Arial"/>
                </w:rPr>
                <w:delText>60</w:delText>
              </w:r>
            </w:del>
          </w:p>
        </w:tc>
      </w:tr>
      <w:tr w:rsidR="008916E8" w:rsidRPr="000E2622" w:rsidDel="00283350" w14:paraId="625FBC1E" w14:textId="4144204A" w:rsidTr="008916E8">
        <w:trPr>
          <w:trHeight w:val="454"/>
          <w:del w:id="4342" w:author="Micah Freedman" w:date="2022-03-11T15:12:00Z"/>
        </w:trPr>
        <w:tc>
          <w:tcPr>
            <w:tcW w:w="2884" w:type="dxa"/>
            <w:vAlign w:val="center"/>
          </w:tcPr>
          <w:p w14:paraId="6C1AD3D9" w14:textId="414739D5" w:rsidR="008916E8" w:rsidRPr="000E2622" w:rsidDel="00283350" w:rsidRDefault="008916E8" w:rsidP="008916E8">
            <w:pPr>
              <w:jc w:val="center"/>
              <w:rPr>
                <w:del w:id="4343" w:author="Micah Freedman" w:date="2022-03-11T15:12:00Z"/>
                <w:rFonts w:ascii="Arial" w:hAnsi="Arial" w:cs="Arial"/>
              </w:rPr>
            </w:pPr>
            <w:del w:id="4344" w:author="Micah Freedman" w:date="2022-03-11T15:12:00Z">
              <w:r w:rsidRPr="000E2622" w:rsidDel="00283350">
                <w:rPr>
                  <w:rFonts w:ascii="Arial" w:hAnsi="Arial" w:cs="Arial"/>
                </w:rPr>
                <w:delText>ASFA</w:delText>
              </w:r>
            </w:del>
          </w:p>
        </w:tc>
        <w:tc>
          <w:tcPr>
            <w:tcW w:w="3245" w:type="dxa"/>
            <w:vAlign w:val="center"/>
          </w:tcPr>
          <w:p w14:paraId="5C3E218B" w14:textId="7C21AD51" w:rsidR="008916E8" w:rsidRPr="000E2622" w:rsidDel="00283350" w:rsidRDefault="008916E8" w:rsidP="008916E8">
            <w:pPr>
              <w:jc w:val="center"/>
              <w:rPr>
                <w:del w:id="4345" w:author="Micah Freedman" w:date="2022-03-11T15:12:00Z"/>
                <w:rFonts w:ascii="Arial" w:hAnsi="Arial" w:cs="Arial"/>
              </w:rPr>
            </w:pPr>
            <w:del w:id="4346" w:author="Micah Freedman" w:date="2022-03-11T15:12:00Z">
              <w:r w:rsidRPr="000E2622" w:rsidDel="00283350">
                <w:rPr>
                  <w:rFonts w:ascii="Arial" w:hAnsi="Arial" w:cs="Arial"/>
                </w:rPr>
                <w:delText>20</w:delText>
              </w:r>
            </w:del>
          </w:p>
        </w:tc>
        <w:tc>
          <w:tcPr>
            <w:tcW w:w="3245" w:type="dxa"/>
            <w:vAlign w:val="center"/>
          </w:tcPr>
          <w:p w14:paraId="5699B91F" w14:textId="11248662" w:rsidR="008916E8" w:rsidRPr="000E2622" w:rsidDel="00283350" w:rsidRDefault="008916E8" w:rsidP="008916E8">
            <w:pPr>
              <w:jc w:val="center"/>
              <w:rPr>
                <w:del w:id="4347" w:author="Micah Freedman" w:date="2022-03-11T15:12:00Z"/>
                <w:rFonts w:ascii="Arial" w:hAnsi="Arial" w:cs="Arial"/>
              </w:rPr>
            </w:pPr>
            <w:del w:id="4348" w:author="Micah Freedman" w:date="2022-03-11T15:12:00Z">
              <w:r w:rsidRPr="000E2622" w:rsidDel="00283350">
                <w:rPr>
                  <w:rFonts w:ascii="Arial" w:hAnsi="Arial" w:cs="Arial"/>
                </w:rPr>
                <w:delText>59</w:delText>
              </w:r>
            </w:del>
          </w:p>
        </w:tc>
      </w:tr>
      <w:tr w:rsidR="008916E8" w:rsidRPr="000E2622" w:rsidDel="00283350" w14:paraId="3766D268" w14:textId="55C5B337" w:rsidTr="008916E8">
        <w:trPr>
          <w:trHeight w:val="489"/>
          <w:del w:id="4349" w:author="Micah Freedman" w:date="2022-03-11T15:12:00Z"/>
        </w:trPr>
        <w:tc>
          <w:tcPr>
            <w:tcW w:w="2884" w:type="dxa"/>
            <w:vAlign w:val="center"/>
          </w:tcPr>
          <w:p w14:paraId="0DC0AD48" w14:textId="68A3B161" w:rsidR="008916E8" w:rsidRPr="000E2622" w:rsidDel="00283350" w:rsidRDefault="008916E8" w:rsidP="008916E8">
            <w:pPr>
              <w:jc w:val="center"/>
              <w:rPr>
                <w:del w:id="4350" w:author="Micah Freedman" w:date="2022-03-11T15:12:00Z"/>
                <w:rFonts w:ascii="Arial" w:hAnsi="Arial" w:cs="Arial"/>
              </w:rPr>
            </w:pPr>
            <w:del w:id="4351" w:author="Micah Freedman" w:date="2022-03-11T15:12:00Z">
              <w:r w:rsidRPr="000E2622" w:rsidDel="00283350">
                <w:rPr>
                  <w:rFonts w:ascii="Arial" w:hAnsi="Arial" w:cs="Arial"/>
                </w:rPr>
                <w:delText>ASYR</w:delText>
              </w:r>
            </w:del>
          </w:p>
        </w:tc>
        <w:tc>
          <w:tcPr>
            <w:tcW w:w="3245" w:type="dxa"/>
            <w:vAlign w:val="center"/>
          </w:tcPr>
          <w:p w14:paraId="33C46997" w14:textId="19D013EF" w:rsidR="008916E8" w:rsidRPr="000E2622" w:rsidDel="00283350" w:rsidRDefault="008916E8" w:rsidP="008916E8">
            <w:pPr>
              <w:jc w:val="center"/>
              <w:rPr>
                <w:del w:id="4352" w:author="Micah Freedman" w:date="2022-03-11T15:12:00Z"/>
                <w:rFonts w:ascii="Arial" w:hAnsi="Arial" w:cs="Arial"/>
              </w:rPr>
            </w:pPr>
            <w:del w:id="4353" w:author="Micah Freedman" w:date="2022-03-11T15:12:00Z">
              <w:r w:rsidRPr="000E2622" w:rsidDel="00283350">
                <w:rPr>
                  <w:rFonts w:ascii="Arial" w:hAnsi="Arial" w:cs="Arial"/>
                </w:rPr>
                <w:delText>32</w:delText>
              </w:r>
            </w:del>
          </w:p>
        </w:tc>
        <w:tc>
          <w:tcPr>
            <w:tcW w:w="3245" w:type="dxa"/>
            <w:vAlign w:val="center"/>
          </w:tcPr>
          <w:p w14:paraId="111395CF" w14:textId="4237124C" w:rsidR="008916E8" w:rsidRPr="000E2622" w:rsidDel="00283350" w:rsidRDefault="008916E8" w:rsidP="008916E8">
            <w:pPr>
              <w:jc w:val="center"/>
              <w:rPr>
                <w:del w:id="4354" w:author="Micah Freedman" w:date="2022-03-11T15:12:00Z"/>
                <w:rFonts w:ascii="Arial" w:hAnsi="Arial" w:cs="Arial"/>
              </w:rPr>
            </w:pPr>
            <w:del w:id="4355" w:author="Micah Freedman" w:date="2022-03-11T15:12:00Z">
              <w:r w:rsidRPr="000E2622" w:rsidDel="00283350">
                <w:rPr>
                  <w:rFonts w:ascii="Arial" w:hAnsi="Arial" w:cs="Arial"/>
                </w:rPr>
                <w:delText>76</w:delText>
              </w:r>
            </w:del>
          </w:p>
        </w:tc>
      </w:tr>
      <w:tr w:rsidR="008916E8" w:rsidRPr="000E2622" w:rsidDel="00283350" w14:paraId="7E0F0524" w14:textId="6C464614" w:rsidTr="008916E8">
        <w:trPr>
          <w:trHeight w:val="454"/>
          <w:del w:id="4356" w:author="Micah Freedman" w:date="2022-03-11T15:12:00Z"/>
        </w:trPr>
        <w:tc>
          <w:tcPr>
            <w:tcW w:w="2884" w:type="dxa"/>
            <w:vAlign w:val="center"/>
          </w:tcPr>
          <w:p w14:paraId="7EA2C010" w14:textId="71E75EAF" w:rsidR="008916E8" w:rsidRPr="000E2622" w:rsidDel="00283350" w:rsidRDefault="008916E8" w:rsidP="008916E8">
            <w:pPr>
              <w:jc w:val="center"/>
              <w:rPr>
                <w:del w:id="4357" w:author="Micah Freedman" w:date="2022-03-11T15:12:00Z"/>
                <w:rFonts w:ascii="Arial" w:hAnsi="Arial" w:cs="Arial"/>
              </w:rPr>
            </w:pPr>
            <w:del w:id="4358" w:author="Micah Freedman" w:date="2022-03-11T15:12:00Z">
              <w:r w:rsidRPr="000E2622" w:rsidDel="00283350">
                <w:rPr>
                  <w:rFonts w:ascii="Arial" w:hAnsi="Arial" w:cs="Arial"/>
                </w:rPr>
                <w:delText>ASPEC</w:delText>
              </w:r>
            </w:del>
          </w:p>
        </w:tc>
        <w:tc>
          <w:tcPr>
            <w:tcW w:w="3245" w:type="dxa"/>
            <w:vAlign w:val="center"/>
          </w:tcPr>
          <w:p w14:paraId="44AF0F50" w14:textId="2C48431B" w:rsidR="008916E8" w:rsidRPr="000E2622" w:rsidDel="00283350" w:rsidRDefault="008916E8" w:rsidP="008916E8">
            <w:pPr>
              <w:jc w:val="center"/>
              <w:rPr>
                <w:del w:id="4359" w:author="Micah Freedman" w:date="2022-03-11T15:12:00Z"/>
                <w:rFonts w:ascii="Arial" w:hAnsi="Arial" w:cs="Arial"/>
              </w:rPr>
            </w:pPr>
            <w:del w:id="4360" w:author="Micah Freedman" w:date="2022-03-11T15:12:00Z">
              <w:r w:rsidRPr="000E2622" w:rsidDel="00283350">
                <w:rPr>
                  <w:rFonts w:ascii="Arial" w:hAnsi="Arial" w:cs="Arial"/>
                </w:rPr>
                <w:delText>19</w:delText>
              </w:r>
            </w:del>
          </w:p>
        </w:tc>
        <w:tc>
          <w:tcPr>
            <w:tcW w:w="3245" w:type="dxa"/>
            <w:vAlign w:val="center"/>
          </w:tcPr>
          <w:p w14:paraId="0AEB4050" w14:textId="0D9A1C8F" w:rsidR="008916E8" w:rsidRPr="000E2622" w:rsidDel="00283350" w:rsidRDefault="008916E8" w:rsidP="008916E8">
            <w:pPr>
              <w:jc w:val="center"/>
              <w:rPr>
                <w:del w:id="4361" w:author="Micah Freedman" w:date="2022-03-11T15:12:00Z"/>
                <w:rFonts w:ascii="Arial" w:hAnsi="Arial" w:cs="Arial"/>
              </w:rPr>
            </w:pPr>
            <w:del w:id="4362" w:author="Micah Freedman" w:date="2022-03-11T15:12:00Z">
              <w:r w:rsidRPr="000E2622" w:rsidDel="00283350">
                <w:rPr>
                  <w:rFonts w:ascii="Arial" w:hAnsi="Arial" w:cs="Arial"/>
                </w:rPr>
                <w:delText>60</w:delText>
              </w:r>
            </w:del>
          </w:p>
        </w:tc>
      </w:tr>
    </w:tbl>
    <w:p w14:paraId="23DC67D3" w14:textId="3CF75CEB" w:rsidR="00ED01BF" w:rsidDel="00283350" w:rsidRDefault="00E65BBA">
      <w:pPr>
        <w:rPr>
          <w:del w:id="4363" w:author="Micah Freedman" w:date="2022-03-11T15:13:00Z"/>
        </w:rPr>
      </w:pPr>
      <w:del w:id="4364" w:author="Micah Freedman" w:date="2022-03-11T15:12:00Z">
        <w:r w:rsidDel="00283350">
          <w:rPr>
            <w:noProof/>
          </w:rPr>
          <w:lastRenderedPageBreak/>
          <mc:AlternateContent>
            <mc:Choice Requires="wps">
              <w:drawing>
                <wp:anchor distT="0" distB="0" distL="114300" distR="114300" simplePos="0" relativeHeight="251645952" behindDoc="0" locked="0" layoutInCell="1" allowOverlap="1" wp14:anchorId="1BBFCB36" wp14:editId="7843902A">
                  <wp:simplePos x="0" y="0"/>
                  <wp:positionH relativeFrom="column">
                    <wp:posOffset>0</wp:posOffset>
                  </wp:positionH>
                  <wp:positionV relativeFrom="paragraph">
                    <wp:posOffset>2345690</wp:posOffset>
                  </wp:positionV>
                  <wp:extent cx="5952931" cy="464457"/>
                  <wp:effectExtent l="0" t="0" r="16510" b="18415"/>
                  <wp:wrapNone/>
                  <wp:docPr id="11" name="Text Box 11"/>
                  <wp:cNvGraphicFramePr/>
                  <a:graphic xmlns:a="http://schemas.openxmlformats.org/drawingml/2006/main">
                    <a:graphicData uri="http://schemas.microsoft.com/office/word/2010/wordprocessingShape">
                      <wps:wsp>
                        <wps:cNvSpPr txBox="1"/>
                        <wps:spPr>
                          <a:xfrm>
                            <a:off x="0" y="0"/>
                            <a:ext cx="5952931" cy="464457"/>
                          </a:xfrm>
                          <a:prstGeom prst="rect">
                            <a:avLst/>
                          </a:prstGeom>
                          <a:solidFill>
                            <a:schemeClr val="lt1"/>
                          </a:solidFill>
                          <a:ln w="6350">
                            <a:solidFill>
                              <a:prstClr val="black"/>
                            </a:solidFill>
                          </a:ln>
                        </wps:spPr>
                        <wps:txbx>
                          <w:txbxContent>
                            <w:p w14:paraId="648E4F93" w14:textId="598C2969" w:rsidR="005A168B" w:rsidRPr="000E2622" w:rsidRDefault="005A168B" w:rsidP="005A168B">
                              <w:pPr>
                                <w:jc w:val="both"/>
                                <w:rPr>
                                  <w:rFonts w:ascii="Arial" w:hAnsi="Arial" w:cs="Arial"/>
                                </w:rPr>
                              </w:pPr>
                              <w:r w:rsidRPr="000E2622">
                                <w:rPr>
                                  <w:rFonts w:ascii="Arial" w:hAnsi="Arial" w:cs="Arial"/>
                                  <w:b/>
                                  <w:bCs/>
                                </w:rPr>
                                <w:t>Table S</w:t>
                              </w:r>
                              <w:ins w:id="4365" w:author="Micah Freedman" w:date="2022-03-11T15:10:00Z">
                                <w:r w:rsidR="00283350">
                                  <w:rPr>
                                    <w:rFonts w:ascii="Arial" w:hAnsi="Arial" w:cs="Arial"/>
                                    <w:b/>
                                    <w:bCs/>
                                  </w:rPr>
                                  <w:t>3</w:t>
                                </w:r>
                              </w:ins>
                              <w:del w:id="4366" w:author="Micah Freedman" w:date="2022-03-11T15:10:00Z">
                                <w:r w:rsidR="008916E8" w:rsidRPr="000E2622" w:rsidDel="00283350">
                                  <w:rPr>
                                    <w:rFonts w:ascii="Arial" w:hAnsi="Arial" w:cs="Arial"/>
                                    <w:b/>
                                    <w:bCs/>
                                  </w:rPr>
                                  <w:delText>2</w:delText>
                                </w:r>
                              </w:del>
                              <w:r w:rsidRPr="000E2622">
                                <w:rPr>
                                  <w:rFonts w:ascii="Arial" w:hAnsi="Arial" w:cs="Arial"/>
                                  <w:b/>
                                  <w:bCs/>
                                </w:rPr>
                                <w:t xml:space="preserve"> – </w:t>
                              </w:r>
                              <w:r w:rsidRPr="000E2622">
                                <w:rPr>
                                  <w:rFonts w:ascii="Arial" w:hAnsi="Arial" w:cs="Arial"/>
                                </w:rPr>
                                <w:t xml:space="preserve">Number of cardenolide samples generated for leaf and wing tissue across each milkweed species. </w:t>
                              </w:r>
                            </w:p>
                            <w:p w14:paraId="428FA9D2" w14:textId="77777777" w:rsidR="005A168B" w:rsidRPr="000E2622" w:rsidRDefault="005A168B" w:rsidP="005A168B">
                              <w:pPr>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FCB36" id="Text Box 11" o:spid="_x0000_s1029" type="#_x0000_t202" style="position:absolute;margin-left:0;margin-top:184.7pt;width:468.75pt;height:36.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" fillcolor="white [3201]" strokeweight=".5pt">
                  <v:textbox>
                    <w:txbxContent>
                      <w:p w14:paraId="648E4F93" w14:textId="598C2969" w:rsidR="005A168B" w:rsidRPr="000E2622" w:rsidRDefault="005A168B" w:rsidP="005A168B">
                        <w:pPr>
                          <w:jc w:val="both"/>
                          <w:rPr>
                            <w:rFonts w:ascii="Arial" w:hAnsi="Arial" w:cs="Arial"/>
                          </w:rPr>
                        </w:pPr>
                        <w:r w:rsidRPr="000E2622">
                          <w:rPr>
                            <w:rFonts w:ascii="Arial" w:hAnsi="Arial" w:cs="Arial"/>
                            <w:b/>
                            <w:bCs/>
                          </w:rPr>
                          <w:t>Table S</w:t>
                        </w:r>
                        <w:ins w:id="4367" w:author="Micah Freedman" w:date="2022-03-11T15:10:00Z">
                          <w:r w:rsidR="00283350">
                            <w:rPr>
                              <w:rFonts w:ascii="Arial" w:hAnsi="Arial" w:cs="Arial"/>
                              <w:b/>
                              <w:bCs/>
                            </w:rPr>
                            <w:t>3</w:t>
                          </w:r>
                        </w:ins>
                        <w:del w:id="4368" w:author="Micah Freedman" w:date="2022-03-11T15:10:00Z">
                          <w:r w:rsidR="008916E8" w:rsidRPr="000E2622" w:rsidDel="00283350">
                            <w:rPr>
                              <w:rFonts w:ascii="Arial" w:hAnsi="Arial" w:cs="Arial"/>
                              <w:b/>
                              <w:bCs/>
                            </w:rPr>
                            <w:delText>2</w:delText>
                          </w:r>
                        </w:del>
                        <w:r w:rsidRPr="000E2622">
                          <w:rPr>
                            <w:rFonts w:ascii="Arial" w:hAnsi="Arial" w:cs="Arial"/>
                            <w:b/>
                            <w:bCs/>
                          </w:rPr>
                          <w:t xml:space="preserve"> – </w:t>
                        </w:r>
                        <w:r w:rsidRPr="000E2622">
                          <w:rPr>
                            <w:rFonts w:ascii="Arial" w:hAnsi="Arial" w:cs="Arial"/>
                          </w:rPr>
                          <w:t xml:space="preserve">Number of cardenolide samples generated for leaf and wing tissue across each milkweed species. </w:t>
                        </w:r>
                      </w:p>
                      <w:p w14:paraId="428FA9D2" w14:textId="77777777" w:rsidR="005A168B" w:rsidRPr="000E2622" w:rsidRDefault="005A168B" w:rsidP="005A168B">
                        <w:pPr>
                          <w:jc w:val="both"/>
                          <w:rPr>
                            <w:rFonts w:ascii="Arial" w:hAnsi="Arial" w:cs="Arial"/>
                          </w:rPr>
                        </w:pPr>
                      </w:p>
                    </w:txbxContent>
                  </v:textbox>
                </v:shape>
              </w:pict>
            </mc:Fallback>
          </mc:AlternateContent>
        </w:r>
      </w:del>
    </w:p>
    <w:p w14:paraId="4AA8678B" w14:textId="78B48A2B" w:rsidR="00ED01BF" w:rsidRDefault="00ED01BF">
      <w:del w:id="4369" w:author="Micah Freedman" w:date="2022-03-11T15:13:00Z">
        <w:r w:rsidDel="00283350">
          <w:br w:type="page"/>
        </w:r>
      </w:del>
    </w:p>
    <w:tbl>
      <w:tblPr>
        <w:tblStyle w:val="TableGrid"/>
        <w:tblpPr w:leftFromText="180" w:rightFromText="180" w:vertAnchor="text" w:horzAnchor="margin" w:tblpY="212"/>
        <w:tblW w:w="9344" w:type="dxa"/>
        <w:tblLook w:val="04A0" w:firstRow="1" w:lastRow="0" w:firstColumn="1" w:lastColumn="0" w:noHBand="0" w:noVBand="1"/>
      </w:tblPr>
      <w:tblGrid>
        <w:gridCol w:w="2336"/>
        <w:gridCol w:w="2336"/>
        <w:gridCol w:w="2336"/>
        <w:gridCol w:w="2336"/>
      </w:tblGrid>
      <w:tr w:rsidR="00E9181C" w:rsidRPr="000E2622" w14:paraId="2A70D92D" w14:textId="77777777" w:rsidTr="00E9181C">
        <w:trPr>
          <w:trHeight w:val="400"/>
        </w:trPr>
        <w:tc>
          <w:tcPr>
            <w:tcW w:w="2336" w:type="dxa"/>
            <w:vAlign w:val="center"/>
          </w:tcPr>
          <w:p w14:paraId="1F043C3B" w14:textId="77777777" w:rsidR="008916E8" w:rsidRPr="000E2622" w:rsidRDefault="008916E8" w:rsidP="008916E8">
            <w:pPr>
              <w:jc w:val="center"/>
              <w:rPr>
                <w:rFonts w:ascii="Arial" w:hAnsi="Arial" w:cs="Arial"/>
                <w:b/>
                <w:bCs/>
              </w:rPr>
            </w:pPr>
            <w:r w:rsidRPr="000E2622">
              <w:rPr>
                <w:rFonts w:ascii="Arial" w:hAnsi="Arial" w:cs="Arial"/>
                <w:b/>
                <w:bCs/>
              </w:rPr>
              <w:t>Compound</w:t>
            </w:r>
          </w:p>
        </w:tc>
        <w:tc>
          <w:tcPr>
            <w:tcW w:w="2336" w:type="dxa"/>
            <w:vAlign w:val="center"/>
          </w:tcPr>
          <w:p w14:paraId="00876B72" w14:textId="77777777" w:rsidR="008916E8" w:rsidRPr="000E2622" w:rsidRDefault="008916E8" w:rsidP="008916E8">
            <w:pPr>
              <w:jc w:val="center"/>
              <w:rPr>
                <w:rFonts w:ascii="Arial" w:hAnsi="Arial" w:cs="Arial"/>
                <w:b/>
                <w:bCs/>
              </w:rPr>
            </w:pPr>
            <w:r w:rsidRPr="000E2622">
              <w:rPr>
                <w:rFonts w:ascii="Arial" w:hAnsi="Arial" w:cs="Arial"/>
                <w:b/>
                <w:bCs/>
              </w:rPr>
              <w:t>Retention Time (Minutes)</w:t>
            </w:r>
          </w:p>
        </w:tc>
        <w:tc>
          <w:tcPr>
            <w:tcW w:w="2336" w:type="dxa"/>
            <w:vAlign w:val="center"/>
          </w:tcPr>
          <w:p w14:paraId="663196E1" w14:textId="77777777" w:rsidR="008916E8" w:rsidRPr="000E2622" w:rsidRDefault="008916E8" w:rsidP="008916E8">
            <w:pPr>
              <w:jc w:val="center"/>
              <w:rPr>
                <w:rFonts w:ascii="Arial" w:hAnsi="Arial" w:cs="Arial"/>
                <w:b/>
                <w:bCs/>
              </w:rPr>
            </w:pPr>
            <w:r w:rsidRPr="000E2622">
              <w:rPr>
                <w:rFonts w:ascii="Arial" w:hAnsi="Arial" w:cs="Arial"/>
                <w:b/>
                <w:bCs/>
              </w:rPr>
              <w:t>Species</w:t>
            </w:r>
          </w:p>
        </w:tc>
        <w:tc>
          <w:tcPr>
            <w:tcW w:w="2336" w:type="dxa"/>
            <w:vAlign w:val="center"/>
          </w:tcPr>
          <w:p w14:paraId="177624DC" w14:textId="77777777" w:rsidR="008916E8" w:rsidRPr="000E2622" w:rsidRDefault="008916E8" w:rsidP="008916E8">
            <w:pPr>
              <w:jc w:val="center"/>
              <w:rPr>
                <w:rFonts w:ascii="Arial" w:hAnsi="Arial" w:cs="Arial"/>
                <w:b/>
                <w:bCs/>
              </w:rPr>
            </w:pPr>
            <w:r w:rsidRPr="000E2622">
              <w:rPr>
                <w:rFonts w:ascii="Arial" w:hAnsi="Arial" w:cs="Arial"/>
                <w:b/>
                <w:bCs/>
              </w:rPr>
              <w:t>Absorbance Peak (nm)</w:t>
            </w:r>
          </w:p>
        </w:tc>
      </w:tr>
      <w:tr w:rsidR="00E9181C" w:rsidRPr="000E2622" w14:paraId="3B09F640" w14:textId="77777777" w:rsidTr="00E9181C">
        <w:trPr>
          <w:trHeight w:val="430"/>
        </w:trPr>
        <w:tc>
          <w:tcPr>
            <w:tcW w:w="2336" w:type="dxa"/>
            <w:vAlign w:val="center"/>
          </w:tcPr>
          <w:p w14:paraId="4648513D" w14:textId="77777777" w:rsidR="008916E8" w:rsidRPr="000E2622" w:rsidRDefault="008916E8" w:rsidP="008916E8">
            <w:pPr>
              <w:jc w:val="center"/>
              <w:rPr>
                <w:rFonts w:ascii="Arial" w:hAnsi="Arial" w:cs="Arial"/>
              </w:rPr>
            </w:pPr>
            <w:r w:rsidRPr="000E2622">
              <w:rPr>
                <w:rFonts w:ascii="Arial" w:hAnsi="Arial" w:cs="Arial"/>
              </w:rPr>
              <w:t>Aspecioside</w:t>
            </w:r>
          </w:p>
        </w:tc>
        <w:tc>
          <w:tcPr>
            <w:tcW w:w="2336" w:type="dxa"/>
            <w:vAlign w:val="center"/>
          </w:tcPr>
          <w:p w14:paraId="5F616C59" w14:textId="77777777" w:rsidR="008916E8" w:rsidRPr="000E2622" w:rsidRDefault="008916E8" w:rsidP="008916E8">
            <w:pPr>
              <w:jc w:val="center"/>
              <w:rPr>
                <w:rFonts w:ascii="Arial" w:hAnsi="Arial" w:cs="Arial"/>
              </w:rPr>
            </w:pPr>
            <w:r w:rsidRPr="000E2622">
              <w:rPr>
                <w:rFonts w:ascii="Arial" w:hAnsi="Arial" w:cs="Arial"/>
              </w:rPr>
              <w:t>1.120</w:t>
            </w:r>
          </w:p>
        </w:tc>
        <w:tc>
          <w:tcPr>
            <w:tcW w:w="2336" w:type="dxa"/>
            <w:vAlign w:val="center"/>
          </w:tcPr>
          <w:p w14:paraId="37866E58" w14:textId="77777777" w:rsidR="008916E8" w:rsidRPr="000E2622" w:rsidRDefault="008916E8" w:rsidP="008916E8">
            <w:pPr>
              <w:jc w:val="center"/>
              <w:rPr>
                <w:rFonts w:ascii="Arial" w:hAnsi="Arial" w:cs="Arial"/>
              </w:rPr>
            </w:pPr>
            <w:r w:rsidRPr="000E2622">
              <w:rPr>
                <w:rFonts w:ascii="Arial" w:hAnsi="Arial" w:cs="Arial"/>
              </w:rPr>
              <w:t>ASYR, ASPEC</w:t>
            </w:r>
          </w:p>
        </w:tc>
        <w:tc>
          <w:tcPr>
            <w:tcW w:w="2336" w:type="dxa"/>
            <w:vAlign w:val="center"/>
          </w:tcPr>
          <w:p w14:paraId="3B4401E8" w14:textId="77777777" w:rsidR="008916E8" w:rsidRPr="000E2622" w:rsidRDefault="008916E8" w:rsidP="008916E8">
            <w:pPr>
              <w:jc w:val="center"/>
              <w:rPr>
                <w:rFonts w:ascii="Arial" w:hAnsi="Arial" w:cs="Arial"/>
              </w:rPr>
            </w:pPr>
            <w:r w:rsidRPr="000E2622">
              <w:rPr>
                <w:rFonts w:ascii="Arial" w:hAnsi="Arial" w:cs="Arial"/>
              </w:rPr>
              <w:t>219.13</w:t>
            </w:r>
          </w:p>
        </w:tc>
      </w:tr>
      <w:tr w:rsidR="00E9181C" w:rsidRPr="000E2622" w14:paraId="061F37CA" w14:textId="77777777" w:rsidTr="00E9181C">
        <w:trPr>
          <w:trHeight w:val="400"/>
        </w:trPr>
        <w:tc>
          <w:tcPr>
            <w:tcW w:w="2336" w:type="dxa"/>
            <w:vAlign w:val="center"/>
          </w:tcPr>
          <w:p w14:paraId="0838CE58" w14:textId="77777777" w:rsidR="008916E8" w:rsidRPr="000E2622" w:rsidRDefault="008916E8" w:rsidP="008916E8">
            <w:pPr>
              <w:jc w:val="center"/>
              <w:rPr>
                <w:rFonts w:ascii="Arial" w:hAnsi="Arial" w:cs="Arial"/>
              </w:rPr>
            </w:pPr>
            <w:r w:rsidRPr="000E2622">
              <w:rPr>
                <w:rFonts w:ascii="Arial" w:hAnsi="Arial" w:cs="Arial"/>
              </w:rPr>
              <w:t>Frugoside</w:t>
            </w:r>
          </w:p>
        </w:tc>
        <w:tc>
          <w:tcPr>
            <w:tcW w:w="2336" w:type="dxa"/>
            <w:vAlign w:val="center"/>
          </w:tcPr>
          <w:p w14:paraId="0650B853" w14:textId="77777777" w:rsidR="008916E8" w:rsidRPr="000E2622" w:rsidRDefault="008916E8" w:rsidP="008916E8">
            <w:pPr>
              <w:jc w:val="center"/>
              <w:rPr>
                <w:rFonts w:ascii="Arial" w:hAnsi="Arial" w:cs="Arial"/>
              </w:rPr>
            </w:pPr>
            <w:r w:rsidRPr="000E2622">
              <w:rPr>
                <w:rFonts w:ascii="Arial" w:hAnsi="Arial" w:cs="Arial"/>
              </w:rPr>
              <w:t>5.933</w:t>
            </w:r>
          </w:p>
        </w:tc>
        <w:tc>
          <w:tcPr>
            <w:tcW w:w="2336" w:type="dxa"/>
            <w:vAlign w:val="center"/>
          </w:tcPr>
          <w:p w14:paraId="61BBFE06" w14:textId="77777777" w:rsidR="008916E8" w:rsidRPr="000E2622" w:rsidRDefault="008916E8" w:rsidP="008916E8">
            <w:pPr>
              <w:jc w:val="center"/>
              <w:rPr>
                <w:rFonts w:ascii="Arial" w:hAnsi="Arial" w:cs="Arial"/>
              </w:rPr>
            </w:pPr>
            <w:r w:rsidRPr="000E2622">
              <w:rPr>
                <w:rFonts w:ascii="Arial" w:hAnsi="Arial" w:cs="Arial"/>
              </w:rPr>
              <w:t>ASCU, GOPH, AINC, ASFA</w:t>
            </w:r>
          </w:p>
        </w:tc>
        <w:tc>
          <w:tcPr>
            <w:tcW w:w="2336" w:type="dxa"/>
            <w:vAlign w:val="center"/>
          </w:tcPr>
          <w:p w14:paraId="040D1D07" w14:textId="77777777" w:rsidR="008916E8" w:rsidRPr="000E2622" w:rsidRDefault="008916E8" w:rsidP="008916E8">
            <w:pPr>
              <w:jc w:val="center"/>
              <w:rPr>
                <w:rFonts w:ascii="Arial" w:hAnsi="Arial" w:cs="Arial"/>
              </w:rPr>
            </w:pPr>
            <w:r w:rsidRPr="000E2622">
              <w:rPr>
                <w:rFonts w:ascii="Arial" w:hAnsi="Arial" w:cs="Arial"/>
              </w:rPr>
              <w:t>220.12</w:t>
            </w:r>
          </w:p>
        </w:tc>
      </w:tr>
      <w:tr w:rsidR="00E9181C" w:rsidRPr="000E2622" w14:paraId="4ABE880B" w14:textId="77777777" w:rsidTr="00E9181C">
        <w:trPr>
          <w:trHeight w:val="400"/>
        </w:trPr>
        <w:tc>
          <w:tcPr>
            <w:tcW w:w="2336" w:type="dxa"/>
            <w:vAlign w:val="center"/>
          </w:tcPr>
          <w:p w14:paraId="76ABF43B" w14:textId="77777777" w:rsidR="008916E8" w:rsidRPr="000E2622" w:rsidRDefault="008916E8" w:rsidP="008916E8">
            <w:pPr>
              <w:jc w:val="center"/>
              <w:rPr>
                <w:rFonts w:ascii="Arial" w:hAnsi="Arial" w:cs="Arial"/>
              </w:rPr>
            </w:pPr>
            <w:r w:rsidRPr="000E2622">
              <w:rPr>
                <w:rFonts w:ascii="Arial" w:hAnsi="Arial" w:cs="Arial"/>
              </w:rPr>
              <w:t>Calotropin</w:t>
            </w:r>
          </w:p>
        </w:tc>
        <w:tc>
          <w:tcPr>
            <w:tcW w:w="2336" w:type="dxa"/>
            <w:vAlign w:val="center"/>
          </w:tcPr>
          <w:p w14:paraId="3DC56FF3" w14:textId="77777777" w:rsidR="008916E8" w:rsidRPr="000E2622" w:rsidRDefault="008916E8" w:rsidP="008916E8">
            <w:pPr>
              <w:jc w:val="center"/>
              <w:rPr>
                <w:rFonts w:ascii="Arial" w:hAnsi="Arial" w:cs="Arial"/>
              </w:rPr>
            </w:pPr>
            <w:r w:rsidRPr="000E2622">
              <w:rPr>
                <w:rFonts w:ascii="Arial" w:hAnsi="Arial" w:cs="Arial"/>
              </w:rPr>
              <w:t>6.660</w:t>
            </w:r>
          </w:p>
        </w:tc>
        <w:tc>
          <w:tcPr>
            <w:tcW w:w="2336" w:type="dxa"/>
            <w:vAlign w:val="center"/>
          </w:tcPr>
          <w:p w14:paraId="5A648223" w14:textId="77777777" w:rsidR="008916E8" w:rsidRPr="000E2622" w:rsidRDefault="008916E8" w:rsidP="008916E8">
            <w:pPr>
              <w:jc w:val="center"/>
              <w:rPr>
                <w:rFonts w:ascii="Arial" w:hAnsi="Arial" w:cs="Arial"/>
              </w:rPr>
            </w:pPr>
            <w:r w:rsidRPr="000E2622">
              <w:rPr>
                <w:rFonts w:ascii="Arial" w:hAnsi="Arial" w:cs="Arial"/>
              </w:rPr>
              <w:t>ASCU, GOPH</w:t>
            </w:r>
          </w:p>
        </w:tc>
        <w:tc>
          <w:tcPr>
            <w:tcW w:w="2336" w:type="dxa"/>
            <w:vAlign w:val="center"/>
          </w:tcPr>
          <w:p w14:paraId="5CE14FC8" w14:textId="77777777" w:rsidR="008916E8" w:rsidRPr="000E2622" w:rsidRDefault="008916E8" w:rsidP="008916E8">
            <w:pPr>
              <w:jc w:val="center"/>
              <w:rPr>
                <w:rFonts w:ascii="Arial" w:hAnsi="Arial" w:cs="Arial"/>
              </w:rPr>
            </w:pPr>
            <w:r w:rsidRPr="000E2622">
              <w:rPr>
                <w:rFonts w:ascii="Arial" w:hAnsi="Arial" w:cs="Arial"/>
              </w:rPr>
              <w:t>218.99</w:t>
            </w:r>
          </w:p>
        </w:tc>
      </w:tr>
      <w:tr w:rsidR="00E9181C" w:rsidRPr="000E2622" w14:paraId="12ADB267" w14:textId="77777777" w:rsidTr="00E9181C">
        <w:trPr>
          <w:trHeight w:val="400"/>
        </w:trPr>
        <w:tc>
          <w:tcPr>
            <w:tcW w:w="2336" w:type="dxa"/>
            <w:vAlign w:val="center"/>
          </w:tcPr>
          <w:p w14:paraId="0A75E66A" w14:textId="77777777" w:rsidR="008916E8" w:rsidRPr="000E2622" w:rsidRDefault="008916E8" w:rsidP="008916E8">
            <w:pPr>
              <w:jc w:val="center"/>
              <w:rPr>
                <w:rFonts w:ascii="Arial" w:hAnsi="Arial" w:cs="Arial"/>
              </w:rPr>
            </w:pPr>
            <w:r w:rsidRPr="000E2622">
              <w:rPr>
                <w:rFonts w:ascii="Arial" w:hAnsi="Arial" w:cs="Arial"/>
              </w:rPr>
              <w:t>Calactin</w:t>
            </w:r>
          </w:p>
        </w:tc>
        <w:tc>
          <w:tcPr>
            <w:tcW w:w="2336" w:type="dxa"/>
            <w:vAlign w:val="center"/>
          </w:tcPr>
          <w:p w14:paraId="681530DE" w14:textId="77777777" w:rsidR="008916E8" w:rsidRPr="000E2622" w:rsidRDefault="008916E8" w:rsidP="008916E8">
            <w:pPr>
              <w:jc w:val="center"/>
              <w:rPr>
                <w:rFonts w:ascii="Arial" w:hAnsi="Arial" w:cs="Arial"/>
              </w:rPr>
            </w:pPr>
            <w:r w:rsidRPr="000E2622">
              <w:rPr>
                <w:rFonts w:ascii="Arial" w:hAnsi="Arial" w:cs="Arial"/>
              </w:rPr>
              <w:t>7.443</w:t>
            </w:r>
          </w:p>
        </w:tc>
        <w:tc>
          <w:tcPr>
            <w:tcW w:w="2336" w:type="dxa"/>
            <w:vAlign w:val="center"/>
          </w:tcPr>
          <w:p w14:paraId="1000B5FA" w14:textId="77777777" w:rsidR="008916E8" w:rsidRPr="000E2622" w:rsidRDefault="008916E8" w:rsidP="008916E8">
            <w:pPr>
              <w:jc w:val="center"/>
              <w:rPr>
                <w:rFonts w:ascii="Arial" w:hAnsi="Arial" w:cs="Arial"/>
              </w:rPr>
            </w:pPr>
            <w:r w:rsidRPr="000E2622">
              <w:rPr>
                <w:rFonts w:ascii="Arial" w:hAnsi="Arial" w:cs="Arial"/>
              </w:rPr>
              <w:t>ASCU, GOPH</w:t>
            </w:r>
          </w:p>
        </w:tc>
        <w:tc>
          <w:tcPr>
            <w:tcW w:w="2336" w:type="dxa"/>
            <w:vAlign w:val="center"/>
          </w:tcPr>
          <w:p w14:paraId="0651FEEE" w14:textId="77777777" w:rsidR="008916E8" w:rsidRPr="000E2622" w:rsidRDefault="008916E8" w:rsidP="008916E8">
            <w:pPr>
              <w:jc w:val="center"/>
              <w:rPr>
                <w:rFonts w:ascii="Arial" w:hAnsi="Arial" w:cs="Arial"/>
              </w:rPr>
            </w:pPr>
            <w:r w:rsidRPr="000E2622">
              <w:rPr>
                <w:rFonts w:ascii="Arial" w:hAnsi="Arial" w:cs="Arial"/>
              </w:rPr>
              <w:t>218.77</w:t>
            </w:r>
          </w:p>
        </w:tc>
      </w:tr>
      <w:tr w:rsidR="00E9181C" w:rsidRPr="000E2622" w14:paraId="1EB96B23" w14:textId="77777777" w:rsidTr="00E9181C">
        <w:trPr>
          <w:trHeight w:val="430"/>
        </w:trPr>
        <w:tc>
          <w:tcPr>
            <w:tcW w:w="2336" w:type="dxa"/>
            <w:vAlign w:val="center"/>
          </w:tcPr>
          <w:p w14:paraId="2CA1C6E7" w14:textId="77777777" w:rsidR="008916E8" w:rsidRPr="000E2622" w:rsidRDefault="008916E8" w:rsidP="008916E8">
            <w:pPr>
              <w:jc w:val="center"/>
              <w:rPr>
                <w:rFonts w:ascii="Arial" w:hAnsi="Arial" w:cs="Arial"/>
              </w:rPr>
            </w:pPr>
            <w:r w:rsidRPr="000E2622">
              <w:rPr>
                <w:rFonts w:ascii="Arial" w:hAnsi="Arial" w:cs="Arial"/>
              </w:rPr>
              <w:t>Digitoxin (Internal Standard)</w:t>
            </w:r>
          </w:p>
        </w:tc>
        <w:tc>
          <w:tcPr>
            <w:tcW w:w="2336" w:type="dxa"/>
            <w:vAlign w:val="center"/>
          </w:tcPr>
          <w:p w14:paraId="55584935" w14:textId="77777777" w:rsidR="008916E8" w:rsidRPr="000E2622" w:rsidRDefault="008916E8" w:rsidP="008916E8">
            <w:pPr>
              <w:jc w:val="center"/>
              <w:rPr>
                <w:rFonts w:ascii="Arial" w:hAnsi="Arial" w:cs="Arial"/>
              </w:rPr>
            </w:pPr>
            <w:r w:rsidRPr="000E2622">
              <w:rPr>
                <w:rFonts w:ascii="Arial" w:hAnsi="Arial" w:cs="Arial"/>
              </w:rPr>
              <w:t>10.693</w:t>
            </w:r>
          </w:p>
        </w:tc>
        <w:tc>
          <w:tcPr>
            <w:tcW w:w="2336" w:type="dxa"/>
            <w:vAlign w:val="center"/>
          </w:tcPr>
          <w:p w14:paraId="36FD666C" w14:textId="77777777" w:rsidR="008916E8" w:rsidRPr="000E2622" w:rsidRDefault="008916E8" w:rsidP="008916E8">
            <w:pPr>
              <w:jc w:val="center"/>
              <w:rPr>
                <w:rFonts w:ascii="Arial" w:hAnsi="Arial" w:cs="Arial"/>
              </w:rPr>
            </w:pPr>
            <w:r w:rsidRPr="000E2622">
              <w:rPr>
                <w:rFonts w:ascii="Arial" w:hAnsi="Arial" w:cs="Arial"/>
              </w:rPr>
              <w:t>All samples</w:t>
            </w:r>
          </w:p>
        </w:tc>
        <w:tc>
          <w:tcPr>
            <w:tcW w:w="2336" w:type="dxa"/>
            <w:vAlign w:val="center"/>
          </w:tcPr>
          <w:p w14:paraId="324F13DA" w14:textId="77777777" w:rsidR="008916E8" w:rsidRPr="000E2622" w:rsidRDefault="008916E8" w:rsidP="008916E8">
            <w:pPr>
              <w:jc w:val="center"/>
              <w:rPr>
                <w:rFonts w:ascii="Arial" w:hAnsi="Arial" w:cs="Arial"/>
              </w:rPr>
            </w:pPr>
            <w:r w:rsidRPr="000E2622">
              <w:rPr>
                <w:rFonts w:ascii="Arial" w:hAnsi="Arial" w:cs="Arial"/>
              </w:rPr>
              <w:t>219.20</w:t>
            </w:r>
          </w:p>
        </w:tc>
      </w:tr>
    </w:tbl>
    <w:p w14:paraId="6D85A89F" w14:textId="71E19EAB" w:rsidR="005A24CF" w:rsidRDefault="008916E8">
      <w:r>
        <w:rPr>
          <w:noProof/>
        </w:rPr>
        <mc:AlternateContent>
          <mc:Choice Requires="wps">
            <w:drawing>
              <wp:anchor distT="0" distB="0" distL="114300" distR="114300" simplePos="0" relativeHeight="251653120" behindDoc="0" locked="0" layoutInCell="1" allowOverlap="1" wp14:anchorId="06395B91" wp14:editId="52FE8102">
                <wp:simplePos x="0" y="0"/>
                <wp:positionH relativeFrom="column">
                  <wp:posOffset>-14068</wp:posOffset>
                </wp:positionH>
                <wp:positionV relativeFrom="paragraph">
                  <wp:posOffset>2222695</wp:posOffset>
                </wp:positionV>
                <wp:extent cx="5943600" cy="1294228"/>
                <wp:effectExtent l="0" t="0" r="12700" b="13970"/>
                <wp:wrapNone/>
                <wp:docPr id="15" name="Text Box 15"/>
                <wp:cNvGraphicFramePr/>
                <a:graphic xmlns:a="http://schemas.openxmlformats.org/drawingml/2006/main">
                  <a:graphicData uri="http://schemas.microsoft.com/office/word/2010/wordprocessingShape">
                    <wps:wsp>
                      <wps:cNvSpPr txBox="1"/>
                      <wps:spPr>
                        <a:xfrm>
                          <a:off x="0" y="0"/>
                          <a:ext cx="5943600" cy="1294228"/>
                        </a:xfrm>
                        <a:prstGeom prst="rect">
                          <a:avLst/>
                        </a:prstGeom>
                        <a:solidFill>
                          <a:schemeClr val="lt1"/>
                        </a:solidFill>
                        <a:ln w="6350">
                          <a:solidFill>
                            <a:prstClr val="black"/>
                          </a:solidFill>
                        </a:ln>
                      </wps:spPr>
                      <wps:txbx>
                        <w:txbxContent>
                          <w:p w14:paraId="77FC0EA4" w14:textId="44D3A0B6" w:rsidR="00ED01BF" w:rsidRPr="000E2622" w:rsidRDefault="00ED01BF" w:rsidP="006017A9">
                            <w:pPr>
                              <w:jc w:val="both"/>
                              <w:rPr>
                                <w:rFonts w:ascii="Arial" w:hAnsi="Arial" w:cs="Arial"/>
                              </w:rPr>
                            </w:pPr>
                            <w:r w:rsidRPr="000E2622">
                              <w:rPr>
                                <w:rFonts w:ascii="Arial" w:hAnsi="Arial" w:cs="Arial"/>
                                <w:b/>
                                <w:bCs/>
                              </w:rPr>
                              <w:t>Table S</w:t>
                            </w:r>
                            <w:r w:rsidR="008916E8" w:rsidRPr="000E2622">
                              <w:rPr>
                                <w:rFonts w:ascii="Arial" w:hAnsi="Arial" w:cs="Arial"/>
                                <w:b/>
                                <w:bCs/>
                              </w:rPr>
                              <w:t>3</w:t>
                            </w:r>
                            <w:r w:rsidRPr="000E2622">
                              <w:rPr>
                                <w:rFonts w:ascii="Arial" w:hAnsi="Arial" w:cs="Arial"/>
                              </w:rPr>
                              <w:t xml:space="preserve"> </w:t>
                            </w:r>
                            <w:r w:rsidR="006017A9" w:rsidRPr="000E2622">
                              <w:rPr>
                                <w:rFonts w:ascii="Arial" w:hAnsi="Arial" w:cs="Arial"/>
                              </w:rPr>
                              <w:t>–</w:t>
                            </w:r>
                            <w:r w:rsidRPr="000E2622">
                              <w:rPr>
                                <w:rFonts w:ascii="Arial" w:hAnsi="Arial" w:cs="Arial"/>
                              </w:rPr>
                              <w:t xml:space="preserve"> </w:t>
                            </w:r>
                            <w:r w:rsidR="006017A9" w:rsidRPr="000E2622">
                              <w:rPr>
                                <w:rFonts w:ascii="Arial" w:hAnsi="Arial" w:cs="Arial"/>
                              </w:rPr>
                              <w:t>Cardenolides present in the current study whose identities could be verified with authentic standards. Frugoside was only recorded from AINC and ASFA in trace amounts and may reflect small amounts sequestered by neonate larvae during their first ~12 hours of development on ASCU</w:t>
                            </w:r>
                            <w:r w:rsidR="00E9181C" w:rsidRPr="000E2622">
                              <w:rPr>
                                <w:rFonts w:ascii="Arial" w:hAnsi="Arial" w:cs="Arial"/>
                              </w:rPr>
                              <w:t xml:space="preserve"> cuttings</w:t>
                            </w:r>
                            <w:r w:rsidR="006017A9" w:rsidRPr="000E2622">
                              <w:rPr>
                                <w:rFonts w:ascii="Arial" w:hAnsi="Arial" w:cs="Arial"/>
                              </w:rPr>
                              <w:t>, prior to being transferred onto their focal host plants. All compounds</w:t>
                            </w:r>
                            <w:del w:id="4370" w:author="Micah Freedman" w:date="2022-03-20T14:17:00Z">
                              <w:r w:rsidR="006017A9" w:rsidRPr="000E2622" w:rsidDel="00CA16A4">
                                <w:rPr>
                                  <w:rFonts w:ascii="Arial" w:hAnsi="Arial" w:cs="Arial"/>
                                </w:rPr>
                                <w:delText>,</w:delText>
                              </w:r>
                            </w:del>
                            <w:r w:rsidR="006017A9" w:rsidRPr="000E2622">
                              <w:rPr>
                                <w:rFonts w:ascii="Arial" w:hAnsi="Arial" w:cs="Arial"/>
                              </w:rPr>
                              <w:t xml:space="preserve"> </w:t>
                            </w:r>
                            <w:del w:id="4371" w:author="Micah Freedman" w:date="2022-03-20T14:17:00Z">
                              <w:r w:rsidR="006017A9" w:rsidRPr="000E2622" w:rsidDel="00CA16A4">
                                <w:rPr>
                                  <w:rFonts w:ascii="Arial" w:hAnsi="Arial" w:cs="Arial"/>
                                </w:rPr>
                                <w:delText xml:space="preserve">with the exception of digitoxin, </w:delText>
                              </w:r>
                            </w:del>
                            <w:r w:rsidR="006017A9" w:rsidRPr="000E2622">
                              <w:rPr>
                                <w:rFonts w:ascii="Arial" w:hAnsi="Arial" w:cs="Arial"/>
                              </w:rPr>
                              <w:t xml:space="preserve">provided by A. Agrawal and C. </w:t>
                            </w:r>
                            <w:proofErr w:type="spellStart"/>
                            <w:r w:rsidR="006017A9" w:rsidRPr="000E2622">
                              <w:rPr>
                                <w:rFonts w:ascii="Arial" w:hAnsi="Arial" w:cs="Arial"/>
                              </w:rPr>
                              <w:t>Duplais</w:t>
                            </w:r>
                            <w:proofErr w:type="spellEnd"/>
                            <w:ins w:id="4372" w:author="Micah Freedman" w:date="2022-03-20T14:17:00Z">
                              <w:r w:rsidR="00CA16A4">
                                <w:rPr>
                                  <w:rFonts w:ascii="Arial" w:hAnsi="Arial" w:cs="Arial"/>
                                </w:rPr>
                                <w:t xml:space="preserve"> with the exception of digitoxin (Sigma-Aldrich).</w:t>
                              </w:r>
                            </w:ins>
                            <w:del w:id="4373" w:author="Micah Freedman" w:date="2022-03-20T14:17:00Z">
                              <w:r w:rsidR="006017A9" w:rsidRPr="000E2622" w:rsidDel="00CA16A4">
                                <w:rPr>
                                  <w:rFonts w:ascii="Arial" w:hAnsi="Arial" w:cs="Arial"/>
                                </w:rPr>
                                <w:delTex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95B91" id="Text Box 15" o:spid="_x0000_s1030" type="#_x0000_t202" style="position:absolute;margin-left:-1.1pt;margin-top:175pt;width:468pt;height:101.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" fillcolor="white [3201]" strokeweight=".5pt">
                <v:textbox>
                  <w:txbxContent>
                    <w:p w14:paraId="77FC0EA4" w14:textId="44D3A0B6" w:rsidR="00ED01BF" w:rsidRPr="000E2622" w:rsidRDefault="00ED01BF" w:rsidP="006017A9">
                      <w:pPr>
                        <w:jc w:val="both"/>
                        <w:rPr>
                          <w:rFonts w:ascii="Arial" w:hAnsi="Arial" w:cs="Arial"/>
                        </w:rPr>
                      </w:pPr>
                      <w:r w:rsidRPr="000E2622">
                        <w:rPr>
                          <w:rFonts w:ascii="Arial" w:hAnsi="Arial" w:cs="Arial"/>
                          <w:b/>
                          <w:bCs/>
                        </w:rPr>
                        <w:t>Table S</w:t>
                      </w:r>
                      <w:r w:rsidR="008916E8" w:rsidRPr="000E2622">
                        <w:rPr>
                          <w:rFonts w:ascii="Arial" w:hAnsi="Arial" w:cs="Arial"/>
                          <w:b/>
                          <w:bCs/>
                        </w:rPr>
                        <w:t>3</w:t>
                      </w:r>
                      <w:r w:rsidRPr="000E2622">
                        <w:rPr>
                          <w:rFonts w:ascii="Arial" w:hAnsi="Arial" w:cs="Arial"/>
                        </w:rPr>
                        <w:t xml:space="preserve"> </w:t>
                      </w:r>
                      <w:r w:rsidR="006017A9" w:rsidRPr="000E2622">
                        <w:rPr>
                          <w:rFonts w:ascii="Arial" w:hAnsi="Arial" w:cs="Arial"/>
                        </w:rPr>
                        <w:t>–</w:t>
                      </w:r>
                      <w:r w:rsidRPr="000E2622">
                        <w:rPr>
                          <w:rFonts w:ascii="Arial" w:hAnsi="Arial" w:cs="Arial"/>
                        </w:rPr>
                        <w:t xml:space="preserve"> </w:t>
                      </w:r>
                      <w:r w:rsidR="006017A9" w:rsidRPr="000E2622">
                        <w:rPr>
                          <w:rFonts w:ascii="Arial" w:hAnsi="Arial" w:cs="Arial"/>
                        </w:rPr>
                        <w:t>Cardenolides present in the current study whose identities could be verified with authentic standards. Frugoside was only recorded from AINC and ASFA in trace amounts and may reflect small amounts sequestered by neonate larvae during their first ~12 hours of development on ASCU</w:t>
                      </w:r>
                      <w:r w:rsidR="00E9181C" w:rsidRPr="000E2622">
                        <w:rPr>
                          <w:rFonts w:ascii="Arial" w:hAnsi="Arial" w:cs="Arial"/>
                        </w:rPr>
                        <w:t xml:space="preserve"> cuttings</w:t>
                      </w:r>
                      <w:r w:rsidR="006017A9" w:rsidRPr="000E2622">
                        <w:rPr>
                          <w:rFonts w:ascii="Arial" w:hAnsi="Arial" w:cs="Arial"/>
                        </w:rPr>
                        <w:t>, prior to being transferred onto their focal host plants. All compounds</w:t>
                      </w:r>
                      <w:del w:id="4374" w:author="Micah Freedman" w:date="2022-03-20T14:17:00Z">
                        <w:r w:rsidR="006017A9" w:rsidRPr="000E2622" w:rsidDel="00CA16A4">
                          <w:rPr>
                            <w:rFonts w:ascii="Arial" w:hAnsi="Arial" w:cs="Arial"/>
                          </w:rPr>
                          <w:delText>,</w:delText>
                        </w:r>
                      </w:del>
                      <w:r w:rsidR="006017A9" w:rsidRPr="000E2622">
                        <w:rPr>
                          <w:rFonts w:ascii="Arial" w:hAnsi="Arial" w:cs="Arial"/>
                        </w:rPr>
                        <w:t xml:space="preserve"> </w:t>
                      </w:r>
                      <w:del w:id="4375" w:author="Micah Freedman" w:date="2022-03-20T14:17:00Z">
                        <w:r w:rsidR="006017A9" w:rsidRPr="000E2622" w:rsidDel="00CA16A4">
                          <w:rPr>
                            <w:rFonts w:ascii="Arial" w:hAnsi="Arial" w:cs="Arial"/>
                          </w:rPr>
                          <w:delText xml:space="preserve">with the exception of digitoxin, </w:delText>
                        </w:r>
                      </w:del>
                      <w:r w:rsidR="006017A9" w:rsidRPr="000E2622">
                        <w:rPr>
                          <w:rFonts w:ascii="Arial" w:hAnsi="Arial" w:cs="Arial"/>
                        </w:rPr>
                        <w:t xml:space="preserve">provided by A. Agrawal and C. </w:t>
                      </w:r>
                      <w:proofErr w:type="spellStart"/>
                      <w:r w:rsidR="006017A9" w:rsidRPr="000E2622">
                        <w:rPr>
                          <w:rFonts w:ascii="Arial" w:hAnsi="Arial" w:cs="Arial"/>
                        </w:rPr>
                        <w:t>Duplais</w:t>
                      </w:r>
                      <w:proofErr w:type="spellEnd"/>
                      <w:ins w:id="4376" w:author="Micah Freedman" w:date="2022-03-20T14:17:00Z">
                        <w:r w:rsidR="00CA16A4">
                          <w:rPr>
                            <w:rFonts w:ascii="Arial" w:hAnsi="Arial" w:cs="Arial"/>
                          </w:rPr>
                          <w:t xml:space="preserve"> with the exception of digitoxin (Sigma-Aldrich).</w:t>
                        </w:r>
                      </w:ins>
                      <w:del w:id="4377" w:author="Micah Freedman" w:date="2022-03-20T14:17:00Z">
                        <w:r w:rsidR="006017A9" w:rsidRPr="000E2622" w:rsidDel="00CA16A4">
                          <w:rPr>
                            <w:rFonts w:ascii="Arial" w:hAnsi="Arial" w:cs="Arial"/>
                          </w:rPr>
                          <w:delText>.</w:delText>
                        </w:r>
                      </w:del>
                    </w:p>
                  </w:txbxContent>
                </v:textbox>
              </v:shape>
            </w:pict>
          </mc:Fallback>
        </mc:AlternateContent>
      </w:r>
      <w:r w:rsidR="003713AB">
        <w:br w:type="page"/>
      </w:r>
    </w:p>
    <w:p w14:paraId="094D6FDB" w14:textId="4952E9B9" w:rsidR="008916E8" w:rsidRDefault="008916E8"/>
    <w:tbl>
      <w:tblPr>
        <w:tblStyle w:val="TableGrid"/>
        <w:tblpPr w:leftFromText="180" w:rightFromText="180" w:vertAnchor="page" w:horzAnchor="margin" w:tblpXSpec="center" w:tblpY="1844"/>
        <w:tblW w:w="9368" w:type="dxa"/>
        <w:tblLook w:val="04A0" w:firstRow="1" w:lastRow="0" w:firstColumn="1" w:lastColumn="0" w:noHBand="0" w:noVBand="1"/>
      </w:tblPr>
      <w:tblGrid>
        <w:gridCol w:w="2141"/>
        <w:gridCol w:w="2409"/>
        <w:gridCol w:w="2409"/>
        <w:gridCol w:w="2409"/>
      </w:tblGrid>
      <w:tr w:rsidR="00E63E46" w:rsidRPr="000E2622" w14:paraId="301721DA" w14:textId="77777777" w:rsidTr="00E65BBA">
        <w:trPr>
          <w:trHeight w:val="376"/>
        </w:trPr>
        <w:tc>
          <w:tcPr>
            <w:tcW w:w="2141" w:type="dxa"/>
            <w:vAlign w:val="center"/>
          </w:tcPr>
          <w:p w14:paraId="20092F39" w14:textId="77777777" w:rsidR="00E63E46" w:rsidRPr="000E2622" w:rsidRDefault="00E63E46" w:rsidP="00E63E46">
            <w:pPr>
              <w:jc w:val="center"/>
              <w:rPr>
                <w:rFonts w:ascii="Arial" w:hAnsi="Arial" w:cs="Arial"/>
                <w:b/>
                <w:bCs/>
              </w:rPr>
            </w:pPr>
            <w:r w:rsidRPr="000E2622">
              <w:rPr>
                <w:rFonts w:ascii="Arial" w:hAnsi="Arial" w:cs="Arial"/>
                <w:b/>
                <w:bCs/>
              </w:rPr>
              <w:t>Species</w:t>
            </w:r>
          </w:p>
        </w:tc>
        <w:tc>
          <w:tcPr>
            <w:tcW w:w="2409" w:type="dxa"/>
            <w:vAlign w:val="center"/>
          </w:tcPr>
          <w:p w14:paraId="1B655A2D" w14:textId="77777777" w:rsidR="00E63E46" w:rsidRPr="000E2622" w:rsidRDefault="00E63E46" w:rsidP="00E63E46">
            <w:pPr>
              <w:jc w:val="center"/>
              <w:rPr>
                <w:rFonts w:ascii="Arial" w:hAnsi="Arial" w:cs="Arial"/>
                <w:b/>
                <w:bCs/>
              </w:rPr>
            </w:pPr>
            <w:r w:rsidRPr="000E2622">
              <w:rPr>
                <w:rFonts w:ascii="Arial" w:hAnsi="Arial" w:cs="Arial"/>
                <w:b/>
                <w:bCs/>
              </w:rPr>
              <w:t>Sum of Squares</w:t>
            </w:r>
          </w:p>
        </w:tc>
        <w:tc>
          <w:tcPr>
            <w:tcW w:w="2409" w:type="dxa"/>
            <w:vAlign w:val="center"/>
          </w:tcPr>
          <w:p w14:paraId="1A413A3B" w14:textId="77777777" w:rsidR="00E63E46" w:rsidRPr="000E2622" w:rsidRDefault="00E63E46" w:rsidP="00E63E46">
            <w:pPr>
              <w:jc w:val="center"/>
              <w:rPr>
                <w:rFonts w:ascii="Arial" w:hAnsi="Arial" w:cs="Arial"/>
                <w:b/>
                <w:bCs/>
              </w:rPr>
            </w:pPr>
            <w:r w:rsidRPr="000E2622">
              <w:rPr>
                <w:rFonts w:ascii="Arial" w:hAnsi="Arial" w:cs="Arial"/>
                <w:b/>
                <w:bCs/>
              </w:rPr>
              <w:t>F</w:t>
            </w:r>
          </w:p>
        </w:tc>
        <w:tc>
          <w:tcPr>
            <w:tcW w:w="2409" w:type="dxa"/>
          </w:tcPr>
          <w:p w14:paraId="5363A0A8" w14:textId="77777777" w:rsidR="00E63E46" w:rsidRPr="000E2622" w:rsidRDefault="00E63E46" w:rsidP="00E63E46">
            <w:pPr>
              <w:jc w:val="center"/>
              <w:rPr>
                <w:rFonts w:ascii="Arial" w:hAnsi="Arial" w:cs="Arial"/>
                <w:b/>
                <w:bCs/>
              </w:rPr>
            </w:pPr>
            <w:r w:rsidRPr="000E2622">
              <w:rPr>
                <w:rFonts w:ascii="Arial" w:hAnsi="Arial" w:cs="Arial"/>
                <w:b/>
                <w:bCs/>
              </w:rPr>
              <w:t>p</w:t>
            </w:r>
          </w:p>
        </w:tc>
      </w:tr>
      <w:tr w:rsidR="00E63E46" w:rsidRPr="000E2622" w14:paraId="7E97AB17" w14:textId="77777777" w:rsidTr="00E65BBA">
        <w:trPr>
          <w:trHeight w:val="406"/>
        </w:trPr>
        <w:tc>
          <w:tcPr>
            <w:tcW w:w="2141" w:type="dxa"/>
            <w:vAlign w:val="center"/>
          </w:tcPr>
          <w:p w14:paraId="027A735A" w14:textId="77777777" w:rsidR="00E63E46" w:rsidRPr="000E2622" w:rsidRDefault="00E63E46" w:rsidP="00E63E46">
            <w:pPr>
              <w:jc w:val="center"/>
              <w:rPr>
                <w:rFonts w:ascii="Arial" w:hAnsi="Arial" w:cs="Arial"/>
              </w:rPr>
            </w:pPr>
            <w:r w:rsidRPr="000E2622">
              <w:rPr>
                <w:rFonts w:ascii="Arial" w:hAnsi="Arial" w:cs="Arial"/>
              </w:rPr>
              <w:t>GOPH</w:t>
            </w:r>
          </w:p>
        </w:tc>
        <w:tc>
          <w:tcPr>
            <w:tcW w:w="2409" w:type="dxa"/>
            <w:vAlign w:val="center"/>
          </w:tcPr>
          <w:p w14:paraId="2EA7FE4A" w14:textId="77777777" w:rsidR="00E63E46" w:rsidRPr="000E2622" w:rsidRDefault="00E63E46" w:rsidP="00E63E46">
            <w:pPr>
              <w:jc w:val="center"/>
              <w:rPr>
                <w:rFonts w:ascii="Arial" w:hAnsi="Arial" w:cs="Arial"/>
              </w:rPr>
            </w:pPr>
            <w:r w:rsidRPr="000E2622">
              <w:rPr>
                <w:rFonts w:ascii="Arial" w:hAnsi="Arial" w:cs="Arial"/>
              </w:rPr>
              <w:t>13.27</w:t>
            </w:r>
          </w:p>
        </w:tc>
        <w:tc>
          <w:tcPr>
            <w:tcW w:w="2409" w:type="dxa"/>
            <w:vAlign w:val="center"/>
          </w:tcPr>
          <w:p w14:paraId="7DD3385F" w14:textId="77777777" w:rsidR="00E63E46" w:rsidRPr="000E2622" w:rsidRDefault="00E63E46" w:rsidP="00E63E46">
            <w:pPr>
              <w:jc w:val="center"/>
              <w:rPr>
                <w:rFonts w:ascii="Arial" w:hAnsi="Arial" w:cs="Arial"/>
              </w:rPr>
            </w:pPr>
            <w:r w:rsidRPr="000E2622">
              <w:rPr>
                <w:rFonts w:ascii="Arial" w:hAnsi="Arial" w:cs="Arial"/>
              </w:rPr>
              <w:t>103.5</w:t>
            </w:r>
          </w:p>
        </w:tc>
        <w:tc>
          <w:tcPr>
            <w:tcW w:w="2409" w:type="dxa"/>
          </w:tcPr>
          <w:p w14:paraId="2B267D0A" w14:textId="77777777" w:rsidR="00E63E46" w:rsidRPr="000E2622" w:rsidRDefault="00E63E46" w:rsidP="00E63E46">
            <w:pPr>
              <w:jc w:val="center"/>
              <w:rPr>
                <w:rFonts w:ascii="Arial" w:hAnsi="Arial" w:cs="Arial"/>
              </w:rPr>
            </w:pPr>
            <w:r w:rsidRPr="000E2622">
              <w:rPr>
                <w:rFonts w:ascii="Arial" w:hAnsi="Arial" w:cs="Arial"/>
              </w:rPr>
              <w:t>&lt;0.001</w:t>
            </w:r>
          </w:p>
        </w:tc>
      </w:tr>
      <w:tr w:rsidR="00E63E46" w:rsidRPr="000E2622" w14:paraId="33E0F09F" w14:textId="77777777" w:rsidTr="00E65BBA">
        <w:trPr>
          <w:trHeight w:val="406"/>
        </w:trPr>
        <w:tc>
          <w:tcPr>
            <w:tcW w:w="2141" w:type="dxa"/>
            <w:vAlign w:val="center"/>
          </w:tcPr>
          <w:p w14:paraId="1B8B95FB" w14:textId="77777777" w:rsidR="00E63E46" w:rsidRPr="000E2622" w:rsidRDefault="00E63E46" w:rsidP="00E63E46">
            <w:pPr>
              <w:jc w:val="center"/>
              <w:rPr>
                <w:rFonts w:ascii="Arial" w:hAnsi="Arial" w:cs="Arial"/>
              </w:rPr>
            </w:pPr>
            <w:r w:rsidRPr="000E2622">
              <w:rPr>
                <w:rFonts w:ascii="Arial" w:hAnsi="Arial" w:cs="Arial"/>
              </w:rPr>
              <w:t>ASCU</w:t>
            </w:r>
          </w:p>
        </w:tc>
        <w:tc>
          <w:tcPr>
            <w:tcW w:w="2409" w:type="dxa"/>
            <w:vAlign w:val="center"/>
          </w:tcPr>
          <w:p w14:paraId="55058524" w14:textId="77777777" w:rsidR="00E63E46" w:rsidRPr="000E2622" w:rsidRDefault="00E63E46" w:rsidP="00E63E46">
            <w:pPr>
              <w:jc w:val="center"/>
              <w:rPr>
                <w:rFonts w:ascii="Arial" w:hAnsi="Arial" w:cs="Arial"/>
              </w:rPr>
            </w:pPr>
            <w:r w:rsidRPr="000E2622">
              <w:rPr>
                <w:rFonts w:ascii="Arial" w:hAnsi="Arial" w:cs="Arial"/>
              </w:rPr>
              <w:t>7.72</w:t>
            </w:r>
          </w:p>
        </w:tc>
        <w:tc>
          <w:tcPr>
            <w:tcW w:w="2409" w:type="dxa"/>
            <w:vAlign w:val="center"/>
          </w:tcPr>
          <w:p w14:paraId="4FD19071" w14:textId="77777777" w:rsidR="00E63E46" w:rsidRPr="000E2622" w:rsidRDefault="00E63E46" w:rsidP="00E63E46">
            <w:pPr>
              <w:jc w:val="center"/>
              <w:rPr>
                <w:rFonts w:ascii="Arial" w:hAnsi="Arial" w:cs="Arial"/>
              </w:rPr>
            </w:pPr>
            <w:r w:rsidRPr="000E2622">
              <w:rPr>
                <w:rFonts w:ascii="Arial" w:hAnsi="Arial" w:cs="Arial"/>
              </w:rPr>
              <w:t>57.2</w:t>
            </w:r>
          </w:p>
        </w:tc>
        <w:tc>
          <w:tcPr>
            <w:tcW w:w="2409" w:type="dxa"/>
          </w:tcPr>
          <w:p w14:paraId="359F1B23" w14:textId="77777777" w:rsidR="00E63E46" w:rsidRPr="000E2622" w:rsidRDefault="00E63E46" w:rsidP="00E63E46">
            <w:pPr>
              <w:jc w:val="center"/>
              <w:rPr>
                <w:rFonts w:ascii="Arial" w:hAnsi="Arial" w:cs="Arial"/>
              </w:rPr>
            </w:pPr>
            <w:r w:rsidRPr="000E2622">
              <w:rPr>
                <w:rFonts w:ascii="Arial" w:hAnsi="Arial" w:cs="Arial"/>
              </w:rPr>
              <w:t>&lt;0.001</w:t>
            </w:r>
          </w:p>
        </w:tc>
      </w:tr>
      <w:tr w:rsidR="00E63E46" w:rsidRPr="000E2622" w14:paraId="37783B25" w14:textId="77777777" w:rsidTr="00E65BBA">
        <w:trPr>
          <w:trHeight w:val="376"/>
        </w:trPr>
        <w:tc>
          <w:tcPr>
            <w:tcW w:w="2141" w:type="dxa"/>
            <w:vAlign w:val="center"/>
          </w:tcPr>
          <w:p w14:paraId="577BD49C" w14:textId="77777777" w:rsidR="00E63E46" w:rsidRPr="000E2622" w:rsidRDefault="00E63E46" w:rsidP="00E63E46">
            <w:pPr>
              <w:jc w:val="center"/>
              <w:rPr>
                <w:rFonts w:ascii="Arial" w:hAnsi="Arial" w:cs="Arial"/>
              </w:rPr>
            </w:pPr>
            <w:r w:rsidRPr="000E2622">
              <w:rPr>
                <w:rFonts w:ascii="Arial" w:hAnsi="Arial" w:cs="Arial"/>
              </w:rPr>
              <w:t>AINC</w:t>
            </w:r>
          </w:p>
        </w:tc>
        <w:tc>
          <w:tcPr>
            <w:tcW w:w="2409" w:type="dxa"/>
            <w:vAlign w:val="center"/>
          </w:tcPr>
          <w:p w14:paraId="44983E23" w14:textId="77777777" w:rsidR="00E63E46" w:rsidRPr="000E2622" w:rsidRDefault="00E63E46" w:rsidP="00E63E46">
            <w:pPr>
              <w:jc w:val="center"/>
              <w:rPr>
                <w:rFonts w:ascii="Arial" w:hAnsi="Arial" w:cs="Arial"/>
              </w:rPr>
            </w:pPr>
            <w:r w:rsidRPr="000E2622">
              <w:rPr>
                <w:rFonts w:ascii="Arial" w:hAnsi="Arial" w:cs="Arial"/>
              </w:rPr>
              <w:t>3.93</w:t>
            </w:r>
          </w:p>
        </w:tc>
        <w:tc>
          <w:tcPr>
            <w:tcW w:w="2409" w:type="dxa"/>
            <w:vAlign w:val="center"/>
          </w:tcPr>
          <w:p w14:paraId="1F9499E9" w14:textId="77777777" w:rsidR="00E63E46" w:rsidRPr="000E2622" w:rsidRDefault="00E63E46" w:rsidP="00E63E46">
            <w:pPr>
              <w:jc w:val="center"/>
              <w:rPr>
                <w:rFonts w:ascii="Arial" w:hAnsi="Arial" w:cs="Arial"/>
              </w:rPr>
            </w:pPr>
            <w:r w:rsidRPr="000E2622">
              <w:rPr>
                <w:rFonts w:ascii="Arial" w:hAnsi="Arial" w:cs="Arial"/>
              </w:rPr>
              <w:t>15.1</w:t>
            </w:r>
          </w:p>
        </w:tc>
        <w:tc>
          <w:tcPr>
            <w:tcW w:w="2409" w:type="dxa"/>
          </w:tcPr>
          <w:p w14:paraId="22E14747" w14:textId="77777777" w:rsidR="00E63E46" w:rsidRPr="000E2622" w:rsidRDefault="00E63E46" w:rsidP="00E63E46">
            <w:pPr>
              <w:jc w:val="center"/>
              <w:rPr>
                <w:rFonts w:ascii="Arial" w:hAnsi="Arial" w:cs="Arial"/>
              </w:rPr>
            </w:pPr>
            <w:r w:rsidRPr="000E2622">
              <w:rPr>
                <w:rFonts w:ascii="Arial" w:hAnsi="Arial" w:cs="Arial"/>
              </w:rPr>
              <w:t>&lt;0.001</w:t>
            </w:r>
          </w:p>
        </w:tc>
      </w:tr>
      <w:tr w:rsidR="00E63E46" w:rsidRPr="000E2622" w14:paraId="254336D1" w14:textId="77777777" w:rsidTr="00E65BBA">
        <w:trPr>
          <w:trHeight w:val="376"/>
        </w:trPr>
        <w:tc>
          <w:tcPr>
            <w:tcW w:w="2141" w:type="dxa"/>
            <w:vAlign w:val="center"/>
          </w:tcPr>
          <w:p w14:paraId="1A81D7CE" w14:textId="77777777" w:rsidR="00E63E46" w:rsidRPr="000E2622" w:rsidRDefault="00E63E46" w:rsidP="00E63E46">
            <w:pPr>
              <w:jc w:val="center"/>
              <w:rPr>
                <w:rFonts w:ascii="Arial" w:hAnsi="Arial" w:cs="Arial"/>
              </w:rPr>
            </w:pPr>
            <w:r w:rsidRPr="000E2622">
              <w:rPr>
                <w:rFonts w:ascii="Arial" w:hAnsi="Arial" w:cs="Arial"/>
              </w:rPr>
              <w:t>ASFA</w:t>
            </w:r>
          </w:p>
        </w:tc>
        <w:tc>
          <w:tcPr>
            <w:tcW w:w="2409" w:type="dxa"/>
            <w:vAlign w:val="center"/>
          </w:tcPr>
          <w:p w14:paraId="0240B9C1" w14:textId="77777777" w:rsidR="00E63E46" w:rsidRPr="000E2622" w:rsidRDefault="00E63E46" w:rsidP="00E63E46">
            <w:pPr>
              <w:jc w:val="center"/>
              <w:rPr>
                <w:rFonts w:ascii="Arial" w:hAnsi="Arial" w:cs="Arial"/>
              </w:rPr>
            </w:pPr>
            <w:r w:rsidRPr="000E2622">
              <w:rPr>
                <w:rFonts w:ascii="Arial" w:hAnsi="Arial" w:cs="Arial"/>
              </w:rPr>
              <w:t>4.79</w:t>
            </w:r>
          </w:p>
        </w:tc>
        <w:tc>
          <w:tcPr>
            <w:tcW w:w="2409" w:type="dxa"/>
            <w:vAlign w:val="center"/>
          </w:tcPr>
          <w:p w14:paraId="0822D245" w14:textId="77777777" w:rsidR="00E63E46" w:rsidRPr="000E2622" w:rsidRDefault="00E63E46" w:rsidP="00E63E46">
            <w:pPr>
              <w:jc w:val="center"/>
              <w:rPr>
                <w:rFonts w:ascii="Arial" w:hAnsi="Arial" w:cs="Arial"/>
              </w:rPr>
            </w:pPr>
            <w:r w:rsidRPr="000E2622">
              <w:rPr>
                <w:rFonts w:ascii="Arial" w:hAnsi="Arial" w:cs="Arial"/>
              </w:rPr>
              <w:t>20.1</w:t>
            </w:r>
          </w:p>
        </w:tc>
        <w:tc>
          <w:tcPr>
            <w:tcW w:w="2409" w:type="dxa"/>
          </w:tcPr>
          <w:p w14:paraId="3AE95A8A" w14:textId="77777777" w:rsidR="00E63E46" w:rsidRPr="000E2622" w:rsidRDefault="00E63E46" w:rsidP="00E63E46">
            <w:pPr>
              <w:jc w:val="center"/>
              <w:rPr>
                <w:rFonts w:ascii="Arial" w:hAnsi="Arial" w:cs="Arial"/>
              </w:rPr>
            </w:pPr>
            <w:r w:rsidRPr="000E2622">
              <w:rPr>
                <w:rFonts w:ascii="Arial" w:hAnsi="Arial" w:cs="Arial"/>
              </w:rPr>
              <w:t>&lt;0.001</w:t>
            </w:r>
          </w:p>
        </w:tc>
      </w:tr>
      <w:tr w:rsidR="00E63E46" w:rsidRPr="000E2622" w14:paraId="2F196954" w14:textId="77777777" w:rsidTr="00E65BBA">
        <w:trPr>
          <w:trHeight w:val="376"/>
        </w:trPr>
        <w:tc>
          <w:tcPr>
            <w:tcW w:w="2141" w:type="dxa"/>
            <w:vAlign w:val="center"/>
          </w:tcPr>
          <w:p w14:paraId="1E9AC08D" w14:textId="77777777" w:rsidR="00E63E46" w:rsidRPr="000E2622" w:rsidRDefault="00E63E46" w:rsidP="00E63E46">
            <w:pPr>
              <w:jc w:val="center"/>
              <w:rPr>
                <w:rFonts w:ascii="Arial" w:hAnsi="Arial" w:cs="Arial"/>
              </w:rPr>
            </w:pPr>
            <w:r w:rsidRPr="000E2622">
              <w:rPr>
                <w:rFonts w:ascii="Arial" w:hAnsi="Arial" w:cs="Arial"/>
              </w:rPr>
              <w:t>ASYR</w:t>
            </w:r>
          </w:p>
        </w:tc>
        <w:tc>
          <w:tcPr>
            <w:tcW w:w="2409" w:type="dxa"/>
            <w:vAlign w:val="center"/>
          </w:tcPr>
          <w:p w14:paraId="31D9A5C9" w14:textId="77777777" w:rsidR="00E63E46" w:rsidRPr="000E2622" w:rsidRDefault="00E63E46" w:rsidP="00E63E46">
            <w:pPr>
              <w:jc w:val="center"/>
              <w:rPr>
                <w:rFonts w:ascii="Arial" w:hAnsi="Arial" w:cs="Arial"/>
              </w:rPr>
            </w:pPr>
            <w:r w:rsidRPr="000E2622">
              <w:rPr>
                <w:rFonts w:ascii="Arial" w:hAnsi="Arial" w:cs="Arial"/>
              </w:rPr>
              <w:t>7.68</w:t>
            </w:r>
          </w:p>
        </w:tc>
        <w:tc>
          <w:tcPr>
            <w:tcW w:w="2409" w:type="dxa"/>
            <w:vAlign w:val="center"/>
          </w:tcPr>
          <w:p w14:paraId="05B9CB37" w14:textId="77777777" w:rsidR="00E63E46" w:rsidRPr="000E2622" w:rsidRDefault="00E63E46" w:rsidP="00E63E46">
            <w:pPr>
              <w:jc w:val="center"/>
              <w:rPr>
                <w:rFonts w:ascii="Arial" w:hAnsi="Arial" w:cs="Arial"/>
              </w:rPr>
            </w:pPr>
            <w:r w:rsidRPr="000E2622">
              <w:rPr>
                <w:rFonts w:ascii="Arial" w:hAnsi="Arial" w:cs="Arial"/>
              </w:rPr>
              <w:t>27.0</w:t>
            </w:r>
          </w:p>
        </w:tc>
        <w:tc>
          <w:tcPr>
            <w:tcW w:w="2409" w:type="dxa"/>
          </w:tcPr>
          <w:p w14:paraId="43B5C37D" w14:textId="77777777" w:rsidR="00E63E46" w:rsidRPr="000E2622" w:rsidRDefault="00E63E46" w:rsidP="00E63E46">
            <w:pPr>
              <w:jc w:val="center"/>
              <w:rPr>
                <w:rFonts w:ascii="Arial" w:hAnsi="Arial" w:cs="Arial"/>
              </w:rPr>
            </w:pPr>
            <w:r w:rsidRPr="000E2622">
              <w:rPr>
                <w:rFonts w:ascii="Arial" w:hAnsi="Arial" w:cs="Arial"/>
              </w:rPr>
              <w:t>&lt;0.001</w:t>
            </w:r>
          </w:p>
        </w:tc>
      </w:tr>
      <w:tr w:rsidR="00E63E46" w:rsidRPr="000E2622" w14:paraId="4BDCCEAF" w14:textId="77777777" w:rsidTr="00E65BBA">
        <w:trPr>
          <w:trHeight w:val="406"/>
        </w:trPr>
        <w:tc>
          <w:tcPr>
            <w:tcW w:w="2141" w:type="dxa"/>
            <w:vAlign w:val="center"/>
          </w:tcPr>
          <w:p w14:paraId="7CEA89F6" w14:textId="77777777" w:rsidR="00E63E46" w:rsidRPr="000E2622" w:rsidRDefault="00E63E46" w:rsidP="00E63E46">
            <w:pPr>
              <w:jc w:val="center"/>
              <w:rPr>
                <w:rFonts w:ascii="Arial" w:hAnsi="Arial" w:cs="Arial"/>
              </w:rPr>
            </w:pPr>
            <w:r w:rsidRPr="000E2622">
              <w:rPr>
                <w:rFonts w:ascii="Arial" w:hAnsi="Arial" w:cs="Arial"/>
              </w:rPr>
              <w:t>ASPEC</w:t>
            </w:r>
          </w:p>
        </w:tc>
        <w:tc>
          <w:tcPr>
            <w:tcW w:w="2409" w:type="dxa"/>
            <w:vAlign w:val="center"/>
          </w:tcPr>
          <w:p w14:paraId="4CBBA963" w14:textId="77777777" w:rsidR="00E63E46" w:rsidRPr="000E2622" w:rsidRDefault="00E63E46" w:rsidP="00E63E46">
            <w:pPr>
              <w:jc w:val="center"/>
              <w:rPr>
                <w:rFonts w:ascii="Arial" w:hAnsi="Arial" w:cs="Arial"/>
              </w:rPr>
            </w:pPr>
            <w:r w:rsidRPr="000E2622">
              <w:rPr>
                <w:rFonts w:ascii="Arial" w:hAnsi="Arial" w:cs="Arial"/>
              </w:rPr>
              <w:t>3.19</w:t>
            </w:r>
          </w:p>
        </w:tc>
        <w:tc>
          <w:tcPr>
            <w:tcW w:w="2409" w:type="dxa"/>
            <w:vAlign w:val="center"/>
          </w:tcPr>
          <w:p w14:paraId="565E2117" w14:textId="77777777" w:rsidR="00E63E46" w:rsidRPr="000E2622" w:rsidRDefault="00E63E46" w:rsidP="00E63E46">
            <w:pPr>
              <w:jc w:val="center"/>
              <w:rPr>
                <w:rFonts w:ascii="Arial" w:hAnsi="Arial" w:cs="Arial"/>
              </w:rPr>
            </w:pPr>
            <w:r w:rsidRPr="000E2622">
              <w:rPr>
                <w:rFonts w:ascii="Arial" w:hAnsi="Arial" w:cs="Arial"/>
              </w:rPr>
              <w:t>9.5</w:t>
            </w:r>
          </w:p>
        </w:tc>
        <w:tc>
          <w:tcPr>
            <w:tcW w:w="2409" w:type="dxa"/>
          </w:tcPr>
          <w:p w14:paraId="74285F4C" w14:textId="77777777" w:rsidR="00E63E46" w:rsidRPr="000E2622" w:rsidRDefault="00E63E46" w:rsidP="00E63E46">
            <w:pPr>
              <w:jc w:val="center"/>
              <w:rPr>
                <w:rFonts w:ascii="Arial" w:hAnsi="Arial" w:cs="Arial"/>
              </w:rPr>
            </w:pPr>
            <w:r w:rsidRPr="000E2622">
              <w:rPr>
                <w:rFonts w:ascii="Arial" w:hAnsi="Arial" w:cs="Arial"/>
              </w:rPr>
              <w:t>&lt;0.001</w:t>
            </w:r>
          </w:p>
        </w:tc>
      </w:tr>
    </w:tbl>
    <w:p w14:paraId="0628C20A" w14:textId="330F33F0" w:rsidR="008916E8" w:rsidRDefault="00E63E46">
      <w:r>
        <w:rPr>
          <w:noProof/>
        </w:rPr>
        <mc:AlternateContent>
          <mc:Choice Requires="wps">
            <w:drawing>
              <wp:anchor distT="0" distB="0" distL="114300" distR="114300" simplePos="0" relativeHeight="251646976" behindDoc="0" locked="0" layoutInCell="1" allowOverlap="1" wp14:anchorId="38AF5E00" wp14:editId="08A81D58">
                <wp:simplePos x="0" y="0"/>
                <wp:positionH relativeFrom="column">
                  <wp:posOffset>0</wp:posOffset>
                </wp:positionH>
                <wp:positionV relativeFrom="paragraph">
                  <wp:posOffset>1944485</wp:posOffset>
                </wp:positionV>
                <wp:extent cx="5943600" cy="1014153"/>
                <wp:effectExtent l="0" t="0" r="12700" b="14605"/>
                <wp:wrapNone/>
                <wp:docPr id="12" name="Text Box 12"/>
                <wp:cNvGraphicFramePr/>
                <a:graphic xmlns:a="http://schemas.openxmlformats.org/drawingml/2006/main">
                  <a:graphicData uri="http://schemas.microsoft.com/office/word/2010/wordprocessingShape">
                    <wps:wsp>
                      <wps:cNvSpPr txBox="1"/>
                      <wps:spPr>
                        <a:xfrm>
                          <a:off x="0" y="0"/>
                          <a:ext cx="5943600" cy="1014153"/>
                        </a:xfrm>
                        <a:prstGeom prst="rect">
                          <a:avLst/>
                        </a:prstGeom>
                        <a:solidFill>
                          <a:schemeClr val="lt1"/>
                        </a:solidFill>
                        <a:ln w="6350">
                          <a:solidFill>
                            <a:prstClr val="black"/>
                          </a:solidFill>
                        </a:ln>
                      </wps:spPr>
                      <wps:txbx>
                        <w:txbxContent>
                          <w:p w14:paraId="5EA7DF6E" w14:textId="2D909ED6" w:rsidR="00B6716C" w:rsidRPr="000E2622" w:rsidRDefault="00B6716C" w:rsidP="00B6716C">
                            <w:pPr>
                              <w:jc w:val="both"/>
                              <w:rPr>
                                <w:rFonts w:ascii="Arial" w:hAnsi="Arial" w:cs="Arial"/>
                              </w:rPr>
                            </w:pPr>
                            <w:r w:rsidRPr="000E2622">
                              <w:rPr>
                                <w:rFonts w:ascii="Arial" w:hAnsi="Arial" w:cs="Arial"/>
                                <w:b/>
                                <w:bCs/>
                              </w:rPr>
                              <w:t xml:space="preserve">Table </w:t>
                            </w:r>
                            <w:r w:rsidR="00FD7FCC" w:rsidRPr="000E2622">
                              <w:rPr>
                                <w:rFonts w:ascii="Arial" w:hAnsi="Arial" w:cs="Arial"/>
                                <w:b/>
                                <w:bCs/>
                              </w:rPr>
                              <w:t>S</w:t>
                            </w:r>
                            <w:r w:rsidR="00E63E46" w:rsidRPr="000E2622">
                              <w:rPr>
                                <w:rFonts w:ascii="Arial" w:hAnsi="Arial" w:cs="Arial"/>
                                <w:b/>
                                <w:bCs/>
                              </w:rPr>
                              <w:t>4</w:t>
                            </w:r>
                            <w:r w:rsidRPr="000E2622">
                              <w:rPr>
                                <w:rFonts w:ascii="Arial" w:hAnsi="Arial" w:cs="Arial"/>
                                <w:b/>
                                <w:bCs/>
                              </w:rPr>
                              <w:t xml:space="preserve"> – </w:t>
                            </w:r>
                            <w:r w:rsidRPr="000E2622">
                              <w:rPr>
                                <w:rFonts w:ascii="Arial" w:hAnsi="Arial" w:cs="Arial"/>
                              </w:rPr>
                              <w:t xml:space="preserve">MANOVA results for milkweed species level comparisons of leaf and wing cardenolide profiles. </w:t>
                            </w:r>
                            <w:r w:rsidR="00162C87" w:rsidRPr="000E2622">
                              <w:rPr>
                                <w:rFonts w:ascii="Arial" w:hAnsi="Arial" w:cs="Arial"/>
                              </w:rPr>
                              <w:t xml:space="preserve">Each row corresponds to a single species-level comparison of leaf and wing cardenolides. </w:t>
                            </w:r>
                            <w:r w:rsidRPr="000E2622">
                              <w:rPr>
                                <w:rFonts w:ascii="Arial" w:hAnsi="Arial" w:cs="Arial"/>
                              </w:rPr>
                              <w:t>Across all species, leaf and wing tissue contained strongly distinct cardenolide profiles, reinforcing the notion that sequestration involve</w:t>
                            </w:r>
                            <w:r w:rsidR="00162C87" w:rsidRPr="000E2622">
                              <w:rPr>
                                <w:rFonts w:ascii="Arial" w:hAnsi="Arial" w:cs="Arial"/>
                              </w:rPr>
                              <w:t>s</w:t>
                            </w:r>
                            <w:r w:rsidRPr="000E2622">
                              <w:rPr>
                                <w:rFonts w:ascii="Arial" w:hAnsi="Arial" w:cs="Arial"/>
                              </w:rPr>
                              <w:t xml:space="preserve"> active processing of leaf cardenolides.</w:t>
                            </w:r>
                          </w:p>
                          <w:p w14:paraId="69335E1E" w14:textId="396712C4" w:rsidR="00B6716C" w:rsidRPr="000E2622" w:rsidRDefault="00B6716C" w:rsidP="00B6716C">
                            <w:pPr>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F5E00" id="Text Box 12" o:spid="_x0000_s1031" type="#_x0000_t202" style="position:absolute;margin-left:0;margin-top:153.1pt;width:468pt;height:79.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" fillcolor="white [3201]" strokeweight=".5pt">
                <v:textbox>
                  <w:txbxContent>
                    <w:p w14:paraId="5EA7DF6E" w14:textId="2D909ED6" w:rsidR="00B6716C" w:rsidRPr="000E2622" w:rsidRDefault="00B6716C" w:rsidP="00B6716C">
                      <w:pPr>
                        <w:jc w:val="both"/>
                        <w:rPr>
                          <w:rFonts w:ascii="Arial" w:hAnsi="Arial" w:cs="Arial"/>
                        </w:rPr>
                      </w:pPr>
                      <w:r w:rsidRPr="000E2622">
                        <w:rPr>
                          <w:rFonts w:ascii="Arial" w:hAnsi="Arial" w:cs="Arial"/>
                          <w:b/>
                          <w:bCs/>
                        </w:rPr>
                        <w:t xml:space="preserve">Table </w:t>
                      </w:r>
                      <w:r w:rsidR="00FD7FCC" w:rsidRPr="000E2622">
                        <w:rPr>
                          <w:rFonts w:ascii="Arial" w:hAnsi="Arial" w:cs="Arial"/>
                          <w:b/>
                          <w:bCs/>
                        </w:rPr>
                        <w:t>S</w:t>
                      </w:r>
                      <w:r w:rsidR="00E63E46" w:rsidRPr="000E2622">
                        <w:rPr>
                          <w:rFonts w:ascii="Arial" w:hAnsi="Arial" w:cs="Arial"/>
                          <w:b/>
                          <w:bCs/>
                        </w:rPr>
                        <w:t>4</w:t>
                      </w:r>
                      <w:r w:rsidRPr="000E2622">
                        <w:rPr>
                          <w:rFonts w:ascii="Arial" w:hAnsi="Arial" w:cs="Arial"/>
                          <w:b/>
                          <w:bCs/>
                        </w:rPr>
                        <w:t xml:space="preserve"> – </w:t>
                      </w:r>
                      <w:r w:rsidRPr="000E2622">
                        <w:rPr>
                          <w:rFonts w:ascii="Arial" w:hAnsi="Arial" w:cs="Arial"/>
                        </w:rPr>
                        <w:t xml:space="preserve">MANOVA results for milkweed species level comparisons of leaf and wing cardenolide profiles. </w:t>
                      </w:r>
                      <w:r w:rsidR="00162C87" w:rsidRPr="000E2622">
                        <w:rPr>
                          <w:rFonts w:ascii="Arial" w:hAnsi="Arial" w:cs="Arial"/>
                        </w:rPr>
                        <w:t xml:space="preserve">Each row corresponds to a single species-level comparison of leaf and wing cardenolides. </w:t>
                      </w:r>
                      <w:r w:rsidRPr="000E2622">
                        <w:rPr>
                          <w:rFonts w:ascii="Arial" w:hAnsi="Arial" w:cs="Arial"/>
                        </w:rPr>
                        <w:t>Across all species, leaf and wing tissue contained strongly distinct cardenolide profiles, reinforcing the notion that sequestration involve</w:t>
                      </w:r>
                      <w:r w:rsidR="00162C87" w:rsidRPr="000E2622">
                        <w:rPr>
                          <w:rFonts w:ascii="Arial" w:hAnsi="Arial" w:cs="Arial"/>
                        </w:rPr>
                        <w:t>s</w:t>
                      </w:r>
                      <w:r w:rsidRPr="000E2622">
                        <w:rPr>
                          <w:rFonts w:ascii="Arial" w:hAnsi="Arial" w:cs="Arial"/>
                        </w:rPr>
                        <w:t xml:space="preserve"> active processing of leaf cardenolides.</w:t>
                      </w:r>
                    </w:p>
                    <w:p w14:paraId="69335E1E" w14:textId="396712C4" w:rsidR="00B6716C" w:rsidRPr="000E2622" w:rsidRDefault="00B6716C" w:rsidP="00B6716C">
                      <w:pPr>
                        <w:jc w:val="both"/>
                        <w:rPr>
                          <w:rFonts w:ascii="Arial" w:hAnsi="Arial" w:cs="Arial"/>
                        </w:rPr>
                      </w:pPr>
                    </w:p>
                  </w:txbxContent>
                </v:textbox>
              </v:shape>
            </w:pict>
          </mc:Fallback>
        </mc:AlternateContent>
      </w:r>
      <w:r w:rsidR="008916E8">
        <w:br w:type="page"/>
      </w:r>
    </w:p>
    <w:tbl>
      <w:tblPr>
        <w:tblStyle w:val="TableGrid"/>
        <w:tblpPr w:leftFromText="180" w:rightFromText="180" w:vertAnchor="text" w:horzAnchor="margin" w:tblpY="30"/>
        <w:tblW w:w="9350" w:type="dxa"/>
        <w:tblLook w:val="04A0" w:firstRow="1" w:lastRow="0" w:firstColumn="1" w:lastColumn="0" w:noHBand="0" w:noVBand="1"/>
      </w:tblPr>
      <w:tblGrid>
        <w:gridCol w:w="1857"/>
        <w:gridCol w:w="1630"/>
        <w:gridCol w:w="1426"/>
        <w:gridCol w:w="1665"/>
        <w:gridCol w:w="1434"/>
        <w:gridCol w:w="1338"/>
      </w:tblGrid>
      <w:tr w:rsidR="00E63E46" w:rsidRPr="000E2622" w14:paraId="1A8FCA2C" w14:textId="77777777" w:rsidTr="00E63E46">
        <w:trPr>
          <w:trHeight w:val="715"/>
        </w:trPr>
        <w:tc>
          <w:tcPr>
            <w:tcW w:w="1795" w:type="dxa"/>
            <w:vAlign w:val="center"/>
          </w:tcPr>
          <w:p w14:paraId="3F0EFA06" w14:textId="77777777" w:rsidR="00E63E46" w:rsidRPr="000E2622" w:rsidRDefault="00E63E46" w:rsidP="00E63E46">
            <w:pPr>
              <w:jc w:val="center"/>
              <w:rPr>
                <w:rFonts w:ascii="Arial" w:hAnsi="Arial" w:cs="Arial"/>
                <w:b/>
                <w:bCs/>
              </w:rPr>
            </w:pPr>
            <w:r w:rsidRPr="000E2622">
              <w:rPr>
                <w:rFonts w:ascii="Arial" w:hAnsi="Arial" w:cs="Arial"/>
                <w:b/>
                <w:bCs/>
              </w:rPr>
              <w:lastRenderedPageBreak/>
              <w:t>Milkweed Species</w:t>
            </w:r>
          </w:p>
        </w:tc>
        <w:tc>
          <w:tcPr>
            <w:tcW w:w="1427" w:type="dxa"/>
            <w:tcBorders>
              <w:bottom w:val="single" w:sz="4" w:space="0" w:color="auto"/>
            </w:tcBorders>
            <w:vAlign w:val="center"/>
          </w:tcPr>
          <w:p w14:paraId="3C9A87FB" w14:textId="77777777" w:rsidR="00E63E46" w:rsidRPr="000E2622" w:rsidRDefault="00E63E46" w:rsidP="00E63E46">
            <w:pPr>
              <w:jc w:val="center"/>
              <w:rPr>
                <w:rFonts w:ascii="Arial" w:hAnsi="Arial" w:cs="Arial"/>
                <w:b/>
                <w:bCs/>
              </w:rPr>
            </w:pPr>
            <w:r w:rsidRPr="000E2622">
              <w:rPr>
                <w:rFonts w:ascii="Arial" w:hAnsi="Arial" w:cs="Arial"/>
                <w:b/>
                <w:bCs/>
              </w:rPr>
              <w:t>Compound</w:t>
            </w:r>
          </w:p>
        </w:tc>
        <w:tc>
          <w:tcPr>
            <w:tcW w:w="1489" w:type="dxa"/>
            <w:tcBorders>
              <w:bottom w:val="single" w:sz="4" w:space="0" w:color="auto"/>
            </w:tcBorders>
            <w:vAlign w:val="center"/>
          </w:tcPr>
          <w:p w14:paraId="0F5F6CD2" w14:textId="77777777" w:rsidR="00E63E46" w:rsidRPr="000E2622" w:rsidRDefault="00E63E46" w:rsidP="00E63E46">
            <w:pPr>
              <w:jc w:val="center"/>
              <w:rPr>
                <w:rFonts w:ascii="Arial" w:hAnsi="Arial" w:cs="Arial"/>
                <w:b/>
                <w:bCs/>
              </w:rPr>
            </w:pPr>
            <w:r w:rsidRPr="000E2622">
              <w:rPr>
                <w:rFonts w:ascii="Arial" w:hAnsi="Arial" w:cs="Arial"/>
                <w:b/>
                <w:bCs/>
              </w:rPr>
              <w:t>Absolute Amount (mg/g)</w:t>
            </w:r>
          </w:p>
        </w:tc>
        <w:tc>
          <w:tcPr>
            <w:tcW w:w="1668" w:type="dxa"/>
            <w:tcBorders>
              <w:bottom w:val="single" w:sz="4" w:space="0" w:color="auto"/>
            </w:tcBorders>
            <w:vAlign w:val="center"/>
          </w:tcPr>
          <w:p w14:paraId="5ADE7673" w14:textId="77777777" w:rsidR="00E63E46" w:rsidRPr="000E2622" w:rsidRDefault="00E63E46" w:rsidP="00E63E46">
            <w:pPr>
              <w:jc w:val="center"/>
              <w:rPr>
                <w:rFonts w:ascii="Arial" w:hAnsi="Arial" w:cs="Arial"/>
                <w:b/>
                <w:bCs/>
              </w:rPr>
            </w:pPr>
            <w:r w:rsidRPr="000E2622">
              <w:rPr>
                <w:rFonts w:ascii="Arial" w:hAnsi="Arial" w:cs="Arial"/>
                <w:b/>
                <w:bCs/>
              </w:rPr>
              <w:t xml:space="preserve">% </w:t>
            </w:r>
            <w:proofErr w:type="gramStart"/>
            <w:r w:rsidRPr="000E2622">
              <w:rPr>
                <w:rFonts w:ascii="Arial" w:hAnsi="Arial" w:cs="Arial"/>
                <w:b/>
                <w:bCs/>
              </w:rPr>
              <w:t>of</w:t>
            </w:r>
            <w:proofErr w:type="gramEnd"/>
            <w:r w:rsidRPr="000E2622">
              <w:rPr>
                <w:rFonts w:ascii="Arial" w:hAnsi="Arial" w:cs="Arial"/>
                <w:b/>
                <w:bCs/>
              </w:rPr>
              <w:t xml:space="preserve"> Total Sequestered</w:t>
            </w:r>
          </w:p>
        </w:tc>
        <w:tc>
          <w:tcPr>
            <w:tcW w:w="1541" w:type="dxa"/>
            <w:tcBorders>
              <w:bottom w:val="single" w:sz="4" w:space="0" w:color="auto"/>
            </w:tcBorders>
            <w:vAlign w:val="center"/>
          </w:tcPr>
          <w:p w14:paraId="23730287" w14:textId="77777777" w:rsidR="00E63E46" w:rsidRPr="000E2622" w:rsidRDefault="00E63E46" w:rsidP="00E63E46">
            <w:pPr>
              <w:jc w:val="center"/>
              <w:rPr>
                <w:rFonts w:ascii="Arial" w:hAnsi="Arial" w:cs="Arial"/>
                <w:b/>
                <w:bCs/>
              </w:rPr>
            </w:pPr>
            <w:r w:rsidRPr="000E2622">
              <w:rPr>
                <w:rFonts w:ascii="Arial" w:hAnsi="Arial" w:cs="Arial"/>
                <w:b/>
                <w:bCs/>
              </w:rPr>
              <w:t>PR Amount (mg/g)</w:t>
            </w:r>
          </w:p>
        </w:tc>
        <w:tc>
          <w:tcPr>
            <w:tcW w:w="1430" w:type="dxa"/>
            <w:tcBorders>
              <w:bottom w:val="single" w:sz="4" w:space="0" w:color="auto"/>
            </w:tcBorders>
            <w:vAlign w:val="center"/>
          </w:tcPr>
          <w:p w14:paraId="0E34CC56" w14:textId="77777777" w:rsidR="00E63E46" w:rsidRPr="000E2622" w:rsidRDefault="00E63E46" w:rsidP="00E63E46">
            <w:pPr>
              <w:jc w:val="center"/>
              <w:rPr>
                <w:rFonts w:ascii="Arial" w:hAnsi="Arial" w:cs="Arial"/>
                <w:b/>
                <w:bCs/>
              </w:rPr>
            </w:pPr>
            <w:r w:rsidRPr="000E2622">
              <w:rPr>
                <w:rFonts w:ascii="Arial" w:hAnsi="Arial" w:cs="Arial"/>
                <w:b/>
                <w:bCs/>
              </w:rPr>
              <w:t>Ratio (PR / Others)</w:t>
            </w:r>
          </w:p>
        </w:tc>
      </w:tr>
      <w:tr w:rsidR="00E63E46" w:rsidRPr="000E2622" w14:paraId="7A0B0B6D" w14:textId="77777777" w:rsidTr="00E63E46">
        <w:trPr>
          <w:trHeight w:val="343"/>
        </w:trPr>
        <w:tc>
          <w:tcPr>
            <w:tcW w:w="1795" w:type="dxa"/>
            <w:vMerge w:val="restart"/>
            <w:tcBorders>
              <w:right w:val="single" w:sz="4" w:space="0" w:color="auto"/>
            </w:tcBorders>
            <w:vAlign w:val="center"/>
          </w:tcPr>
          <w:p w14:paraId="194BC60A" w14:textId="77777777" w:rsidR="00E63E46" w:rsidRPr="000E2622" w:rsidRDefault="00E63E46" w:rsidP="00E63E46">
            <w:pPr>
              <w:jc w:val="center"/>
              <w:rPr>
                <w:rFonts w:ascii="Arial" w:hAnsi="Arial" w:cs="Arial"/>
                <w:i/>
                <w:iCs/>
              </w:rPr>
            </w:pPr>
            <w:r w:rsidRPr="000E2622">
              <w:rPr>
                <w:rFonts w:ascii="Arial" w:hAnsi="Arial" w:cs="Arial"/>
                <w:i/>
                <w:iCs/>
              </w:rPr>
              <w:t>Asclepias curassavica</w:t>
            </w:r>
          </w:p>
        </w:tc>
        <w:tc>
          <w:tcPr>
            <w:tcW w:w="1427" w:type="dxa"/>
            <w:tcBorders>
              <w:top w:val="single" w:sz="4" w:space="0" w:color="auto"/>
              <w:left w:val="single" w:sz="4" w:space="0" w:color="auto"/>
              <w:bottom w:val="nil"/>
              <w:right w:val="single" w:sz="4" w:space="0" w:color="auto"/>
            </w:tcBorders>
            <w:vAlign w:val="center"/>
          </w:tcPr>
          <w:p w14:paraId="0AF92F20" w14:textId="77777777" w:rsidR="00E63E46" w:rsidRPr="000E2622" w:rsidRDefault="00E63E46" w:rsidP="00E63E46">
            <w:pPr>
              <w:jc w:val="center"/>
              <w:rPr>
                <w:rFonts w:ascii="Arial" w:hAnsi="Arial" w:cs="Arial"/>
                <w:b/>
                <w:bCs/>
              </w:rPr>
            </w:pPr>
            <w:r w:rsidRPr="000E2622">
              <w:rPr>
                <w:rFonts w:ascii="Arial" w:hAnsi="Arial" w:cs="Arial"/>
                <w:b/>
                <w:bCs/>
              </w:rPr>
              <w:t>Frugoside</w:t>
            </w:r>
          </w:p>
        </w:tc>
        <w:tc>
          <w:tcPr>
            <w:tcW w:w="1489" w:type="dxa"/>
            <w:tcBorders>
              <w:top w:val="single" w:sz="4" w:space="0" w:color="auto"/>
              <w:left w:val="single" w:sz="4" w:space="0" w:color="auto"/>
              <w:bottom w:val="nil"/>
              <w:right w:val="single" w:sz="4" w:space="0" w:color="auto"/>
            </w:tcBorders>
            <w:vAlign w:val="center"/>
          </w:tcPr>
          <w:p w14:paraId="149188AA" w14:textId="77777777" w:rsidR="00E63E46" w:rsidRPr="000E2622" w:rsidRDefault="00E63E46" w:rsidP="00E63E46">
            <w:pPr>
              <w:jc w:val="center"/>
              <w:rPr>
                <w:rFonts w:ascii="Arial" w:hAnsi="Arial" w:cs="Arial"/>
              </w:rPr>
            </w:pPr>
            <w:r w:rsidRPr="000E2622">
              <w:rPr>
                <w:rFonts w:ascii="Arial" w:hAnsi="Arial" w:cs="Arial"/>
              </w:rPr>
              <w:t>4.190</w:t>
            </w:r>
          </w:p>
        </w:tc>
        <w:tc>
          <w:tcPr>
            <w:tcW w:w="1668" w:type="dxa"/>
            <w:tcBorders>
              <w:top w:val="single" w:sz="4" w:space="0" w:color="auto"/>
              <w:left w:val="single" w:sz="4" w:space="0" w:color="auto"/>
              <w:bottom w:val="nil"/>
              <w:right w:val="single" w:sz="4" w:space="0" w:color="auto"/>
            </w:tcBorders>
            <w:vAlign w:val="center"/>
          </w:tcPr>
          <w:p w14:paraId="2E34916A" w14:textId="77777777" w:rsidR="00E63E46" w:rsidRPr="000E2622" w:rsidRDefault="00E63E46" w:rsidP="00E63E46">
            <w:pPr>
              <w:jc w:val="center"/>
              <w:rPr>
                <w:rFonts w:ascii="Arial" w:hAnsi="Arial" w:cs="Arial"/>
              </w:rPr>
            </w:pPr>
            <w:r w:rsidRPr="000E2622">
              <w:rPr>
                <w:rFonts w:ascii="Arial" w:hAnsi="Arial" w:cs="Arial"/>
              </w:rPr>
              <w:t>34.4 %</w:t>
            </w:r>
          </w:p>
        </w:tc>
        <w:tc>
          <w:tcPr>
            <w:tcW w:w="1541" w:type="dxa"/>
            <w:tcBorders>
              <w:top w:val="single" w:sz="4" w:space="0" w:color="auto"/>
              <w:left w:val="single" w:sz="4" w:space="0" w:color="auto"/>
              <w:bottom w:val="nil"/>
              <w:right w:val="single" w:sz="4" w:space="0" w:color="auto"/>
            </w:tcBorders>
            <w:vAlign w:val="center"/>
          </w:tcPr>
          <w:p w14:paraId="31BB5711" w14:textId="77777777" w:rsidR="00E63E46" w:rsidRPr="000E2622" w:rsidRDefault="00E63E46" w:rsidP="00E63E46">
            <w:pPr>
              <w:jc w:val="center"/>
              <w:rPr>
                <w:rFonts w:ascii="Arial" w:hAnsi="Arial" w:cs="Arial"/>
              </w:rPr>
            </w:pPr>
            <w:r w:rsidRPr="000E2622">
              <w:rPr>
                <w:rFonts w:ascii="Arial" w:hAnsi="Arial" w:cs="Arial"/>
              </w:rPr>
              <w:t>4.013</w:t>
            </w:r>
          </w:p>
        </w:tc>
        <w:tc>
          <w:tcPr>
            <w:tcW w:w="1430" w:type="dxa"/>
            <w:tcBorders>
              <w:top w:val="single" w:sz="4" w:space="0" w:color="auto"/>
              <w:left w:val="single" w:sz="4" w:space="0" w:color="auto"/>
              <w:bottom w:val="nil"/>
              <w:right w:val="single" w:sz="4" w:space="0" w:color="auto"/>
            </w:tcBorders>
            <w:vAlign w:val="center"/>
          </w:tcPr>
          <w:p w14:paraId="7B07EC8E" w14:textId="77777777" w:rsidR="00E63E46" w:rsidRPr="000E2622" w:rsidRDefault="00E63E46" w:rsidP="00E63E46">
            <w:pPr>
              <w:jc w:val="center"/>
              <w:rPr>
                <w:rFonts w:ascii="Arial" w:hAnsi="Arial" w:cs="Arial"/>
              </w:rPr>
            </w:pPr>
            <w:r w:rsidRPr="000E2622">
              <w:rPr>
                <w:rFonts w:ascii="Arial" w:hAnsi="Arial" w:cs="Arial"/>
              </w:rPr>
              <w:t>0.958</w:t>
            </w:r>
          </w:p>
        </w:tc>
      </w:tr>
      <w:tr w:rsidR="00E63E46" w:rsidRPr="000E2622" w14:paraId="13CC044C" w14:textId="77777777" w:rsidTr="00E63E46">
        <w:trPr>
          <w:trHeight w:val="396"/>
        </w:trPr>
        <w:tc>
          <w:tcPr>
            <w:tcW w:w="1795" w:type="dxa"/>
            <w:vMerge/>
            <w:tcBorders>
              <w:right w:val="single" w:sz="4" w:space="0" w:color="auto"/>
            </w:tcBorders>
            <w:vAlign w:val="center"/>
          </w:tcPr>
          <w:p w14:paraId="14C260F1" w14:textId="77777777" w:rsidR="00E63E46" w:rsidRPr="000E2622" w:rsidRDefault="00E63E46" w:rsidP="00E63E46">
            <w:pPr>
              <w:jc w:val="center"/>
              <w:rPr>
                <w:rFonts w:ascii="Arial" w:hAnsi="Arial" w:cs="Arial"/>
              </w:rPr>
            </w:pPr>
          </w:p>
        </w:tc>
        <w:tc>
          <w:tcPr>
            <w:tcW w:w="1427" w:type="dxa"/>
            <w:tcBorders>
              <w:top w:val="nil"/>
              <w:left w:val="single" w:sz="4" w:space="0" w:color="auto"/>
              <w:bottom w:val="nil"/>
              <w:right w:val="single" w:sz="4" w:space="0" w:color="auto"/>
            </w:tcBorders>
            <w:vAlign w:val="center"/>
          </w:tcPr>
          <w:p w14:paraId="000DB946" w14:textId="77777777" w:rsidR="00E63E46" w:rsidRPr="000E2622" w:rsidRDefault="00E63E46" w:rsidP="00E63E46">
            <w:pPr>
              <w:jc w:val="center"/>
              <w:rPr>
                <w:rFonts w:ascii="Arial" w:hAnsi="Arial" w:cs="Arial"/>
                <w:b/>
                <w:bCs/>
              </w:rPr>
            </w:pPr>
            <w:r w:rsidRPr="000E2622">
              <w:rPr>
                <w:rFonts w:ascii="Arial" w:hAnsi="Arial" w:cs="Arial"/>
                <w:b/>
                <w:bCs/>
              </w:rPr>
              <w:t>RT 2.150</w:t>
            </w:r>
          </w:p>
        </w:tc>
        <w:tc>
          <w:tcPr>
            <w:tcW w:w="1489" w:type="dxa"/>
            <w:tcBorders>
              <w:top w:val="nil"/>
              <w:left w:val="single" w:sz="4" w:space="0" w:color="auto"/>
              <w:bottom w:val="nil"/>
              <w:right w:val="single" w:sz="4" w:space="0" w:color="auto"/>
            </w:tcBorders>
            <w:vAlign w:val="center"/>
          </w:tcPr>
          <w:p w14:paraId="29895CFE" w14:textId="77777777" w:rsidR="00E63E46" w:rsidRPr="000E2622" w:rsidRDefault="00E63E46" w:rsidP="00E63E46">
            <w:pPr>
              <w:jc w:val="center"/>
              <w:rPr>
                <w:rFonts w:ascii="Arial" w:hAnsi="Arial" w:cs="Arial"/>
              </w:rPr>
            </w:pPr>
            <w:r w:rsidRPr="000E2622">
              <w:rPr>
                <w:rFonts w:ascii="Arial" w:hAnsi="Arial" w:cs="Arial"/>
              </w:rPr>
              <w:t>1.674</w:t>
            </w:r>
          </w:p>
        </w:tc>
        <w:tc>
          <w:tcPr>
            <w:tcW w:w="1668" w:type="dxa"/>
            <w:tcBorders>
              <w:top w:val="nil"/>
              <w:left w:val="single" w:sz="4" w:space="0" w:color="auto"/>
              <w:bottom w:val="nil"/>
              <w:right w:val="single" w:sz="4" w:space="0" w:color="auto"/>
            </w:tcBorders>
            <w:vAlign w:val="center"/>
          </w:tcPr>
          <w:p w14:paraId="15C13659" w14:textId="77777777" w:rsidR="00E63E46" w:rsidRPr="000E2622" w:rsidRDefault="00E63E46" w:rsidP="00E63E46">
            <w:pPr>
              <w:jc w:val="center"/>
              <w:rPr>
                <w:rFonts w:ascii="Arial" w:hAnsi="Arial" w:cs="Arial"/>
              </w:rPr>
            </w:pPr>
            <w:r w:rsidRPr="000E2622">
              <w:rPr>
                <w:rFonts w:ascii="Arial" w:hAnsi="Arial" w:cs="Arial"/>
              </w:rPr>
              <w:t>13.8 %</w:t>
            </w:r>
          </w:p>
        </w:tc>
        <w:tc>
          <w:tcPr>
            <w:tcW w:w="1541" w:type="dxa"/>
            <w:tcBorders>
              <w:top w:val="nil"/>
              <w:left w:val="single" w:sz="4" w:space="0" w:color="auto"/>
              <w:bottom w:val="nil"/>
              <w:right w:val="single" w:sz="4" w:space="0" w:color="auto"/>
            </w:tcBorders>
            <w:vAlign w:val="center"/>
          </w:tcPr>
          <w:p w14:paraId="304EACAE" w14:textId="77777777" w:rsidR="00E63E46" w:rsidRPr="000E2622" w:rsidRDefault="00E63E46" w:rsidP="00E63E46">
            <w:pPr>
              <w:jc w:val="center"/>
              <w:rPr>
                <w:rFonts w:ascii="Arial" w:hAnsi="Arial" w:cs="Arial"/>
              </w:rPr>
            </w:pPr>
            <w:r w:rsidRPr="000E2622">
              <w:rPr>
                <w:rFonts w:ascii="Arial" w:hAnsi="Arial" w:cs="Arial"/>
              </w:rPr>
              <w:t>4.249</w:t>
            </w:r>
          </w:p>
        </w:tc>
        <w:tc>
          <w:tcPr>
            <w:tcW w:w="1430" w:type="dxa"/>
            <w:tcBorders>
              <w:top w:val="nil"/>
              <w:left w:val="single" w:sz="4" w:space="0" w:color="auto"/>
              <w:bottom w:val="nil"/>
              <w:right w:val="single" w:sz="4" w:space="0" w:color="auto"/>
            </w:tcBorders>
            <w:vAlign w:val="center"/>
          </w:tcPr>
          <w:p w14:paraId="55435977" w14:textId="77777777" w:rsidR="00E63E46" w:rsidRPr="000E2622" w:rsidRDefault="00E63E46" w:rsidP="00E63E46">
            <w:pPr>
              <w:jc w:val="center"/>
              <w:rPr>
                <w:rFonts w:ascii="Arial" w:hAnsi="Arial" w:cs="Arial"/>
              </w:rPr>
            </w:pPr>
            <w:r w:rsidRPr="000E2622">
              <w:rPr>
                <w:rFonts w:ascii="Arial" w:hAnsi="Arial" w:cs="Arial"/>
              </w:rPr>
              <w:t>2.538</w:t>
            </w:r>
          </w:p>
        </w:tc>
      </w:tr>
      <w:tr w:rsidR="00E63E46" w:rsidRPr="000E2622" w14:paraId="3B1D17A7" w14:textId="77777777" w:rsidTr="00E63E46">
        <w:trPr>
          <w:trHeight w:val="370"/>
        </w:trPr>
        <w:tc>
          <w:tcPr>
            <w:tcW w:w="1795" w:type="dxa"/>
            <w:vMerge/>
            <w:tcBorders>
              <w:right w:val="single" w:sz="4" w:space="0" w:color="auto"/>
            </w:tcBorders>
            <w:vAlign w:val="center"/>
          </w:tcPr>
          <w:p w14:paraId="14CD97D3" w14:textId="77777777" w:rsidR="00E63E46" w:rsidRPr="000E2622" w:rsidRDefault="00E63E46" w:rsidP="00E63E46">
            <w:pPr>
              <w:jc w:val="center"/>
              <w:rPr>
                <w:rFonts w:ascii="Arial" w:hAnsi="Arial" w:cs="Arial"/>
              </w:rPr>
            </w:pPr>
          </w:p>
        </w:tc>
        <w:tc>
          <w:tcPr>
            <w:tcW w:w="1427" w:type="dxa"/>
            <w:tcBorders>
              <w:top w:val="nil"/>
              <w:left w:val="single" w:sz="4" w:space="0" w:color="auto"/>
              <w:bottom w:val="nil"/>
              <w:right w:val="single" w:sz="4" w:space="0" w:color="auto"/>
            </w:tcBorders>
            <w:vAlign w:val="center"/>
          </w:tcPr>
          <w:p w14:paraId="2E4646AE" w14:textId="77777777" w:rsidR="00E63E46" w:rsidRPr="000E2622" w:rsidRDefault="00E63E46" w:rsidP="00E63E46">
            <w:pPr>
              <w:jc w:val="center"/>
              <w:rPr>
                <w:rFonts w:ascii="Arial" w:hAnsi="Arial" w:cs="Arial"/>
                <w:b/>
                <w:bCs/>
              </w:rPr>
            </w:pPr>
            <w:r w:rsidRPr="000E2622">
              <w:rPr>
                <w:rFonts w:ascii="Arial" w:hAnsi="Arial" w:cs="Arial"/>
                <w:b/>
                <w:bCs/>
              </w:rPr>
              <w:t>RT 0.830</w:t>
            </w:r>
          </w:p>
        </w:tc>
        <w:tc>
          <w:tcPr>
            <w:tcW w:w="1489" w:type="dxa"/>
            <w:tcBorders>
              <w:top w:val="nil"/>
              <w:left w:val="single" w:sz="4" w:space="0" w:color="auto"/>
              <w:bottom w:val="nil"/>
              <w:right w:val="single" w:sz="4" w:space="0" w:color="auto"/>
            </w:tcBorders>
            <w:vAlign w:val="center"/>
          </w:tcPr>
          <w:p w14:paraId="5912508F" w14:textId="77777777" w:rsidR="00E63E46" w:rsidRPr="000E2622" w:rsidRDefault="00E63E46" w:rsidP="00E63E46">
            <w:pPr>
              <w:jc w:val="center"/>
              <w:rPr>
                <w:rFonts w:ascii="Arial" w:hAnsi="Arial" w:cs="Arial"/>
              </w:rPr>
            </w:pPr>
            <w:r w:rsidRPr="000E2622">
              <w:rPr>
                <w:rFonts w:ascii="Arial" w:hAnsi="Arial" w:cs="Arial"/>
              </w:rPr>
              <w:t>1.270</w:t>
            </w:r>
          </w:p>
        </w:tc>
        <w:tc>
          <w:tcPr>
            <w:tcW w:w="1668" w:type="dxa"/>
            <w:tcBorders>
              <w:top w:val="nil"/>
              <w:left w:val="single" w:sz="4" w:space="0" w:color="auto"/>
              <w:bottom w:val="nil"/>
              <w:right w:val="single" w:sz="4" w:space="0" w:color="auto"/>
            </w:tcBorders>
            <w:vAlign w:val="center"/>
          </w:tcPr>
          <w:p w14:paraId="2EA96580" w14:textId="77777777" w:rsidR="00E63E46" w:rsidRPr="000E2622" w:rsidRDefault="00E63E46" w:rsidP="00E63E46">
            <w:pPr>
              <w:jc w:val="center"/>
              <w:rPr>
                <w:rFonts w:ascii="Arial" w:hAnsi="Arial" w:cs="Arial"/>
              </w:rPr>
            </w:pPr>
            <w:r w:rsidRPr="000E2622">
              <w:rPr>
                <w:rFonts w:ascii="Arial" w:hAnsi="Arial" w:cs="Arial"/>
              </w:rPr>
              <w:t>10.4 %</w:t>
            </w:r>
          </w:p>
        </w:tc>
        <w:tc>
          <w:tcPr>
            <w:tcW w:w="1541" w:type="dxa"/>
            <w:tcBorders>
              <w:top w:val="nil"/>
              <w:left w:val="single" w:sz="4" w:space="0" w:color="auto"/>
              <w:bottom w:val="nil"/>
              <w:right w:val="single" w:sz="4" w:space="0" w:color="auto"/>
            </w:tcBorders>
            <w:vAlign w:val="center"/>
          </w:tcPr>
          <w:p w14:paraId="33A7BA64" w14:textId="77777777" w:rsidR="00E63E46" w:rsidRPr="000E2622" w:rsidRDefault="00E63E46" w:rsidP="00E63E46">
            <w:pPr>
              <w:jc w:val="center"/>
              <w:rPr>
                <w:rFonts w:ascii="Arial" w:hAnsi="Arial" w:cs="Arial"/>
              </w:rPr>
            </w:pPr>
            <w:r w:rsidRPr="000E2622">
              <w:rPr>
                <w:rFonts w:ascii="Arial" w:hAnsi="Arial" w:cs="Arial"/>
              </w:rPr>
              <w:t>2.015</w:t>
            </w:r>
          </w:p>
        </w:tc>
        <w:tc>
          <w:tcPr>
            <w:tcW w:w="1430" w:type="dxa"/>
            <w:tcBorders>
              <w:top w:val="nil"/>
              <w:left w:val="single" w:sz="4" w:space="0" w:color="auto"/>
              <w:bottom w:val="nil"/>
              <w:right w:val="single" w:sz="4" w:space="0" w:color="auto"/>
            </w:tcBorders>
            <w:vAlign w:val="center"/>
          </w:tcPr>
          <w:p w14:paraId="44A64E77" w14:textId="77777777" w:rsidR="00E63E46" w:rsidRPr="000E2622" w:rsidRDefault="00E63E46" w:rsidP="00E63E46">
            <w:pPr>
              <w:jc w:val="center"/>
              <w:rPr>
                <w:rFonts w:ascii="Arial" w:hAnsi="Arial" w:cs="Arial"/>
              </w:rPr>
            </w:pPr>
            <w:r w:rsidRPr="000E2622">
              <w:rPr>
                <w:rFonts w:ascii="Arial" w:hAnsi="Arial" w:cs="Arial"/>
              </w:rPr>
              <w:t>1.587</w:t>
            </w:r>
          </w:p>
        </w:tc>
      </w:tr>
      <w:tr w:rsidR="00E63E46" w:rsidRPr="000E2622" w14:paraId="4A11AAD0" w14:textId="77777777" w:rsidTr="00E63E46">
        <w:trPr>
          <w:trHeight w:val="370"/>
        </w:trPr>
        <w:tc>
          <w:tcPr>
            <w:tcW w:w="1795" w:type="dxa"/>
            <w:vMerge/>
            <w:tcBorders>
              <w:right w:val="single" w:sz="4" w:space="0" w:color="auto"/>
            </w:tcBorders>
            <w:vAlign w:val="center"/>
          </w:tcPr>
          <w:p w14:paraId="66213523" w14:textId="77777777" w:rsidR="00E63E46" w:rsidRPr="000E2622" w:rsidRDefault="00E63E46" w:rsidP="00E63E46">
            <w:pPr>
              <w:jc w:val="center"/>
              <w:rPr>
                <w:rFonts w:ascii="Arial" w:hAnsi="Arial" w:cs="Arial"/>
              </w:rPr>
            </w:pPr>
          </w:p>
        </w:tc>
        <w:tc>
          <w:tcPr>
            <w:tcW w:w="1427" w:type="dxa"/>
            <w:tcBorders>
              <w:top w:val="nil"/>
              <w:left w:val="single" w:sz="4" w:space="0" w:color="auto"/>
              <w:bottom w:val="nil"/>
              <w:right w:val="single" w:sz="4" w:space="0" w:color="auto"/>
            </w:tcBorders>
            <w:vAlign w:val="center"/>
          </w:tcPr>
          <w:p w14:paraId="230066E5" w14:textId="77777777" w:rsidR="00E63E46" w:rsidRPr="000E2622" w:rsidRDefault="00E63E46" w:rsidP="00E63E46">
            <w:pPr>
              <w:jc w:val="center"/>
              <w:rPr>
                <w:rFonts w:ascii="Arial" w:hAnsi="Arial" w:cs="Arial"/>
                <w:b/>
                <w:bCs/>
              </w:rPr>
            </w:pPr>
            <w:r w:rsidRPr="000E2622">
              <w:rPr>
                <w:rFonts w:ascii="Arial" w:hAnsi="Arial" w:cs="Arial"/>
                <w:b/>
                <w:bCs/>
              </w:rPr>
              <w:t>Calotropin</w:t>
            </w:r>
          </w:p>
        </w:tc>
        <w:tc>
          <w:tcPr>
            <w:tcW w:w="1489" w:type="dxa"/>
            <w:tcBorders>
              <w:top w:val="nil"/>
              <w:left w:val="single" w:sz="4" w:space="0" w:color="auto"/>
              <w:bottom w:val="nil"/>
              <w:right w:val="single" w:sz="4" w:space="0" w:color="auto"/>
            </w:tcBorders>
            <w:vAlign w:val="center"/>
          </w:tcPr>
          <w:p w14:paraId="6178173C" w14:textId="77777777" w:rsidR="00E63E46" w:rsidRPr="000E2622" w:rsidRDefault="00E63E46" w:rsidP="00E63E46">
            <w:pPr>
              <w:jc w:val="center"/>
              <w:rPr>
                <w:rFonts w:ascii="Arial" w:hAnsi="Arial" w:cs="Arial"/>
              </w:rPr>
            </w:pPr>
            <w:r w:rsidRPr="000E2622">
              <w:rPr>
                <w:rFonts w:ascii="Arial" w:hAnsi="Arial" w:cs="Arial"/>
              </w:rPr>
              <w:t>1.235</w:t>
            </w:r>
          </w:p>
        </w:tc>
        <w:tc>
          <w:tcPr>
            <w:tcW w:w="1668" w:type="dxa"/>
            <w:tcBorders>
              <w:top w:val="nil"/>
              <w:left w:val="single" w:sz="4" w:space="0" w:color="auto"/>
              <w:bottom w:val="nil"/>
              <w:right w:val="single" w:sz="4" w:space="0" w:color="auto"/>
            </w:tcBorders>
            <w:vAlign w:val="center"/>
          </w:tcPr>
          <w:p w14:paraId="572053E7" w14:textId="77777777" w:rsidR="00E63E46" w:rsidRPr="000E2622" w:rsidRDefault="00E63E46" w:rsidP="00E63E46">
            <w:pPr>
              <w:jc w:val="center"/>
              <w:rPr>
                <w:rFonts w:ascii="Arial" w:hAnsi="Arial" w:cs="Arial"/>
              </w:rPr>
            </w:pPr>
            <w:r w:rsidRPr="000E2622">
              <w:rPr>
                <w:rFonts w:ascii="Arial" w:hAnsi="Arial" w:cs="Arial"/>
              </w:rPr>
              <w:t>10.1 %</w:t>
            </w:r>
          </w:p>
        </w:tc>
        <w:tc>
          <w:tcPr>
            <w:tcW w:w="1541" w:type="dxa"/>
            <w:tcBorders>
              <w:top w:val="nil"/>
              <w:left w:val="single" w:sz="4" w:space="0" w:color="auto"/>
              <w:bottom w:val="nil"/>
              <w:right w:val="single" w:sz="4" w:space="0" w:color="auto"/>
            </w:tcBorders>
            <w:vAlign w:val="center"/>
          </w:tcPr>
          <w:p w14:paraId="0E3FAF78" w14:textId="77777777" w:rsidR="00E63E46" w:rsidRPr="000E2622" w:rsidRDefault="00E63E46" w:rsidP="00E63E46">
            <w:pPr>
              <w:jc w:val="center"/>
              <w:rPr>
                <w:rFonts w:ascii="Arial" w:hAnsi="Arial" w:cs="Arial"/>
              </w:rPr>
            </w:pPr>
            <w:r w:rsidRPr="000E2622">
              <w:rPr>
                <w:rFonts w:ascii="Arial" w:hAnsi="Arial" w:cs="Arial"/>
              </w:rPr>
              <w:t>0.689</w:t>
            </w:r>
          </w:p>
        </w:tc>
        <w:tc>
          <w:tcPr>
            <w:tcW w:w="1430" w:type="dxa"/>
            <w:tcBorders>
              <w:top w:val="nil"/>
              <w:left w:val="single" w:sz="4" w:space="0" w:color="auto"/>
              <w:bottom w:val="nil"/>
              <w:right w:val="single" w:sz="4" w:space="0" w:color="auto"/>
            </w:tcBorders>
            <w:vAlign w:val="center"/>
          </w:tcPr>
          <w:p w14:paraId="3C3B4D4F" w14:textId="77777777" w:rsidR="00E63E46" w:rsidRPr="000E2622" w:rsidRDefault="00E63E46" w:rsidP="00E63E46">
            <w:pPr>
              <w:jc w:val="center"/>
              <w:rPr>
                <w:rFonts w:ascii="Arial" w:hAnsi="Arial" w:cs="Arial"/>
              </w:rPr>
            </w:pPr>
            <w:r w:rsidRPr="000E2622">
              <w:rPr>
                <w:rFonts w:ascii="Arial" w:hAnsi="Arial" w:cs="Arial"/>
              </w:rPr>
              <w:t>0.558</w:t>
            </w:r>
          </w:p>
        </w:tc>
      </w:tr>
      <w:tr w:rsidR="00E63E46" w:rsidRPr="000E2622" w14:paraId="3F3143C7" w14:textId="77777777" w:rsidTr="00E63E46">
        <w:trPr>
          <w:trHeight w:val="396"/>
        </w:trPr>
        <w:tc>
          <w:tcPr>
            <w:tcW w:w="1795" w:type="dxa"/>
            <w:vMerge/>
            <w:tcBorders>
              <w:right w:val="single" w:sz="4" w:space="0" w:color="auto"/>
            </w:tcBorders>
            <w:vAlign w:val="center"/>
          </w:tcPr>
          <w:p w14:paraId="22D2C29C" w14:textId="77777777" w:rsidR="00E63E46" w:rsidRPr="000E2622" w:rsidRDefault="00E63E46" w:rsidP="00E63E46">
            <w:pPr>
              <w:jc w:val="center"/>
              <w:rPr>
                <w:rFonts w:ascii="Arial" w:hAnsi="Arial" w:cs="Arial"/>
              </w:rPr>
            </w:pPr>
          </w:p>
        </w:tc>
        <w:tc>
          <w:tcPr>
            <w:tcW w:w="1427" w:type="dxa"/>
            <w:tcBorders>
              <w:top w:val="nil"/>
              <w:left w:val="single" w:sz="4" w:space="0" w:color="auto"/>
              <w:bottom w:val="nil"/>
              <w:right w:val="single" w:sz="4" w:space="0" w:color="auto"/>
            </w:tcBorders>
            <w:vAlign w:val="center"/>
          </w:tcPr>
          <w:p w14:paraId="0A80945F" w14:textId="77777777" w:rsidR="00E63E46" w:rsidRPr="000E2622" w:rsidRDefault="00E63E46" w:rsidP="00E63E46">
            <w:pPr>
              <w:jc w:val="center"/>
              <w:rPr>
                <w:rFonts w:ascii="Arial" w:hAnsi="Arial" w:cs="Arial"/>
                <w:b/>
                <w:bCs/>
              </w:rPr>
            </w:pPr>
            <w:r w:rsidRPr="000E2622">
              <w:rPr>
                <w:rFonts w:ascii="Arial" w:hAnsi="Arial" w:cs="Arial"/>
                <w:b/>
                <w:bCs/>
              </w:rPr>
              <w:t>Calactin</w:t>
            </w:r>
          </w:p>
        </w:tc>
        <w:tc>
          <w:tcPr>
            <w:tcW w:w="1489" w:type="dxa"/>
            <w:tcBorders>
              <w:top w:val="nil"/>
              <w:left w:val="single" w:sz="4" w:space="0" w:color="auto"/>
              <w:bottom w:val="nil"/>
              <w:right w:val="single" w:sz="4" w:space="0" w:color="auto"/>
            </w:tcBorders>
            <w:vAlign w:val="center"/>
          </w:tcPr>
          <w:p w14:paraId="01C8AEBF" w14:textId="77777777" w:rsidR="00E63E46" w:rsidRPr="000E2622" w:rsidRDefault="00E63E46" w:rsidP="00E63E46">
            <w:pPr>
              <w:jc w:val="center"/>
              <w:rPr>
                <w:rFonts w:ascii="Arial" w:hAnsi="Arial" w:cs="Arial"/>
              </w:rPr>
            </w:pPr>
            <w:r w:rsidRPr="000E2622">
              <w:rPr>
                <w:rFonts w:ascii="Arial" w:hAnsi="Arial" w:cs="Arial"/>
              </w:rPr>
              <w:t>0.865</w:t>
            </w:r>
          </w:p>
        </w:tc>
        <w:tc>
          <w:tcPr>
            <w:tcW w:w="1668" w:type="dxa"/>
            <w:tcBorders>
              <w:top w:val="nil"/>
              <w:left w:val="single" w:sz="4" w:space="0" w:color="auto"/>
              <w:bottom w:val="nil"/>
              <w:right w:val="single" w:sz="4" w:space="0" w:color="auto"/>
            </w:tcBorders>
            <w:vAlign w:val="center"/>
          </w:tcPr>
          <w:p w14:paraId="0AE48BA3" w14:textId="77777777" w:rsidR="00E63E46" w:rsidRPr="000E2622" w:rsidRDefault="00E63E46" w:rsidP="00E63E46">
            <w:pPr>
              <w:jc w:val="center"/>
              <w:rPr>
                <w:rFonts w:ascii="Arial" w:hAnsi="Arial" w:cs="Arial"/>
              </w:rPr>
            </w:pPr>
            <w:r w:rsidRPr="000E2622">
              <w:rPr>
                <w:rFonts w:ascii="Arial" w:hAnsi="Arial" w:cs="Arial"/>
              </w:rPr>
              <w:t>7.1 %</w:t>
            </w:r>
          </w:p>
        </w:tc>
        <w:tc>
          <w:tcPr>
            <w:tcW w:w="1541" w:type="dxa"/>
            <w:tcBorders>
              <w:top w:val="nil"/>
              <w:left w:val="single" w:sz="4" w:space="0" w:color="auto"/>
              <w:bottom w:val="nil"/>
              <w:right w:val="single" w:sz="4" w:space="0" w:color="auto"/>
            </w:tcBorders>
            <w:vAlign w:val="center"/>
          </w:tcPr>
          <w:p w14:paraId="7CCDB32C" w14:textId="77777777" w:rsidR="00E63E46" w:rsidRPr="000E2622" w:rsidRDefault="00E63E46" w:rsidP="00E63E46">
            <w:pPr>
              <w:jc w:val="center"/>
              <w:rPr>
                <w:rFonts w:ascii="Arial" w:hAnsi="Arial" w:cs="Arial"/>
              </w:rPr>
            </w:pPr>
            <w:r w:rsidRPr="000E2622">
              <w:rPr>
                <w:rFonts w:ascii="Arial" w:hAnsi="Arial" w:cs="Arial"/>
              </w:rPr>
              <w:t>0.968</w:t>
            </w:r>
          </w:p>
        </w:tc>
        <w:tc>
          <w:tcPr>
            <w:tcW w:w="1430" w:type="dxa"/>
            <w:tcBorders>
              <w:top w:val="nil"/>
              <w:left w:val="single" w:sz="4" w:space="0" w:color="auto"/>
              <w:bottom w:val="nil"/>
              <w:right w:val="single" w:sz="4" w:space="0" w:color="auto"/>
            </w:tcBorders>
            <w:vAlign w:val="center"/>
          </w:tcPr>
          <w:p w14:paraId="7A5F9057" w14:textId="77777777" w:rsidR="00E63E46" w:rsidRPr="000E2622" w:rsidRDefault="00E63E46" w:rsidP="00E63E46">
            <w:pPr>
              <w:jc w:val="center"/>
              <w:rPr>
                <w:rFonts w:ascii="Arial" w:hAnsi="Arial" w:cs="Arial"/>
              </w:rPr>
            </w:pPr>
            <w:r w:rsidRPr="000E2622">
              <w:rPr>
                <w:rFonts w:ascii="Arial" w:hAnsi="Arial" w:cs="Arial"/>
              </w:rPr>
              <w:t>1.119</w:t>
            </w:r>
          </w:p>
        </w:tc>
      </w:tr>
      <w:tr w:rsidR="00E63E46" w:rsidRPr="000E2622" w14:paraId="75D47FEE" w14:textId="77777777" w:rsidTr="00E63E46">
        <w:trPr>
          <w:trHeight w:val="370"/>
        </w:trPr>
        <w:tc>
          <w:tcPr>
            <w:tcW w:w="1795" w:type="dxa"/>
            <w:vMerge/>
            <w:tcBorders>
              <w:right w:val="single" w:sz="4" w:space="0" w:color="auto"/>
            </w:tcBorders>
            <w:vAlign w:val="center"/>
          </w:tcPr>
          <w:p w14:paraId="600211F7" w14:textId="77777777" w:rsidR="00E63E46" w:rsidRPr="000E2622" w:rsidRDefault="00E63E46" w:rsidP="00E63E46">
            <w:pPr>
              <w:jc w:val="center"/>
              <w:rPr>
                <w:rFonts w:ascii="Arial" w:hAnsi="Arial" w:cs="Arial"/>
              </w:rPr>
            </w:pPr>
          </w:p>
        </w:tc>
        <w:tc>
          <w:tcPr>
            <w:tcW w:w="1427" w:type="dxa"/>
            <w:tcBorders>
              <w:top w:val="nil"/>
              <w:left w:val="single" w:sz="4" w:space="0" w:color="auto"/>
              <w:bottom w:val="single" w:sz="4" w:space="0" w:color="auto"/>
              <w:right w:val="single" w:sz="4" w:space="0" w:color="auto"/>
            </w:tcBorders>
            <w:vAlign w:val="center"/>
          </w:tcPr>
          <w:p w14:paraId="4A78276B" w14:textId="77777777" w:rsidR="00E63E46" w:rsidRPr="000E2622" w:rsidRDefault="00E63E46" w:rsidP="00E63E46">
            <w:pPr>
              <w:jc w:val="center"/>
              <w:rPr>
                <w:rFonts w:ascii="Arial" w:hAnsi="Arial" w:cs="Arial"/>
                <w:b/>
                <w:bCs/>
              </w:rPr>
            </w:pPr>
            <w:r w:rsidRPr="000E2622">
              <w:rPr>
                <w:rFonts w:ascii="Arial" w:hAnsi="Arial" w:cs="Arial"/>
                <w:b/>
                <w:bCs/>
              </w:rPr>
              <w:t>RT 5.100</w:t>
            </w:r>
          </w:p>
        </w:tc>
        <w:tc>
          <w:tcPr>
            <w:tcW w:w="1489" w:type="dxa"/>
            <w:tcBorders>
              <w:top w:val="nil"/>
              <w:left w:val="single" w:sz="4" w:space="0" w:color="auto"/>
              <w:bottom w:val="single" w:sz="4" w:space="0" w:color="auto"/>
              <w:right w:val="single" w:sz="4" w:space="0" w:color="auto"/>
            </w:tcBorders>
            <w:vAlign w:val="center"/>
          </w:tcPr>
          <w:p w14:paraId="7E8D02EB" w14:textId="77777777" w:rsidR="00E63E46" w:rsidRPr="000E2622" w:rsidRDefault="00E63E46" w:rsidP="00E63E46">
            <w:pPr>
              <w:jc w:val="center"/>
              <w:rPr>
                <w:rFonts w:ascii="Arial" w:hAnsi="Arial" w:cs="Arial"/>
              </w:rPr>
            </w:pPr>
            <w:r w:rsidRPr="000E2622">
              <w:rPr>
                <w:rFonts w:ascii="Arial" w:hAnsi="Arial" w:cs="Arial"/>
              </w:rPr>
              <w:t>0.600</w:t>
            </w:r>
          </w:p>
        </w:tc>
        <w:tc>
          <w:tcPr>
            <w:tcW w:w="1668" w:type="dxa"/>
            <w:tcBorders>
              <w:top w:val="nil"/>
              <w:left w:val="single" w:sz="4" w:space="0" w:color="auto"/>
              <w:bottom w:val="single" w:sz="4" w:space="0" w:color="auto"/>
              <w:right w:val="single" w:sz="4" w:space="0" w:color="auto"/>
            </w:tcBorders>
            <w:vAlign w:val="center"/>
          </w:tcPr>
          <w:p w14:paraId="02B5E36B" w14:textId="77777777" w:rsidR="00E63E46" w:rsidRPr="000E2622" w:rsidRDefault="00E63E46" w:rsidP="00E63E46">
            <w:pPr>
              <w:jc w:val="center"/>
              <w:rPr>
                <w:rFonts w:ascii="Arial" w:hAnsi="Arial" w:cs="Arial"/>
              </w:rPr>
            </w:pPr>
            <w:r w:rsidRPr="000E2622">
              <w:rPr>
                <w:rFonts w:ascii="Arial" w:hAnsi="Arial" w:cs="Arial"/>
              </w:rPr>
              <w:t>4.9 %</w:t>
            </w:r>
          </w:p>
        </w:tc>
        <w:tc>
          <w:tcPr>
            <w:tcW w:w="1541" w:type="dxa"/>
            <w:tcBorders>
              <w:top w:val="nil"/>
              <w:left w:val="single" w:sz="4" w:space="0" w:color="auto"/>
              <w:bottom w:val="single" w:sz="4" w:space="0" w:color="auto"/>
              <w:right w:val="single" w:sz="4" w:space="0" w:color="auto"/>
            </w:tcBorders>
            <w:vAlign w:val="center"/>
          </w:tcPr>
          <w:p w14:paraId="16E21EAB" w14:textId="77777777" w:rsidR="00E63E46" w:rsidRPr="000E2622" w:rsidRDefault="00E63E46" w:rsidP="00E63E46">
            <w:pPr>
              <w:jc w:val="center"/>
              <w:rPr>
                <w:rFonts w:ascii="Arial" w:hAnsi="Arial" w:cs="Arial"/>
              </w:rPr>
            </w:pPr>
            <w:r w:rsidRPr="000E2622">
              <w:rPr>
                <w:rFonts w:ascii="Arial" w:hAnsi="Arial" w:cs="Arial"/>
              </w:rPr>
              <w:t>0.598</w:t>
            </w:r>
          </w:p>
        </w:tc>
        <w:tc>
          <w:tcPr>
            <w:tcW w:w="1430" w:type="dxa"/>
            <w:tcBorders>
              <w:top w:val="nil"/>
              <w:left w:val="single" w:sz="4" w:space="0" w:color="auto"/>
              <w:bottom w:val="single" w:sz="4" w:space="0" w:color="auto"/>
              <w:right w:val="single" w:sz="4" w:space="0" w:color="auto"/>
            </w:tcBorders>
            <w:vAlign w:val="center"/>
          </w:tcPr>
          <w:p w14:paraId="7BBF52B2" w14:textId="77777777" w:rsidR="00E63E46" w:rsidRPr="000E2622" w:rsidRDefault="00E63E46" w:rsidP="00E63E46">
            <w:pPr>
              <w:jc w:val="center"/>
              <w:rPr>
                <w:rFonts w:ascii="Arial" w:hAnsi="Arial" w:cs="Arial"/>
              </w:rPr>
            </w:pPr>
            <w:r w:rsidRPr="000E2622">
              <w:rPr>
                <w:rFonts w:ascii="Arial" w:hAnsi="Arial" w:cs="Arial"/>
              </w:rPr>
              <w:t>0.997</w:t>
            </w:r>
          </w:p>
        </w:tc>
      </w:tr>
      <w:tr w:rsidR="00E63E46" w:rsidRPr="000E2622" w14:paraId="5B7F2575" w14:textId="77777777" w:rsidTr="00E63E46">
        <w:trPr>
          <w:trHeight w:val="343"/>
        </w:trPr>
        <w:tc>
          <w:tcPr>
            <w:tcW w:w="1795" w:type="dxa"/>
            <w:vMerge w:val="restart"/>
            <w:tcBorders>
              <w:right w:val="single" w:sz="4" w:space="0" w:color="auto"/>
            </w:tcBorders>
            <w:vAlign w:val="center"/>
          </w:tcPr>
          <w:p w14:paraId="743CC4AB" w14:textId="77777777" w:rsidR="00E63E46" w:rsidRPr="000E2622" w:rsidRDefault="00E63E46" w:rsidP="00E63E46">
            <w:pPr>
              <w:jc w:val="center"/>
              <w:rPr>
                <w:rFonts w:ascii="Arial" w:hAnsi="Arial" w:cs="Arial"/>
                <w:i/>
                <w:iCs/>
              </w:rPr>
            </w:pPr>
            <w:r w:rsidRPr="000E2622">
              <w:rPr>
                <w:rFonts w:ascii="Arial" w:hAnsi="Arial" w:cs="Arial"/>
                <w:i/>
                <w:iCs/>
              </w:rPr>
              <w:t>Gomphocarpus physocarpus</w:t>
            </w:r>
          </w:p>
        </w:tc>
        <w:tc>
          <w:tcPr>
            <w:tcW w:w="1427" w:type="dxa"/>
            <w:tcBorders>
              <w:top w:val="single" w:sz="4" w:space="0" w:color="auto"/>
              <w:left w:val="single" w:sz="4" w:space="0" w:color="auto"/>
              <w:bottom w:val="nil"/>
              <w:right w:val="single" w:sz="4" w:space="0" w:color="auto"/>
            </w:tcBorders>
            <w:vAlign w:val="center"/>
          </w:tcPr>
          <w:p w14:paraId="5A51D406" w14:textId="77777777" w:rsidR="00E63E46" w:rsidRPr="000E2622" w:rsidRDefault="00E63E46" w:rsidP="00E63E46">
            <w:pPr>
              <w:jc w:val="center"/>
              <w:rPr>
                <w:rFonts w:ascii="Arial" w:hAnsi="Arial" w:cs="Arial"/>
                <w:b/>
                <w:bCs/>
              </w:rPr>
            </w:pPr>
            <w:r w:rsidRPr="000E2622">
              <w:rPr>
                <w:rFonts w:ascii="Arial" w:hAnsi="Arial" w:cs="Arial"/>
                <w:b/>
                <w:bCs/>
              </w:rPr>
              <w:t>Frugoside</w:t>
            </w:r>
          </w:p>
        </w:tc>
        <w:tc>
          <w:tcPr>
            <w:tcW w:w="1489" w:type="dxa"/>
            <w:tcBorders>
              <w:top w:val="single" w:sz="4" w:space="0" w:color="auto"/>
              <w:left w:val="single" w:sz="4" w:space="0" w:color="auto"/>
              <w:bottom w:val="nil"/>
              <w:right w:val="single" w:sz="4" w:space="0" w:color="auto"/>
            </w:tcBorders>
            <w:vAlign w:val="center"/>
          </w:tcPr>
          <w:p w14:paraId="103FC66B" w14:textId="77777777" w:rsidR="00E63E46" w:rsidRPr="000E2622" w:rsidRDefault="00E63E46" w:rsidP="00E63E46">
            <w:pPr>
              <w:jc w:val="center"/>
              <w:rPr>
                <w:rFonts w:ascii="Arial" w:hAnsi="Arial" w:cs="Arial"/>
              </w:rPr>
            </w:pPr>
            <w:r w:rsidRPr="000E2622">
              <w:rPr>
                <w:rFonts w:ascii="Arial" w:hAnsi="Arial" w:cs="Arial"/>
              </w:rPr>
              <w:t>1.455</w:t>
            </w:r>
          </w:p>
        </w:tc>
        <w:tc>
          <w:tcPr>
            <w:tcW w:w="1668" w:type="dxa"/>
            <w:tcBorders>
              <w:top w:val="single" w:sz="4" w:space="0" w:color="auto"/>
              <w:left w:val="single" w:sz="4" w:space="0" w:color="auto"/>
              <w:bottom w:val="nil"/>
              <w:right w:val="single" w:sz="4" w:space="0" w:color="auto"/>
            </w:tcBorders>
            <w:vAlign w:val="center"/>
          </w:tcPr>
          <w:p w14:paraId="79ABC159" w14:textId="77777777" w:rsidR="00E63E46" w:rsidRPr="000E2622" w:rsidRDefault="00E63E46" w:rsidP="00E63E46">
            <w:pPr>
              <w:jc w:val="center"/>
              <w:rPr>
                <w:rFonts w:ascii="Arial" w:hAnsi="Arial" w:cs="Arial"/>
              </w:rPr>
            </w:pPr>
            <w:r w:rsidRPr="000E2622">
              <w:rPr>
                <w:rFonts w:ascii="Arial" w:hAnsi="Arial" w:cs="Arial"/>
              </w:rPr>
              <w:t>26.9 %</w:t>
            </w:r>
          </w:p>
        </w:tc>
        <w:tc>
          <w:tcPr>
            <w:tcW w:w="1541" w:type="dxa"/>
            <w:tcBorders>
              <w:top w:val="single" w:sz="4" w:space="0" w:color="auto"/>
              <w:left w:val="single" w:sz="4" w:space="0" w:color="auto"/>
              <w:bottom w:val="nil"/>
              <w:right w:val="single" w:sz="4" w:space="0" w:color="auto"/>
            </w:tcBorders>
            <w:vAlign w:val="center"/>
          </w:tcPr>
          <w:p w14:paraId="4D25624D" w14:textId="77777777" w:rsidR="00E63E46" w:rsidRPr="000E2622" w:rsidRDefault="00E63E46" w:rsidP="00E63E46">
            <w:pPr>
              <w:jc w:val="center"/>
              <w:rPr>
                <w:rFonts w:ascii="Arial" w:hAnsi="Arial" w:cs="Arial"/>
              </w:rPr>
            </w:pPr>
            <w:r w:rsidRPr="000E2622">
              <w:rPr>
                <w:rFonts w:ascii="Arial" w:hAnsi="Arial" w:cs="Arial"/>
              </w:rPr>
              <w:t>1.887</w:t>
            </w:r>
          </w:p>
        </w:tc>
        <w:tc>
          <w:tcPr>
            <w:tcW w:w="1430" w:type="dxa"/>
            <w:tcBorders>
              <w:top w:val="single" w:sz="4" w:space="0" w:color="auto"/>
              <w:left w:val="single" w:sz="4" w:space="0" w:color="auto"/>
              <w:bottom w:val="nil"/>
              <w:right w:val="single" w:sz="4" w:space="0" w:color="auto"/>
            </w:tcBorders>
            <w:vAlign w:val="center"/>
          </w:tcPr>
          <w:p w14:paraId="2E38FE43" w14:textId="77777777" w:rsidR="00E63E46" w:rsidRPr="000E2622" w:rsidRDefault="00E63E46" w:rsidP="00E63E46">
            <w:pPr>
              <w:jc w:val="center"/>
              <w:rPr>
                <w:rFonts w:ascii="Arial" w:hAnsi="Arial" w:cs="Arial"/>
              </w:rPr>
            </w:pPr>
            <w:r w:rsidRPr="000E2622">
              <w:rPr>
                <w:rFonts w:ascii="Arial" w:hAnsi="Arial" w:cs="Arial"/>
              </w:rPr>
              <w:t>1.297</w:t>
            </w:r>
          </w:p>
        </w:tc>
      </w:tr>
      <w:tr w:rsidR="00E63E46" w:rsidRPr="000E2622" w14:paraId="1587472D" w14:textId="77777777" w:rsidTr="00E63E46">
        <w:trPr>
          <w:trHeight w:val="370"/>
        </w:trPr>
        <w:tc>
          <w:tcPr>
            <w:tcW w:w="1795" w:type="dxa"/>
            <w:vMerge/>
            <w:tcBorders>
              <w:right w:val="single" w:sz="4" w:space="0" w:color="auto"/>
            </w:tcBorders>
            <w:vAlign w:val="center"/>
          </w:tcPr>
          <w:p w14:paraId="37CCE088" w14:textId="77777777" w:rsidR="00E63E46" w:rsidRPr="000E2622" w:rsidRDefault="00E63E46" w:rsidP="00E63E46">
            <w:pPr>
              <w:jc w:val="center"/>
              <w:rPr>
                <w:rFonts w:ascii="Arial" w:hAnsi="Arial" w:cs="Arial"/>
              </w:rPr>
            </w:pPr>
          </w:p>
        </w:tc>
        <w:tc>
          <w:tcPr>
            <w:tcW w:w="1427" w:type="dxa"/>
            <w:tcBorders>
              <w:top w:val="nil"/>
              <w:left w:val="single" w:sz="4" w:space="0" w:color="auto"/>
              <w:bottom w:val="nil"/>
              <w:right w:val="single" w:sz="4" w:space="0" w:color="auto"/>
            </w:tcBorders>
            <w:vAlign w:val="center"/>
          </w:tcPr>
          <w:p w14:paraId="49CE91E1" w14:textId="77777777" w:rsidR="00E63E46" w:rsidRPr="000E2622" w:rsidRDefault="00E63E46" w:rsidP="00E63E46">
            <w:pPr>
              <w:jc w:val="center"/>
              <w:rPr>
                <w:rFonts w:ascii="Arial" w:hAnsi="Arial" w:cs="Arial"/>
                <w:b/>
                <w:bCs/>
              </w:rPr>
            </w:pPr>
            <w:r w:rsidRPr="000E2622">
              <w:rPr>
                <w:rFonts w:ascii="Arial" w:hAnsi="Arial" w:cs="Arial"/>
                <w:b/>
                <w:bCs/>
              </w:rPr>
              <w:t>RT 0.830</w:t>
            </w:r>
          </w:p>
        </w:tc>
        <w:tc>
          <w:tcPr>
            <w:tcW w:w="1489" w:type="dxa"/>
            <w:tcBorders>
              <w:top w:val="nil"/>
              <w:left w:val="single" w:sz="4" w:space="0" w:color="auto"/>
              <w:bottom w:val="nil"/>
              <w:right w:val="single" w:sz="4" w:space="0" w:color="auto"/>
            </w:tcBorders>
            <w:vAlign w:val="center"/>
          </w:tcPr>
          <w:p w14:paraId="14BF41BA" w14:textId="77777777" w:rsidR="00E63E46" w:rsidRPr="000E2622" w:rsidRDefault="00E63E46" w:rsidP="00E63E46">
            <w:pPr>
              <w:jc w:val="center"/>
              <w:rPr>
                <w:rFonts w:ascii="Arial" w:hAnsi="Arial" w:cs="Arial"/>
              </w:rPr>
            </w:pPr>
            <w:r w:rsidRPr="000E2622">
              <w:rPr>
                <w:rFonts w:ascii="Arial" w:hAnsi="Arial" w:cs="Arial"/>
              </w:rPr>
              <w:t>0.785</w:t>
            </w:r>
          </w:p>
        </w:tc>
        <w:tc>
          <w:tcPr>
            <w:tcW w:w="1668" w:type="dxa"/>
            <w:tcBorders>
              <w:top w:val="nil"/>
              <w:left w:val="single" w:sz="4" w:space="0" w:color="auto"/>
              <w:bottom w:val="nil"/>
              <w:right w:val="single" w:sz="4" w:space="0" w:color="auto"/>
            </w:tcBorders>
            <w:vAlign w:val="center"/>
          </w:tcPr>
          <w:p w14:paraId="08494002" w14:textId="77777777" w:rsidR="00E63E46" w:rsidRPr="000E2622" w:rsidRDefault="00E63E46" w:rsidP="00E63E46">
            <w:pPr>
              <w:jc w:val="center"/>
              <w:rPr>
                <w:rFonts w:ascii="Arial" w:hAnsi="Arial" w:cs="Arial"/>
              </w:rPr>
            </w:pPr>
            <w:r w:rsidRPr="000E2622">
              <w:rPr>
                <w:rFonts w:ascii="Arial" w:hAnsi="Arial" w:cs="Arial"/>
              </w:rPr>
              <w:t>14.5 %</w:t>
            </w:r>
          </w:p>
        </w:tc>
        <w:tc>
          <w:tcPr>
            <w:tcW w:w="1541" w:type="dxa"/>
            <w:tcBorders>
              <w:top w:val="nil"/>
              <w:left w:val="single" w:sz="4" w:space="0" w:color="auto"/>
              <w:bottom w:val="nil"/>
              <w:right w:val="single" w:sz="4" w:space="0" w:color="auto"/>
            </w:tcBorders>
            <w:vAlign w:val="center"/>
          </w:tcPr>
          <w:p w14:paraId="7D29527B" w14:textId="77777777" w:rsidR="00E63E46" w:rsidRPr="000E2622" w:rsidRDefault="00E63E46" w:rsidP="00E63E46">
            <w:pPr>
              <w:jc w:val="center"/>
              <w:rPr>
                <w:rFonts w:ascii="Arial" w:hAnsi="Arial" w:cs="Arial"/>
              </w:rPr>
            </w:pPr>
            <w:r w:rsidRPr="000E2622">
              <w:rPr>
                <w:rFonts w:ascii="Arial" w:hAnsi="Arial" w:cs="Arial"/>
              </w:rPr>
              <w:t>1.730</w:t>
            </w:r>
          </w:p>
        </w:tc>
        <w:tc>
          <w:tcPr>
            <w:tcW w:w="1430" w:type="dxa"/>
            <w:tcBorders>
              <w:top w:val="nil"/>
              <w:left w:val="single" w:sz="4" w:space="0" w:color="auto"/>
              <w:bottom w:val="nil"/>
              <w:right w:val="single" w:sz="4" w:space="0" w:color="auto"/>
            </w:tcBorders>
            <w:vAlign w:val="center"/>
          </w:tcPr>
          <w:p w14:paraId="354E3D02" w14:textId="77777777" w:rsidR="00E63E46" w:rsidRPr="000E2622" w:rsidRDefault="00E63E46" w:rsidP="00E63E46">
            <w:pPr>
              <w:jc w:val="center"/>
              <w:rPr>
                <w:rFonts w:ascii="Arial" w:hAnsi="Arial" w:cs="Arial"/>
              </w:rPr>
            </w:pPr>
            <w:r w:rsidRPr="000E2622">
              <w:rPr>
                <w:rFonts w:ascii="Arial" w:hAnsi="Arial" w:cs="Arial"/>
              </w:rPr>
              <w:t>2.204</w:t>
            </w:r>
          </w:p>
        </w:tc>
      </w:tr>
      <w:tr w:rsidR="00E63E46" w:rsidRPr="000E2622" w14:paraId="7EBFFA29" w14:textId="77777777" w:rsidTr="00E63E46">
        <w:trPr>
          <w:trHeight w:val="396"/>
        </w:trPr>
        <w:tc>
          <w:tcPr>
            <w:tcW w:w="1795" w:type="dxa"/>
            <w:vMerge/>
            <w:tcBorders>
              <w:right w:val="single" w:sz="4" w:space="0" w:color="auto"/>
            </w:tcBorders>
            <w:vAlign w:val="center"/>
          </w:tcPr>
          <w:p w14:paraId="01C24DD6" w14:textId="77777777" w:rsidR="00E63E46" w:rsidRPr="000E2622" w:rsidRDefault="00E63E46" w:rsidP="00E63E46">
            <w:pPr>
              <w:jc w:val="center"/>
              <w:rPr>
                <w:rFonts w:ascii="Arial" w:hAnsi="Arial" w:cs="Arial"/>
              </w:rPr>
            </w:pPr>
          </w:p>
        </w:tc>
        <w:tc>
          <w:tcPr>
            <w:tcW w:w="1427" w:type="dxa"/>
            <w:tcBorders>
              <w:top w:val="nil"/>
              <w:left w:val="single" w:sz="4" w:space="0" w:color="auto"/>
              <w:bottom w:val="nil"/>
              <w:right w:val="single" w:sz="4" w:space="0" w:color="auto"/>
            </w:tcBorders>
            <w:vAlign w:val="center"/>
          </w:tcPr>
          <w:p w14:paraId="1630BEF8" w14:textId="77777777" w:rsidR="00E63E46" w:rsidRPr="000E2622" w:rsidRDefault="00E63E46" w:rsidP="00E63E46">
            <w:pPr>
              <w:jc w:val="center"/>
              <w:rPr>
                <w:rFonts w:ascii="Arial" w:hAnsi="Arial" w:cs="Arial"/>
                <w:b/>
                <w:bCs/>
              </w:rPr>
            </w:pPr>
            <w:r w:rsidRPr="000E2622">
              <w:rPr>
                <w:rFonts w:ascii="Arial" w:hAnsi="Arial" w:cs="Arial"/>
                <w:b/>
                <w:bCs/>
              </w:rPr>
              <w:t>RT 6.383</w:t>
            </w:r>
          </w:p>
        </w:tc>
        <w:tc>
          <w:tcPr>
            <w:tcW w:w="1489" w:type="dxa"/>
            <w:tcBorders>
              <w:top w:val="nil"/>
              <w:left w:val="single" w:sz="4" w:space="0" w:color="auto"/>
              <w:bottom w:val="nil"/>
              <w:right w:val="single" w:sz="4" w:space="0" w:color="auto"/>
            </w:tcBorders>
            <w:vAlign w:val="center"/>
          </w:tcPr>
          <w:p w14:paraId="671AFAB9" w14:textId="77777777" w:rsidR="00E63E46" w:rsidRPr="000E2622" w:rsidRDefault="00E63E46" w:rsidP="00E63E46">
            <w:pPr>
              <w:jc w:val="center"/>
              <w:rPr>
                <w:rFonts w:ascii="Arial" w:hAnsi="Arial" w:cs="Arial"/>
              </w:rPr>
            </w:pPr>
            <w:r w:rsidRPr="000E2622">
              <w:rPr>
                <w:rFonts w:ascii="Arial" w:hAnsi="Arial" w:cs="Arial"/>
              </w:rPr>
              <w:t>0.579</w:t>
            </w:r>
          </w:p>
        </w:tc>
        <w:tc>
          <w:tcPr>
            <w:tcW w:w="1668" w:type="dxa"/>
            <w:tcBorders>
              <w:top w:val="nil"/>
              <w:left w:val="single" w:sz="4" w:space="0" w:color="auto"/>
              <w:bottom w:val="nil"/>
              <w:right w:val="single" w:sz="4" w:space="0" w:color="auto"/>
            </w:tcBorders>
            <w:vAlign w:val="center"/>
          </w:tcPr>
          <w:p w14:paraId="111178C1" w14:textId="77777777" w:rsidR="00E63E46" w:rsidRPr="000E2622" w:rsidRDefault="00E63E46" w:rsidP="00E63E46">
            <w:pPr>
              <w:jc w:val="center"/>
              <w:rPr>
                <w:rFonts w:ascii="Arial" w:hAnsi="Arial" w:cs="Arial"/>
              </w:rPr>
            </w:pPr>
            <w:r w:rsidRPr="000E2622">
              <w:rPr>
                <w:rFonts w:ascii="Arial" w:hAnsi="Arial" w:cs="Arial"/>
              </w:rPr>
              <w:t>10.7 %</w:t>
            </w:r>
          </w:p>
        </w:tc>
        <w:tc>
          <w:tcPr>
            <w:tcW w:w="1541" w:type="dxa"/>
            <w:tcBorders>
              <w:top w:val="nil"/>
              <w:left w:val="single" w:sz="4" w:space="0" w:color="auto"/>
              <w:bottom w:val="nil"/>
              <w:right w:val="single" w:sz="4" w:space="0" w:color="auto"/>
            </w:tcBorders>
            <w:vAlign w:val="center"/>
          </w:tcPr>
          <w:p w14:paraId="66524D04" w14:textId="77777777" w:rsidR="00E63E46" w:rsidRPr="000E2622" w:rsidRDefault="00E63E46" w:rsidP="00E63E46">
            <w:pPr>
              <w:jc w:val="center"/>
              <w:rPr>
                <w:rFonts w:ascii="Arial" w:hAnsi="Arial" w:cs="Arial"/>
              </w:rPr>
            </w:pPr>
            <w:r w:rsidRPr="000E2622">
              <w:rPr>
                <w:rFonts w:ascii="Arial" w:hAnsi="Arial" w:cs="Arial"/>
              </w:rPr>
              <w:t>0.481</w:t>
            </w:r>
          </w:p>
        </w:tc>
        <w:tc>
          <w:tcPr>
            <w:tcW w:w="1430" w:type="dxa"/>
            <w:tcBorders>
              <w:top w:val="nil"/>
              <w:left w:val="single" w:sz="4" w:space="0" w:color="auto"/>
              <w:bottom w:val="nil"/>
              <w:right w:val="single" w:sz="4" w:space="0" w:color="auto"/>
            </w:tcBorders>
            <w:vAlign w:val="center"/>
          </w:tcPr>
          <w:p w14:paraId="7E618889" w14:textId="77777777" w:rsidR="00E63E46" w:rsidRPr="000E2622" w:rsidRDefault="00E63E46" w:rsidP="00E63E46">
            <w:pPr>
              <w:jc w:val="center"/>
              <w:rPr>
                <w:rFonts w:ascii="Arial" w:hAnsi="Arial" w:cs="Arial"/>
              </w:rPr>
            </w:pPr>
            <w:r w:rsidRPr="000E2622">
              <w:rPr>
                <w:rFonts w:ascii="Arial" w:hAnsi="Arial" w:cs="Arial"/>
              </w:rPr>
              <w:t>0.831</w:t>
            </w:r>
          </w:p>
        </w:tc>
      </w:tr>
      <w:tr w:rsidR="00E63E46" w:rsidRPr="000E2622" w14:paraId="7C0B9482" w14:textId="77777777" w:rsidTr="00E63E46">
        <w:trPr>
          <w:trHeight w:val="370"/>
        </w:trPr>
        <w:tc>
          <w:tcPr>
            <w:tcW w:w="1795" w:type="dxa"/>
            <w:vMerge/>
            <w:tcBorders>
              <w:right w:val="single" w:sz="4" w:space="0" w:color="auto"/>
            </w:tcBorders>
            <w:vAlign w:val="center"/>
          </w:tcPr>
          <w:p w14:paraId="25ECE39E" w14:textId="77777777" w:rsidR="00E63E46" w:rsidRPr="000E2622" w:rsidRDefault="00E63E46" w:rsidP="00E63E46">
            <w:pPr>
              <w:jc w:val="center"/>
              <w:rPr>
                <w:rFonts w:ascii="Arial" w:hAnsi="Arial" w:cs="Arial"/>
              </w:rPr>
            </w:pPr>
          </w:p>
        </w:tc>
        <w:tc>
          <w:tcPr>
            <w:tcW w:w="1427" w:type="dxa"/>
            <w:tcBorders>
              <w:top w:val="nil"/>
              <w:left w:val="single" w:sz="4" w:space="0" w:color="auto"/>
              <w:bottom w:val="nil"/>
              <w:right w:val="single" w:sz="4" w:space="0" w:color="auto"/>
            </w:tcBorders>
            <w:vAlign w:val="center"/>
          </w:tcPr>
          <w:p w14:paraId="0BE4ED75" w14:textId="77777777" w:rsidR="00E63E46" w:rsidRPr="000E2622" w:rsidRDefault="00E63E46" w:rsidP="00E63E46">
            <w:pPr>
              <w:jc w:val="center"/>
              <w:rPr>
                <w:rFonts w:ascii="Arial" w:hAnsi="Arial" w:cs="Arial"/>
                <w:b/>
                <w:bCs/>
              </w:rPr>
            </w:pPr>
            <w:r w:rsidRPr="000E2622">
              <w:rPr>
                <w:rFonts w:ascii="Arial" w:hAnsi="Arial" w:cs="Arial"/>
                <w:b/>
                <w:bCs/>
              </w:rPr>
              <w:t>Calactin</w:t>
            </w:r>
          </w:p>
        </w:tc>
        <w:tc>
          <w:tcPr>
            <w:tcW w:w="1489" w:type="dxa"/>
            <w:tcBorders>
              <w:top w:val="nil"/>
              <w:left w:val="single" w:sz="4" w:space="0" w:color="auto"/>
              <w:bottom w:val="nil"/>
              <w:right w:val="single" w:sz="4" w:space="0" w:color="auto"/>
            </w:tcBorders>
            <w:vAlign w:val="center"/>
          </w:tcPr>
          <w:p w14:paraId="687658CD" w14:textId="77777777" w:rsidR="00E63E46" w:rsidRPr="000E2622" w:rsidRDefault="00E63E46" w:rsidP="00E63E46">
            <w:pPr>
              <w:jc w:val="center"/>
              <w:rPr>
                <w:rFonts w:ascii="Arial" w:hAnsi="Arial" w:cs="Arial"/>
              </w:rPr>
            </w:pPr>
            <w:r w:rsidRPr="000E2622">
              <w:rPr>
                <w:rFonts w:ascii="Arial" w:hAnsi="Arial" w:cs="Arial"/>
              </w:rPr>
              <w:t>0.564</w:t>
            </w:r>
          </w:p>
        </w:tc>
        <w:tc>
          <w:tcPr>
            <w:tcW w:w="1668" w:type="dxa"/>
            <w:tcBorders>
              <w:top w:val="nil"/>
              <w:left w:val="single" w:sz="4" w:space="0" w:color="auto"/>
              <w:bottom w:val="nil"/>
              <w:right w:val="single" w:sz="4" w:space="0" w:color="auto"/>
            </w:tcBorders>
            <w:vAlign w:val="center"/>
          </w:tcPr>
          <w:p w14:paraId="1F398C43" w14:textId="77777777" w:rsidR="00E63E46" w:rsidRPr="000E2622" w:rsidRDefault="00E63E46" w:rsidP="00E63E46">
            <w:pPr>
              <w:jc w:val="center"/>
              <w:rPr>
                <w:rFonts w:ascii="Arial" w:hAnsi="Arial" w:cs="Arial"/>
              </w:rPr>
            </w:pPr>
            <w:r w:rsidRPr="000E2622">
              <w:rPr>
                <w:rFonts w:ascii="Arial" w:hAnsi="Arial" w:cs="Arial"/>
              </w:rPr>
              <w:t>10.4 %</w:t>
            </w:r>
          </w:p>
        </w:tc>
        <w:tc>
          <w:tcPr>
            <w:tcW w:w="1541" w:type="dxa"/>
            <w:tcBorders>
              <w:top w:val="nil"/>
              <w:left w:val="single" w:sz="4" w:space="0" w:color="auto"/>
              <w:bottom w:val="nil"/>
              <w:right w:val="single" w:sz="4" w:space="0" w:color="auto"/>
            </w:tcBorders>
            <w:vAlign w:val="center"/>
          </w:tcPr>
          <w:p w14:paraId="7DC6AD5E" w14:textId="77777777" w:rsidR="00E63E46" w:rsidRPr="000E2622" w:rsidRDefault="00E63E46" w:rsidP="00E63E46">
            <w:pPr>
              <w:jc w:val="center"/>
              <w:rPr>
                <w:rFonts w:ascii="Arial" w:hAnsi="Arial" w:cs="Arial"/>
              </w:rPr>
            </w:pPr>
            <w:r w:rsidRPr="000E2622">
              <w:rPr>
                <w:rFonts w:ascii="Arial" w:hAnsi="Arial" w:cs="Arial"/>
              </w:rPr>
              <w:t>0.834</w:t>
            </w:r>
          </w:p>
        </w:tc>
        <w:tc>
          <w:tcPr>
            <w:tcW w:w="1430" w:type="dxa"/>
            <w:tcBorders>
              <w:top w:val="nil"/>
              <w:left w:val="single" w:sz="4" w:space="0" w:color="auto"/>
              <w:bottom w:val="nil"/>
              <w:right w:val="single" w:sz="4" w:space="0" w:color="auto"/>
            </w:tcBorders>
            <w:vAlign w:val="center"/>
          </w:tcPr>
          <w:p w14:paraId="49F5F6D8" w14:textId="77777777" w:rsidR="00E63E46" w:rsidRPr="000E2622" w:rsidRDefault="00E63E46" w:rsidP="00E63E46">
            <w:pPr>
              <w:jc w:val="center"/>
              <w:rPr>
                <w:rFonts w:ascii="Arial" w:hAnsi="Arial" w:cs="Arial"/>
              </w:rPr>
            </w:pPr>
            <w:r w:rsidRPr="000E2622">
              <w:rPr>
                <w:rFonts w:ascii="Arial" w:hAnsi="Arial" w:cs="Arial"/>
              </w:rPr>
              <w:t>1.479</w:t>
            </w:r>
          </w:p>
        </w:tc>
      </w:tr>
      <w:tr w:rsidR="00E63E46" w:rsidRPr="000E2622" w14:paraId="701A328B" w14:textId="77777777" w:rsidTr="00E63E46">
        <w:trPr>
          <w:trHeight w:val="370"/>
        </w:trPr>
        <w:tc>
          <w:tcPr>
            <w:tcW w:w="1795" w:type="dxa"/>
            <w:vMerge/>
            <w:tcBorders>
              <w:right w:val="single" w:sz="4" w:space="0" w:color="auto"/>
            </w:tcBorders>
            <w:vAlign w:val="center"/>
          </w:tcPr>
          <w:p w14:paraId="634D2979" w14:textId="77777777" w:rsidR="00E63E46" w:rsidRPr="000E2622" w:rsidRDefault="00E63E46" w:rsidP="00E63E46">
            <w:pPr>
              <w:jc w:val="center"/>
              <w:rPr>
                <w:rFonts w:ascii="Arial" w:hAnsi="Arial" w:cs="Arial"/>
              </w:rPr>
            </w:pPr>
          </w:p>
        </w:tc>
        <w:tc>
          <w:tcPr>
            <w:tcW w:w="1427" w:type="dxa"/>
            <w:tcBorders>
              <w:top w:val="nil"/>
              <w:left w:val="single" w:sz="4" w:space="0" w:color="auto"/>
              <w:bottom w:val="nil"/>
              <w:right w:val="single" w:sz="4" w:space="0" w:color="auto"/>
            </w:tcBorders>
            <w:vAlign w:val="center"/>
          </w:tcPr>
          <w:p w14:paraId="223CF6AD" w14:textId="77777777" w:rsidR="00E63E46" w:rsidRPr="000E2622" w:rsidRDefault="00E63E46" w:rsidP="00E63E46">
            <w:pPr>
              <w:jc w:val="center"/>
              <w:rPr>
                <w:rFonts w:ascii="Arial" w:hAnsi="Arial" w:cs="Arial"/>
                <w:b/>
                <w:bCs/>
              </w:rPr>
            </w:pPr>
            <w:r w:rsidRPr="000E2622">
              <w:rPr>
                <w:rFonts w:ascii="Arial" w:hAnsi="Arial" w:cs="Arial"/>
                <w:b/>
                <w:bCs/>
              </w:rPr>
              <w:t>RT 1.593</w:t>
            </w:r>
          </w:p>
        </w:tc>
        <w:tc>
          <w:tcPr>
            <w:tcW w:w="1489" w:type="dxa"/>
            <w:tcBorders>
              <w:top w:val="nil"/>
              <w:left w:val="single" w:sz="4" w:space="0" w:color="auto"/>
              <w:bottom w:val="nil"/>
              <w:right w:val="single" w:sz="4" w:space="0" w:color="auto"/>
            </w:tcBorders>
            <w:vAlign w:val="center"/>
          </w:tcPr>
          <w:p w14:paraId="17D01E05" w14:textId="77777777" w:rsidR="00E63E46" w:rsidRPr="000E2622" w:rsidRDefault="00E63E46" w:rsidP="00E63E46">
            <w:pPr>
              <w:jc w:val="center"/>
              <w:rPr>
                <w:rFonts w:ascii="Arial" w:hAnsi="Arial" w:cs="Arial"/>
              </w:rPr>
            </w:pPr>
            <w:r w:rsidRPr="000E2622">
              <w:rPr>
                <w:rFonts w:ascii="Arial" w:hAnsi="Arial" w:cs="Arial"/>
              </w:rPr>
              <w:t>0.544</w:t>
            </w:r>
          </w:p>
        </w:tc>
        <w:tc>
          <w:tcPr>
            <w:tcW w:w="1668" w:type="dxa"/>
            <w:tcBorders>
              <w:top w:val="nil"/>
              <w:left w:val="single" w:sz="4" w:space="0" w:color="auto"/>
              <w:bottom w:val="nil"/>
              <w:right w:val="single" w:sz="4" w:space="0" w:color="auto"/>
            </w:tcBorders>
            <w:vAlign w:val="center"/>
          </w:tcPr>
          <w:p w14:paraId="261C711F" w14:textId="77777777" w:rsidR="00E63E46" w:rsidRPr="000E2622" w:rsidRDefault="00E63E46" w:rsidP="00E63E46">
            <w:pPr>
              <w:jc w:val="center"/>
              <w:rPr>
                <w:rFonts w:ascii="Arial" w:hAnsi="Arial" w:cs="Arial"/>
              </w:rPr>
            </w:pPr>
            <w:r w:rsidRPr="000E2622">
              <w:rPr>
                <w:rFonts w:ascii="Arial" w:hAnsi="Arial" w:cs="Arial"/>
              </w:rPr>
              <w:t>10.0 %</w:t>
            </w:r>
          </w:p>
        </w:tc>
        <w:tc>
          <w:tcPr>
            <w:tcW w:w="1541" w:type="dxa"/>
            <w:tcBorders>
              <w:top w:val="nil"/>
              <w:left w:val="single" w:sz="4" w:space="0" w:color="auto"/>
              <w:bottom w:val="nil"/>
              <w:right w:val="single" w:sz="4" w:space="0" w:color="auto"/>
            </w:tcBorders>
            <w:vAlign w:val="center"/>
          </w:tcPr>
          <w:p w14:paraId="2C2C7ACB" w14:textId="77777777" w:rsidR="00E63E46" w:rsidRPr="000E2622" w:rsidRDefault="00E63E46" w:rsidP="00E63E46">
            <w:pPr>
              <w:jc w:val="center"/>
              <w:rPr>
                <w:rFonts w:ascii="Arial" w:hAnsi="Arial" w:cs="Arial"/>
              </w:rPr>
            </w:pPr>
            <w:r w:rsidRPr="000E2622">
              <w:rPr>
                <w:rFonts w:ascii="Arial" w:hAnsi="Arial" w:cs="Arial"/>
              </w:rPr>
              <w:t>1.064</w:t>
            </w:r>
          </w:p>
        </w:tc>
        <w:tc>
          <w:tcPr>
            <w:tcW w:w="1430" w:type="dxa"/>
            <w:tcBorders>
              <w:top w:val="nil"/>
              <w:left w:val="single" w:sz="4" w:space="0" w:color="auto"/>
              <w:bottom w:val="nil"/>
              <w:right w:val="single" w:sz="4" w:space="0" w:color="auto"/>
            </w:tcBorders>
            <w:vAlign w:val="center"/>
          </w:tcPr>
          <w:p w14:paraId="416F90FE" w14:textId="77777777" w:rsidR="00E63E46" w:rsidRPr="000E2622" w:rsidRDefault="00E63E46" w:rsidP="00E63E46">
            <w:pPr>
              <w:jc w:val="center"/>
              <w:rPr>
                <w:rFonts w:ascii="Arial" w:hAnsi="Arial" w:cs="Arial"/>
              </w:rPr>
            </w:pPr>
            <w:r w:rsidRPr="000E2622">
              <w:rPr>
                <w:rFonts w:ascii="Arial" w:hAnsi="Arial" w:cs="Arial"/>
              </w:rPr>
              <w:t>1.956</w:t>
            </w:r>
          </w:p>
        </w:tc>
      </w:tr>
      <w:tr w:rsidR="00E63E46" w:rsidRPr="000E2622" w14:paraId="71035859" w14:textId="77777777" w:rsidTr="00E63E46">
        <w:trPr>
          <w:trHeight w:val="396"/>
        </w:trPr>
        <w:tc>
          <w:tcPr>
            <w:tcW w:w="1795" w:type="dxa"/>
            <w:vMerge/>
            <w:tcBorders>
              <w:right w:val="single" w:sz="4" w:space="0" w:color="auto"/>
            </w:tcBorders>
            <w:vAlign w:val="center"/>
          </w:tcPr>
          <w:p w14:paraId="3811E945" w14:textId="77777777" w:rsidR="00E63E46" w:rsidRPr="000E2622" w:rsidRDefault="00E63E46" w:rsidP="00E63E46">
            <w:pPr>
              <w:jc w:val="center"/>
              <w:rPr>
                <w:rFonts w:ascii="Arial" w:hAnsi="Arial" w:cs="Arial"/>
              </w:rPr>
            </w:pPr>
          </w:p>
        </w:tc>
        <w:tc>
          <w:tcPr>
            <w:tcW w:w="1427" w:type="dxa"/>
            <w:tcBorders>
              <w:top w:val="nil"/>
              <w:left w:val="single" w:sz="4" w:space="0" w:color="auto"/>
              <w:bottom w:val="single" w:sz="4" w:space="0" w:color="auto"/>
              <w:right w:val="single" w:sz="4" w:space="0" w:color="auto"/>
            </w:tcBorders>
            <w:vAlign w:val="center"/>
          </w:tcPr>
          <w:p w14:paraId="222ECFC3" w14:textId="77777777" w:rsidR="00E63E46" w:rsidRPr="000E2622" w:rsidRDefault="00E63E46" w:rsidP="00E63E46">
            <w:pPr>
              <w:jc w:val="center"/>
              <w:rPr>
                <w:rFonts w:ascii="Arial" w:hAnsi="Arial" w:cs="Arial"/>
                <w:b/>
                <w:bCs/>
              </w:rPr>
            </w:pPr>
            <w:r w:rsidRPr="000E2622">
              <w:rPr>
                <w:rFonts w:ascii="Arial" w:hAnsi="Arial" w:cs="Arial"/>
                <w:b/>
                <w:bCs/>
              </w:rPr>
              <w:t>Calotropin</w:t>
            </w:r>
          </w:p>
        </w:tc>
        <w:tc>
          <w:tcPr>
            <w:tcW w:w="1489" w:type="dxa"/>
            <w:tcBorders>
              <w:top w:val="nil"/>
              <w:left w:val="single" w:sz="4" w:space="0" w:color="auto"/>
              <w:bottom w:val="single" w:sz="4" w:space="0" w:color="auto"/>
              <w:right w:val="single" w:sz="4" w:space="0" w:color="auto"/>
            </w:tcBorders>
            <w:vAlign w:val="center"/>
          </w:tcPr>
          <w:p w14:paraId="78E5418E" w14:textId="77777777" w:rsidR="00E63E46" w:rsidRPr="000E2622" w:rsidRDefault="00E63E46" w:rsidP="00E63E46">
            <w:pPr>
              <w:jc w:val="center"/>
              <w:rPr>
                <w:rFonts w:ascii="Arial" w:hAnsi="Arial" w:cs="Arial"/>
              </w:rPr>
            </w:pPr>
            <w:r w:rsidRPr="000E2622">
              <w:rPr>
                <w:rFonts w:ascii="Arial" w:hAnsi="Arial" w:cs="Arial"/>
              </w:rPr>
              <w:t>0.487</w:t>
            </w:r>
          </w:p>
        </w:tc>
        <w:tc>
          <w:tcPr>
            <w:tcW w:w="1668" w:type="dxa"/>
            <w:tcBorders>
              <w:top w:val="nil"/>
              <w:left w:val="single" w:sz="4" w:space="0" w:color="auto"/>
              <w:bottom w:val="single" w:sz="4" w:space="0" w:color="auto"/>
              <w:right w:val="single" w:sz="4" w:space="0" w:color="auto"/>
            </w:tcBorders>
            <w:vAlign w:val="center"/>
          </w:tcPr>
          <w:p w14:paraId="0E10DD00" w14:textId="77777777" w:rsidR="00E63E46" w:rsidRPr="000E2622" w:rsidRDefault="00E63E46" w:rsidP="00E63E46">
            <w:pPr>
              <w:jc w:val="center"/>
              <w:rPr>
                <w:rFonts w:ascii="Arial" w:hAnsi="Arial" w:cs="Arial"/>
              </w:rPr>
            </w:pPr>
            <w:r w:rsidRPr="000E2622">
              <w:rPr>
                <w:rFonts w:ascii="Arial" w:hAnsi="Arial" w:cs="Arial"/>
              </w:rPr>
              <w:t>9.0 %</w:t>
            </w:r>
          </w:p>
        </w:tc>
        <w:tc>
          <w:tcPr>
            <w:tcW w:w="1541" w:type="dxa"/>
            <w:tcBorders>
              <w:top w:val="nil"/>
              <w:left w:val="single" w:sz="4" w:space="0" w:color="auto"/>
              <w:bottom w:val="single" w:sz="4" w:space="0" w:color="auto"/>
              <w:right w:val="single" w:sz="4" w:space="0" w:color="auto"/>
            </w:tcBorders>
            <w:vAlign w:val="center"/>
          </w:tcPr>
          <w:p w14:paraId="37FAF895" w14:textId="77777777" w:rsidR="00E63E46" w:rsidRPr="000E2622" w:rsidRDefault="00E63E46" w:rsidP="00E63E46">
            <w:pPr>
              <w:jc w:val="center"/>
              <w:rPr>
                <w:rFonts w:ascii="Arial" w:hAnsi="Arial" w:cs="Arial"/>
              </w:rPr>
            </w:pPr>
            <w:r w:rsidRPr="000E2622">
              <w:rPr>
                <w:rFonts w:ascii="Arial" w:hAnsi="Arial" w:cs="Arial"/>
              </w:rPr>
              <w:t>0.335</w:t>
            </w:r>
          </w:p>
        </w:tc>
        <w:tc>
          <w:tcPr>
            <w:tcW w:w="1430" w:type="dxa"/>
            <w:tcBorders>
              <w:top w:val="nil"/>
              <w:left w:val="single" w:sz="4" w:space="0" w:color="auto"/>
              <w:bottom w:val="single" w:sz="4" w:space="0" w:color="auto"/>
              <w:right w:val="single" w:sz="4" w:space="0" w:color="auto"/>
            </w:tcBorders>
            <w:vAlign w:val="center"/>
          </w:tcPr>
          <w:p w14:paraId="321F2CB8" w14:textId="77777777" w:rsidR="00E63E46" w:rsidRPr="000E2622" w:rsidRDefault="00E63E46" w:rsidP="00E63E46">
            <w:pPr>
              <w:jc w:val="center"/>
              <w:rPr>
                <w:rFonts w:ascii="Arial" w:hAnsi="Arial" w:cs="Arial"/>
              </w:rPr>
            </w:pPr>
            <w:r w:rsidRPr="000E2622">
              <w:rPr>
                <w:rFonts w:ascii="Arial" w:hAnsi="Arial" w:cs="Arial"/>
              </w:rPr>
              <w:t>0.689</w:t>
            </w:r>
          </w:p>
        </w:tc>
      </w:tr>
      <w:tr w:rsidR="00E63E46" w:rsidRPr="000E2622" w14:paraId="1FAC839A" w14:textId="77777777" w:rsidTr="00E63E46">
        <w:trPr>
          <w:trHeight w:val="317"/>
        </w:trPr>
        <w:tc>
          <w:tcPr>
            <w:tcW w:w="1795" w:type="dxa"/>
            <w:vMerge w:val="restart"/>
            <w:tcBorders>
              <w:right w:val="single" w:sz="4" w:space="0" w:color="auto"/>
            </w:tcBorders>
            <w:vAlign w:val="center"/>
          </w:tcPr>
          <w:p w14:paraId="28612F71" w14:textId="77777777" w:rsidR="00E63E46" w:rsidRPr="000E2622" w:rsidRDefault="00E63E46" w:rsidP="00E63E46">
            <w:pPr>
              <w:jc w:val="center"/>
              <w:rPr>
                <w:rFonts w:ascii="Arial" w:hAnsi="Arial" w:cs="Arial"/>
                <w:i/>
                <w:iCs/>
              </w:rPr>
            </w:pPr>
            <w:r w:rsidRPr="000E2622">
              <w:rPr>
                <w:rFonts w:ascii="Arial" w:hAnsi="Arial" w:cs="Arial"/>
                <w:i/>
                <w:iCs/>
              </w:rPr>
              <w:t>Asclepias syriaca</w:t>
            </w:r>
          </w:p>
        </w:tc>
        <w:tc>
          <w:tcPr>
            <w:tcW w:w="1427" w:type="dxa"/>
            <w:tcBorders>
              <w:top w:val="single" w:sz="4" w:space="0" w:color="auto"/>
              <w:left w:val="single" w:sz="4" w:space="0" w:color="auto"/>
              <w:bottom w:val="nil"/>
              <w:right w:val="single" w:sz="4" w:space="0" w:color="auto"/>
            </w:tcBorders>
            <w:vAlign w:val="center"/>
          </w:tcPr>
          <w:p w14:paraId="3365C51D" w14:textId="77777777" w:rsidR="00E63E46" w:rsidRPr="000E2622" w:rsidRDefault="00E63E46" w:rsidP="00E63E46">
            <w:pPr>
              <w:jc w:val="center"/>
              <w:rPr>
                <w:rFonts w:ascii="Arial" w:hAnsi="Arial" w:cs="Arial"/>
                <w:b/>
                <w:bCs/>
              </w:rPr>
            </w:pPr>
            <w:r w:rsidRPr="000E2622">
              <w:rPr>
                <w:rFonts w:ascii="Arial" w:hAnsi="Arial" w:cs="Arial"/>
                <w:b/>
                <w:bCs/>
              </w:rPr>
              <w:t>Aspecioside</w:t>
            </w:r>
          </w:p>
        </w:tc>
        <w:tc>
          <w:tcPr>
            <w:tcW w:w="1489" w:type="dxa"/>
            <w:tcBorders>
              <w:top w:val="single" w:sz="4" w:space="0" w:color="auto"/>
              <w:left w:val="single" w:sz="4" w:space="0" w:color="auto"/>
              <w:bottom w:val="nil"/>
              <w:right w:val="single" w:sz="4" w:space="0" w:color="auto"/>
            </w:tcBorders>
            <w:vAlign w:val="center"/>
          </w:tcPr>
          <w:p w14:paraId="6247B2D0" w14:textId="77777777" w:rsidR="00E63E46" w:rsidRPr="000E2622" w:rsidRDefault="00E63E46" w:rsidP="00E63E46">
            <w:pPr>
              <w:jc w:val="center"/>
              <w:rPr>
                <w:rFonts w:ascii="Arial" w:hAnsi="Arial" w:cs="Arial"/>
              </w:rPr>
            </w:pPr>
            <w:r w:rsidRPr="000E2622">
              <w:rPr>
                <w:rFonts w:ascii="Arial" w:hAnsi="Arial" w:cs="Arial"/>
              </w:rPr>
              <w:t>2.966</w:t>
            </w:r>
          </w:p>
        </w:tc>
        <w:tc>
          <w:tcPr>
            <w:tcW w:w="1668" w:type="dxa"/>
            <w:tcBorders>
              <w:top w:val="single" w:sz="4" w:space="0" w:color="auto"/>
              <w:left w:val="single" w:sz="4" w:space="0" w:color="auto"/>
              <w:bottom w:val="nil"/>
              <w:right w:val="single" w:sz="4" w:space="0" w:color="auto"/>
            </w:tcBorders>
            <w:vAlign w:val="center"/>
          </w:tcPr>
          <w:p w14:paraId="73A3C820" w14:textId="77777777" w:rsidR="00E63E46" w:rsidRPr="000E2622" w:rsidRDefault="00E63E46" w:rsidP="00E63E46">
            <w:pPr>
              <w:jc w:val="center"/>
              <w:rPr>
                <w:rFonts w:ascii="Arial" w:hAnsi="Arial" w:cs="Arial"/>
              </w:rPr>
            </w:pPr>
            <w:r w:rsidRPr="000E2622">
              <w:rPr>
                <w:rFonts w:ascii="Arial" w:hAnsi="Arial" w:cs="Arial"/>
              </w:rPr>
              <w:t>48.3 %</w:t>
            </w:r>
          </w:p>
        </w:tc>
        <w:tc>
          <w:tcPr>
            <w:tcW w:w="1541" w:type="dxa"/>
            <w:tcBorders>
              <w:top w:val="single" w:sz="4" w:space="0" w:color="auto"/>
              <w:left w:val="single" w:sz="4" w:space="0" w:color="auto"/>
              <w:bottom w:val="nil"/>
              <w:right w:val="single" w:sz="4" w:space="0" w:color="auto"/>
            </w:tcBorders>
            <w:vAlign w:val="center"/>
          </w:tcPr>
          <w:p w14:paraId="6D416969" w14:textId="77777777" w:rsidR="00E63E46" w:rsidRPr="000E2622" w:rsidRDefault="00E63E46" w:rsidP="00E63E46">
            <w:pPr>
              <w:jc w:val="center"/>
              <w:rPr>
                <w:rFonts w:ascii="Arial" w:hAnsi="Arial" w:cs="Arial"/>
              </w:rPr>
            </w:pPr>
            <w:r w:rsidRPr="000E2622">
              <w:rPr>
                <w:rFonts w:ascii="Arial" w:hAnsi="Arial" w:cs="Arial"/>
              </w:rPr>
              <w:t>0.128</w:t>
            </w:r>
          </w:p>
        </w:tc>
        <w:tc>
          <w:tcPr>
            <w:tcW w:w="1430" w:type="dxa"/>
            <w:tcBorders>
              <w:top w:val="single" w:sz="4" w:space="0" w:color="auto"/>
              <w:left w:val="single" w:sz="4" w:space="0" w:color="auto"/>
              <w:bottom w:val="nil"/>
              <w:right w:val="single" w:sz="4" w:space="0" w:color="auto"/>
            </w:tcBorders>
            <w:vAlign w:val="center"/>
          </w:tcPr>
          <w:p w14:paraId="0175CFAB" w14:textId="77777777" w:rsidR="00E63E46" w:rsidRPr="000E2622" w:rsidRDefault="00E63E46" w:rsidP="00E63E46">
            <w:pPr>
              <w:jc w:val="center"/>
              <w:rPr>
                <w:rFonts w:ascii="Arial" w:hAnsi="Arial" w:cs="Arial"/>
              </w:rPr>
            </w:pPr>
            <w:r w:rsidRPr="000E2622">
              <w:rPr>
                <w:rFonts w:ascii="Arial" w:hAnsi="Arial" w:cs="Arial"/>
              </w:rPr>
              <w:t>0.043</w:t>
            </w:r>
          </w:p>
        </w:tc>
      </w:tr>
      <w:tr w:rsidR="00E63E46" w:rsidRPr="000E2622" w14:paraId="3054B399" w14:textId="77777777" w:rsidTr="00E63E46">
        <w:trPr>
          <w:trHeight w:val="317"/>
        </w:trPr>
        <w:tc>
          <w:tcPr>
            <w:tcW w:w="1795" w:type="dxa"/>
            <w:vMerge/>
            <w:tcBorders>
              <w:right w:val="single" w:sz="4" w:space="0" w:color="auto"/>
            </w:tcBorders>
            <w:vAlign w:val="center"/>
          </w:tcPr>
          <w:p w14:paraId="3841726E" w14:textId="77777777" w:rsidR="00E63E46" w:rsidRPr="000E2622" w:rsidRDefault="00E63E46" w:rsidP="00E63E46">
            <w:pPr>
              <w:jc w:val="center"/>
              <w:rPr>
                <w:rFonts w:ascii="Arial" w:hAnsi="Arial" w:cs="Arial"/>
              </w:rPr>
            </w:pPr>
          </w:p>
        </w:tc>
        <w:tc>
          <w:tcPr>
            <w:tcW w:w="1427" w:type="dxa"/>
            <w:tcBorders>
              <w:top w:val="nil"/>
              <w:left w:val="single" w:sz="4" w:space="0" w:color="auto"/>
              <w:bottom w:val="nil"/>
              <w:right w:val="single" w:sz="4" w:space="0" w:color="auto"/>
            </w:tcBorders>
            <w:vAlign w:val="center"/>
          </w:tcPr>
          <w:p w14:paraId="41CFAFE1" w14:textId="77777777" w:rsidR="00E63E46" w:rsidRPr="000E2622" w:rsidRDefault="00E63E46" w:rsidP="00E63E46">
            <w:pPr>
              <w:jc w:val="center"/>
              <w:rPr>
                <w:rFonts w:ascii="Arial" w:hAnsi="Arial" w:cs="Arial"/>
                <w:b/>
                <w:bCs/>
              </w:rPr>
            </w:pPr>
            <w:r w:rsidRPr="000E2622">
              <w:rPr>
                <w:rFonts w:ascii="Arial" w:hAnsi="Arial" w:cs="Arial"/>
                <w:b/>
                <w:bCs/>
              </w:rPr>
              <w:t>RT 1.890</w:t>
            </w:r>
          </w:p>
        </w:tc>
        <w:tc>
          <w:tcPr>
            <w:tcW w:w="1489" w:type="dxa"/>
            <w:tcBorders>
              <w:top w:val="nil"/>
              <w:left w:val="single" w:sz="4" w:space="0" w:color="auto"/>
              <w:bottom w:val="nil"/>
              <w:right w:val="single" w:sz="4" w:space="0" w:color="auto"/>
            </w:tcBorders>
            <w:vAlign w:val="center"/>
          </w:tcPr>
          <w:p w14:paraId="579B18AA" w14:textId="77777777" w:rsidR="00E63E46" w:rsidRPr="000E2622" w:rsidRDefault="00E63E46" w:rsidP="00E63E46">
            <w:pPr>
              <w:jc w:val="center"/>
              <w:rPr>
                <w:rFonts w:ascii="Arial" w:hAnsi="Arial" w:cs="Arial"/>
              </w:rPr>
            </w:pPr>
            <w:r w:rsidRPr="000E2622">
              <w:rPr>
                <w:rFonts w:ascii="Arial" w:hAnsi="Arial" w:cs="Arial"/>
              </w:rPr>
              <w:t>0.879</w:t>
            </w:r>
          </w:p>
        </w:tc>
        <w:tc>
          <w:tcPr>
            <w:tcW w:w="1668" w:type="dxa"/>
            <w:tcBorders>
              <w:top w:val="nil"/>
              <w:left w:val="single" w:sz="4" w:space="0" w:color="auto"/>
              <w:bottom w:val="nil"/>
              <w:right w:val="single" w:sz="4" w:space="0" w:color="auto"/>
            </w:tcBorders>
            <w:vAlign w:val="center"/>
          </w:tcPr>
          <w:p w14:paraId="740E07FF" w14:textId="77777777" w:rsidR="00E63E46" w:rsidRPr="000E2622" w:rsidRDefault="00E63E46" w:rsidP="00E63E46">
            <w:pPr>
              <w:jc w:val="center"/>
              <w:rPr>
                <w:rFonts w:ascii="Arial" w:hAnsi="Arial" w:cs="Arial"/>
              </w:rPr>
            </w:pPr>
            <w:r w:rsidRPr="000E2622">
              <w:rPr>
                <w:rFonts w:ascii="Arial" w:hAnsi="Arial" w:cs="Arial"/>
              </w:rPr>
              <w:t>14.3 %</w:t>
            </w:r>
          </w:p>
        </w:tc>
        <w:tc>
          <w:tcPr>
            <w:tcW w:w="1541" w:type="dxa"/>
            <w:tcBorders>
              <w:top w:val="nil"/>
              <w:left w:val="single" w:sz="4" w:space="0" w:color="auto"/>
              <w:bottom w:val="nil"/>
              <w:right w:val="single" w:sz="4" w:space="0" w:color="auto"/>
            </w:tcBorders>
            <w:vAlign w:val="center"/>
          </w:tcPr>
          <w:p w14:paraId="5955C476" w14:textId="77777777" w:rsidR="00E63E46" w:rsidRPr="000E2622" w:rsidRDefault="00E63E46" w:rsidP="00E63E46">
            <w:pPr>
              <w:jc w:val="center"/>
              <w:rPr>
                <w:rFonts w:ascii="Arial" w:hAnsi="Arial" w:cs="Arial"/>
              </w:rPr>
            </w:pPr>
            <w:r w:rsidRPr="000E2622">
              <w:rPr>
                <w:rFonts w:ascii="Arial" w:hAnsi="Arial" w:cs="Arial"/>
              </w:rPr>
              <w:t>0.098</w:t>
            </w:r>
          </w:p>
        </w:tc>
        <w:tc>
          <w:tcPr>
            <w:tcW w:w="1430" w:type="dxa"/>
            <w:tcBorders>
              <w:top w:val="nil"/>
              <w:left w:val="single" w:sz="4" w:space="0" w:color="auto"/>
              <w:bottom w:val="nil"/>
              <w:right w:val="single" w:sz="4" w:space="0" w:color="auto"/>
            </w:tcBorders>
            <w:vAlign w:val="center"/>
          </w:tcPr>
          <w:p w14:paraId="4A5EC267" w14:textId="77777777" w:rsidR="00E63E46" w:rsidRPr="000E2622" w:rsidRDefault="00E63E46" w:rsidP="00E63E46">
            <w:pPr>
              <w:jc w:val="center"/>
              <w:rPr>
                <w:rFonts w:ascii="Arial" w:hAnsi="Arial" w:cs="Arial"/>
              </w:rPr>
            </w:pPr>
            <w:r w:rsidRPr="000E2622">
              <w:rPr>
                <w:rFonts w:ascii="Arial" w:hAnsi="Arial" w:cs="Arial"/>
              </w:rPr>
              <w:t>0.111</w:t>
            </w:r>
          </w:p>
        </w:tc>
      </w:tr>
      <w:tr w:rsidR="00E63E46" w:rsidRPr="000E2622" w14:paraId="64597087" w14:textId="77777777" w:rsidTr="00E63E46">
        <w:trPr>
          <w:trHeight w:val="317"/>
        </w:trPr>
        <w:tc>
          <w:tcPr>
            <w:tcW w:w="1795" w:type="dxa"/>
            <w:vMerge/>
            <w:tcBorders>
              <w:right w:val="single" w:sz="4" w:space="0" w:color="auto"/>
            </w:tcBorders>
            <w:vAlign w:val="center"/>
          </w:tcPr>
          <w:p w14:paraId="3C7AC7AE" w14:textId="77777777" w:rsidR="00E63E46" w:rsidRPr="000E2622" w:rsidRDefault="00E63E46" w:rsidP="00E63E46">
            <w:pPr>
              <w:jc w:val="center"/>
              <w:rPr>
                <w:rFonts w:ascii="Arial" w:hAnsi="Arial" w:cs="Arial"/>
              </w:rPr>
            </w:pPr>
          </w:p>
        </w:tc>
        <w:tc>
          <w:tcPr>
            <w:tcW w:w="1427" w:type="dxa"/>
            <w:tcBorders>
              <w:top w:val="nil"/>
              <w:left w:val="single" w:sz="4" w:space="0" w:color="auto"/>
              <w:bottom w:val="nil"/>
              <w:right w:val="single" w:sz="4" w:space="0" w:color="auto"/>
            </w:tcBorders>
            <w:vAlign w:val="center"/>
          </w:tcPr>
          <w:p w14:paraId="4D4B228C" w14:textId="77777777" w:rsidR="00E63E46" w:rsidRPr="000E2622" w:rsidRDefault="00E63E46" w:rsidP="00E63E46">
            <w:pPr>
              <w:jc w:val="center"/>
              <w:rPr>
                <w:rFonts w:ascii="Arial" w:hAnsi="Arial" w:cs="Arial"/>
                <w:b/>
                <w:bCs/>
              </w:rPr>
            </w:pPr>
            <w:r w:rsidRPr="000E2622">
              <w:rPr>
                <w:rFonts w:ascii="Arial" w:hAnsi="Arial" w:cs="Arial"/>
                <w:b/>
                <w:bCs/>
              </w:rPr>
              <w:t>RT 3.590</w:t>
            </w:r>
          </w:p>
        </w:tc>
        <w:tc>
          <w:tcPr>
            <w:tcW w:w="1489" w:type="dxa"/>
            <w:tcBorders>
              <w:top w:val="nil"/>
              <w:left w:val="single" w:sz="4" w:space="0" w:color="auto"/>
              <w:bottom w:val="nil"/>
              <w:right w:val="single" w:sz="4" w:space="0" w:color="auto"/>
            </w:tcBorders>
            <w:vAlign w:val="center"/>
          </w:tcPr>
          <w:p w14:paraId="56792183" w14:textId="77777777" w:rsidR="00E63E46" w:rsidRPr="000E2622" w:rsidRDefault="00E63E46" w:rsidP="00E63E46">
            <w:pPr>
              <w:jc w:val="center"/>
              <w:rPr>
                <w:rFonts w:ascii="Arial" w:hAnsi="Arial" w:cs="Arial"/>
              </w:rPr>
            </w:pPr>
            <w:r w:rsidRPr="000E2622">
              <w:rPr>
                <w:rFonts w:ascii="Arial" w:hAnsi="Arial" w:cs="Arial"/>
              </w:rPr>
              <w:t>0.744</w:t>
            </w:r>
          </w:p>
        </w:tc>
        <w:tc>
          <w:tcPr>
            <w:tcW w:w="1668" w:type="dxa"/>
            <w:tcBorders>
              <w:top w:val="nil"/>
              <w:left w:val="single" w:sz="4" w:space="0" w:color="auto"/>
              <w:bottom w:val="nil"/>
              <w:right w:val="single" w:sz="4" w:space="0" w:color="auto"/>
            </w:tcBorders>
            <w:vAlign w:val="center"/>
          </w:tcPr>
          <w:p w14:paraId="00077177" w14:textId="77777777" w:rsidR="00E63E46" w:rsidRPr="000E2622" w:rsidRDefault="00E63E46" w:rsidP="00E63E46">
            <w:pPr>
              <w:jc w:val="center"/>
              <w:rPr>
                <w:rFonts w:ascii="Arial" w:hAnsi="Arial" w:cs="Arial"/>
              </w:rPr>
            </w:pPr>
            <w:r w:rsidRPr="000E2622">
              <w:rPr>
                <w:rFonts w:ascii="Arial" w:hAnsi="Arial" w:cs="Arial"/>
              </w:rPr>
              <w:t>12.1 %</w:t>
            </w:r>
          </w:p>
        </w:tc>
        <w:tc>
          <w:tcPr>
            <w:tcW w:w="1541" w:type="dxa"/>
            <w:tcBorders>
              <w:top w:val="nil"/>
              <w:left w:val="single" w:sz="4" w:space="0" w:color="auto"/>
              <w:bottom w:val="nil"/>
              <w:right w:val="single" w:sz="4" w:space="0" w:color="auto"/>
            </w:tcBorders>
            <w:vAlign w:val="center"/>
          </w:tcPr>
          <w:p w14:paraId="389891A9" w14:textId="77777777" w:rsidR="00E63E46" w:rsidRPr="000E2622" w:rsidRDefault="00E63E46" w:rsidP="00E63E46">
            <w:pPr>
              <w:jc w:val="center"/>
              <w:rPr>
                <w:rFonts w:ascii="Arial" w:hAnsi="Arial" w:cs="Arial"/>
              </w:rPr>
            </w:pPr>
            <w:r w:rsidRPr="000E2622">
              <w:rPr>
                <w:rFonts w:ascii="Arial" w:hAnsi="Arial" w:cs="Arial"/>
              </w:rPr>
              <w:t>0.357</w:t>
            </w:r>
          </w:p>
        </w:tc>
        <w:tc>
          <w:tcPr>
            <w:tcW w:w="1430" w:type="dxa"/>
            <w:tcBorders>
              <w:top w:val="nil"/>
              <w:left w:val="single" w:sz="4" w:space="0" w:color="auto"/>
              <w:bottom w:val="nil"/>
              <w:right w:val="single" w:sz="4" w:space="0" w:color="auto"/>
            </w:tcBorders>
            <w:vAlign w:val="center"/>
          </w:tcPr>
          <w:p w14:paraId="5018D969" w14:textId="77777777" w:rsidR="00E63E46" w:rsidRPr="000E2622" w:rsidRDefault="00E63E46" w:rsidP="00E63E46">
            <w:pPr>
              <w:jc w:val="center"/>
              <w:rPr>
                <w:rFonts w:ascii="Arial" w:hAnsi="Arial" w:cs="Arial"/>
              </w:rPr>
            </w:pPr>
            <w:r w:rsidRPr="000E2622">
              <w:rPr>
                <w:rFonts w:ascii="Arial" w:hAnsi="Arial" w:cs="Arial"/>
              </w:rPr>
              <w:t>0.480</w:t>
            </w:r>
          </w:p>
        </w:tc>
      </w:tr>
      <w:tr w:rsidR="00E63E46" w:rsidRPr="000E2622" w14:paraId="39D1B463" w14:textId="77777777" w:rsidTr="00E63E46">
        <w:trPr>
          <w:trHeight w:val="317"/>
        </w:trPr>
        <w:tc>
          <w:tcPr>
            <w:tcW w:w="1795" w:type="dxa"/>
            <w:vMerge/>
            <w:tcBorders>
              <w:right w:val="single" w:sz="4" w:space="0" w:color="auto"/>
            </w:tcBorders>
            <w:vAlign w:val="center"/>
          </w:tcPr>
          <w:p w14:paraId="563ECDA6" w14:textId="77777777" w:rsidR="00E63E46" w:rsidRPr="000E2622" w:rsidRDefault="00E63E46" w:rsidP="00E63E46">
            <w:pPr>
              <w:jc w:val="center"/>
              <w:rPr>
                <w:rFonts w:ascii="Arial" w:hAnsi="Arial" w:cs="Arial"/>
              </w:rPr>
            </w:pPr>
          </w:p>
        </w:tc>
        <w:tc>
          <w:tcPr>
            <w:tcW w:w="1427" w:type="dxa"/>
            <w:tcBorders>
              <w:top w:val="nil"/>
              <w:left w:val="single" w:sz="4" w:space="0" w:color="auto"/>
              <w:bottom w:val="nil"/>
              <w:right w:val="single" w:sz="4" w:space="0" w:color="auto"/>
            </w:tcBorders>
            <w:vAlign w:val="center"/>
          </w:tcPr>
          <w:p w14:paraId="426434A4" w14:textId="77777777" w:rsidR="00E63E46" w:rsidRPr="000E2622" w:rsidRDefault="00E63E46" w:rsidP="00E63E46">
            <w:pPr>
              <w:jc w:val="center"/>
              <w:rPr>
                <w:rFonts w:ascii="Arial" w:hAnsi="Arial" w:cs="Arial"/>
                <w:b/>
                <w:bCs/>
              </w:rPr>
            </w:pPr>
            <w:r w:rsidRPr="000E2622">
              <w:rPr>
                <w:rFonts w:ascii="Arial" w:hAnsi="Arial" w:cs="Arial"/>
                <w:b/>
                <w:bCs/>
              </w:rPr>
              <w:t>RT 3.380</w:t>
            </w:r>
          </w:p>
        </w:tc>
        <w:tc>
          <w:tcPr>
            <w:tcW w:w="1489" w:type="dxa"/>
            <w:tcBorders>
              <w:top w:val="nil"/>
              <w:left w:val="single" w:sz="4" w:space="0" w:color="auto"/>
              <w:bottom w:val="nil"/>
              <w:right w:val="single" w:sz="4" w:space="0" w:color="auto"/>
            </w:tcBorders>
            <w:vAlign w:val="center"/>
          </w:tcPr>
          <w:p w14:paraId="19446188" w14:textId="77777777" w:rsidR="00E63E46" w:rsidRPr="000E2622" w:rsidRDefault="00E63E46" w:rsidP="00E63E46">
            <w:pPr>
              <w:jc w:val="center"/>
              <w:rPr>
                <w:rFonts w:ascii="Arial" w:hAnsi="Arial" w:cs="Arial"/>
              </w:rPr>
            </w:pPr>
            <w:r w:rsidRPr="000E2622">
              <w:rPr>
                <w:rFonts w:ascii="Arial" w:hAnsi="Arial" w:cs="Arial"/>
              </w:rPr>
              <w:t>0.708</w:t>
            </w:r>
          </w:p>
        </w:tc>
        <w:tc>
          <w:tcPr>
            <w:tcW w:w="1668" w:type="dxa"/>
            <w:tcBorders>
              <w:top w:val="nil"/>
              <w:left w:val="single" w:sz="4" w:space="0" w:color="auto"/>
              <w:bottom w:val="nil"/>
              <w:right w:val="single" w:sz="4" w:space="0" w:color="auto"/>
            </w:tcBorders>
            <w:vAlign w:val="center"/>
          </w:tcPr>
          <w:p w14:paraId="6F5E4BBC" w14:textId="77777777" w:rsidR="00E63E46" w:rsidRPr="000E2622" w:rsidRDefault="00E63E46" w:rsidP="00E63E46">
            <w:pPr>
              <w:jc w:val="center"/>
              <w:rPr>
                <w:rFonts w:ascii="Arial" w:hAnsi="Arial" w:cs="Arial"/>
              </w:rPr>
            </w:pPr>
            <w:r w:rsidRPr="000E2622">
              <w:rPr>
                <w:rFonts w:ascii="Arial" w:hAnsi="Arial" w:cs="Arial"/>
              </w:rPr>
              <w:t>11.5 %</w:t>
            </w:r>
          </w:p>
        </w:tc>
        <w:tc>
          <w:tcPr>
            <w:tcW w:w="1541" w:type="dxa"/>
            <w:tcBorders>
              <w:top w:val="nil"/>
              <w:left w:val="single" w:sz="4" w:space="0" w:color="auto"/>
              <w:bottom w:val="nil"/>
              <w:right w:val="single" w:sz="4" w:space="0" w:color="auto"/>
            </w:tcBorders>
            <w:vAlign w:val="center"/>
          </w:tcPr>
          <w:p w14:paraId="0F8C6762" w14:textId="77777777" w:rsidR="00E63E46" w:rsidRPr="000E2622" w:rsidRDefault="00E63E46" w:rsidP="00E63E46">
            <w:pPr>
              <w:jc w:val="center"/>
              <w:rPr>
                <w:rFonts w:ascii="Arial" w:hAnsi="Arial" w:cs="Arial"/>
              </w:rPr>
            </w:pPr>
            <w:r w:rsidRPr="000E2622">
              <w:rPr>
                <w:rFonts w:ascii="Arial" w:hAnsi="Arial" w:cs="Arial"/>
              </w:rPr>
              <w:t>0.320</w:t>
            </w:r>
          </w:p>
        </w:tc>
        <w:tc>
          <w:tcPr>
            <w:tcW w:w="1430" w:type="dxa"/>
            <w:tcBorders>
              <w:top w:val="nil"/>
              <w:left w:val="single" w:sz="4" w:space="0" w:color="auto"/>
              <w:bottom w:val="nil"/>
              <w:right w:val="single" w:sz="4" w:space="0" w:color="auto"/>
            </w:tcBorders>
            <w:vAlign w:val="center"/>
          </w:tcPr>
          <w:p w14:paraId="1866C64A" w14:textId="77777777" w:rsidR="00E63E46" w:rsidRPr="000E2622" w:rsidRDefault="00E63E46" w:rsidP="00E63E46">
            <w:pPr>
              <w:jc w:val="center"/>
              <w:rPr>
                <w:rFonts w:ascii="Arial" w:hAnsi="Arial" w:cs="Arial"/>
              </w:rPr>
            </w:pPr>
            <w:r w:rsidRPr="000E2622">
              <w:rPr>
                <w:rFonts w:ascii="Arial" w:hAnsi="Arial" w:cs="Arial"/>
              </w:rPr>
              <w:t>0.452</w:t>
            </w:r>
          </w:p>
        </w:tc>
      </w:tr>
      <w:tr w:rsidR="00E63E46" w:rsidRPr="000E2622" w14:paraId="2FC9E408" w14:textId="77777777" w:rsidTr="00E63E46">
        <w:trPr>
          <w:trHeight w:val="317"/>
        </w:trPr>
        <w:tc>
          <w:tcPr>
            <w:tcW w:w="1795" w:type="dxa"/>
            <w:vMerge/>
            <w:tcBorders>
              <w:bottom w:val="single" w:sz="4" w:space="0" w:color="auto"/>
              <w:right w:val="single" w:sz="4" w:space="0" w:color="auto"/>
            </w:tcBorders>
            <w:vAlign w:val="center"/>
          </w:tcPr>
          <w:p w14:paraId="3D0219F3" w14:textId="77777777" w:rsidR="00E63E46" w:rsidRPr="000E2622" w:rsidRDefault="00E63E46" w:rsidP="00E63E46">
            <w:pPr>
              <w:jc w:val="center"/>
              <w:rPr>
                <w:rFonts w:ascii="Arial" w:hAnsi="Arial" w:cs="Arial"/>
              </w:rPr>
            </w:pPr>
          </w:p>
        </w:tc>
        <w:tc>
          <w:tcPr>
            <w:tcW w:w="1427" w:type="dxa"/>
            <w:tcBorders>
              <w:top w:val="nil"/>
              <w:left w:val="single" w:sz="4" w:space="0" w:color="auto"/>
              <w:bottom w:val="single" w:sz="4" w:space="0" w:color="auto"/>
              <w:right w:val="single" w:sz="4" w:space="0" w:color="auto"/>
            </w:tcBorders>
            <w:vAlign w:val="center"/>
          </w:tcPr>
          <w:p w14:paraId="14AA4CE8" w14:textId="77777777" w:rsidR="00E63E46" w:rsidRPr="000E2622" w:rsidRDefault="00E63E46" w:rsidP="00E63E46">
            <w:pPr>
              <w:jc w:val="center"/>
              <w:rPr>
                <w:rFonts w:ascii="Arial" w:hAnsi="Arial" w:cs="Arial"/>
                <w:b/>
                <w:bCs/>
              </w:rPr>
            </w:pPr>
            <w:r w:rsidRPr="000E2622">
              <w:rPr>
                <w:rFonts w:ascii="Arial" w:hAnsi="Arial" w:cs="Arial"/>
                <w:b/>
                <w:bCs/>
              </w:rPr>
              <w:t>RT 2.870</w:t>
            </w:r>
          </w:p>
        </w:tc>
        <w:tc>
          <w:tcPr>
            <w:tcW w:w="1489" w:type="dxa"/>
            <w:tcBorders>
              <w:top w:val="nil"/>
              <w:left w:val="single" w:sz="4" w:space="0" w:color="auto"/>
              <w:bottom w:val="single" w:sz="4" w:space="0" w:color="auto"/>
              <w:right w:val="single" w:sz="4" w:space="0" w:color="auto"/>
            </w:tcBorders>
            <w:vAlign w:val="center"/>
          </w:tcPr>
          <w:p w14:paraId="64551AA6" w14:textId="77777777" w:rsidR="00E63E46" w:rsidRPr="000E2622" w:rsidRDefault="00E63E46" w:rsidP="00E63E46">
            <w:pPr>
              <w:jc w:val="center"/>
              <w:rPr>
                <w:rFonts w:ascii="Arial" w:hAnsi="Arial" w:cs="Arial"/>
              </w:rPr>
            </w:pPr>
            <w:r w:rsidRPr="000E2622">
              <w:rPr>
                <w:rFonts w:ascii="Arial" w:hAnsi="Arial" w:cs="Arial"/>
              </w:rPr>
              <w:t>0.144</w:t>
            </w:r>
          </w:p>
        </w:tc>
        <w:tc>
          <w:tcPr>
            <w:tcW w:w="1668" w:type="dxa"/>
            <w:tcBorders>
              <w:top w:val="nil"/>
              <w:left w:val="single" w:sz="4" w:space="0" w:color="auto"/>
              <w:bottom w:val="single" w:sz="4" w:space="0" w:color="auto"/>
              <w:right w:val="single" w:sz="4" w:space="0" w:color="auto"/>
            </w:tcBorders>
            <w:vAlign w:val="center"/>
          </w:tcPr>
          <w:p w14:paraId="2FEC3F40" w14:textId="77777777" w:rsidR="00E63E46" w:rsidRPr="000E2622" w:rsidRDefault="00E63E46" w:rsidP="00E63E46">
            <w:pPr>
              <w:jc w:val="center"/>
              <w:rPr>
                <w:rFonts w:ascii="Arial" w:hAnsi="Arial" w:cs="Arial"/>
              </w:rPr>
            </w:pPr>
            <w:r w:rsidRPr="000E2622">
              <w:rPr>
                <w:rFonts w:ascii="Arial" w:hAnsi="Arial" w:cs="Arial"/>
              </w:rPr>
              <w:t>2.4 %</w:t>
            </w:r>
          </w:p>
        </w:tc>
        <w:tc>
          <w:tcPr>
            <w:tcW w:w="1541" w:type="dxa"/>
            <w:tcBorders>
              <w:top w:val="nil"/>
              <w:left w:val="single" w:sz="4" w:space="0" w:color="auto"/>
              <w:bottom w:val="single" w:sz="4" w:space="0" w:color="auto"/>
              <w:right w:val="single" w:sz="4" w:space="0" w:color="auto"/>
            </w:tcBorders>
            <w:vAlign w:val="center"/>
          </w:tcPr>
          <w:p w14:paraId="15435823" w14:textId="77777777" w:rsidR="00E63E46" w:rsidRPr="000E2622" w:rsidRDefault="00E63E46" w:rsidP="00E63E46">
            <w:pPr>
              <w:jc w:val="center"/>
              <w:rPr>
                <w:rFonts w:ascii="Arial" w:hAnsi="Arial" w:cs="Arial"/>
              </w:rPr>
            </w:pPr>
            <w:r w:rsidRPr="000E2622">
              <w:rPr>
                <w:rFonts w:ascii="Arial" w:hAnsi="Arial" w:cs="Arial"/>
              </w:rPr>
              <w:t>0.031</w:t>
            </w:r>
          </w:p>
        </w:tc>
        <w:tc>
          <w:tcPr>
            <w:tcW w:w="1430" w:type="dxa"/>
            <w:tcBorders>
              <w:top w:val="nil"/>
              <w:left w:val="single" w:sz="4" w:space="0" w:color="auto"/>
              <w:bottom w:val="single" w:sz="4" w:space="0" w:color="auto"/>
              <w:right w:val="single" w:sz="4" w:space="0" w:color="auto"/>
            </w:tcBorders>
            <w:vAlign w:val="center"/>
          </w:tcPr>
          <w:p w14:paraId="5399010B" w14:textId="77777777" w:rsidR="00E63E46" w:rsidRPr="000E2622" w:rsidRDefault="00E63E46" w:rsidP="00E63E46">
            <w:pPr>
              <w:jc w:val="center"/>
              <w:rPr>
                <w:rFonts w:ascii="Arial" w:hAnsi="Arial" w:cs="Arial"/>
              </w:rPr>
            </w:pPr>
            <w:r w:rsidRPr="000E2622">
              <w:rPr>
                <w:rFonts w:ascii="Arial" w:hAnsi="Arial" w:cs="Arial"/>
              </w:rPr>
              <w:t>0.215</w:t>
            </w:r>
          </w:p>
        </w:tc>
      </w:tr>
      <w:tr w:rsidR="00E63E46" w:rsidRPr="000E2622" w14:paraId="6E29E4D1" w14:textId="77777777" w:rsidTr="00E63E46">
        <w:trPr>
          <w:trHeight w:val="317"/>
        </w:trPr>
        <w:tc>
          <w:tcPr>
            <w:tcW w:w="1795" w:type="dxa"/>
            <w:vMerge w:val="restart"/>
            <w:tcBorders>
              <w:right w:val="single" w:sz="4" w:space="0" w:color="auto"/>
            </w:tcBorders>
            <w:vAlign w:val="center"/>
          </w:tcPr>
          <w:p w14:paraId="6F3DC2FF" w14:textId="77777777" w:rsidR="00E63E46" w:rsidRPr="000E2622" w:rsidRDefault="00E63E46" w:rsidP="00E63E46">
            <w:pPr>
              <w:jc w:val="center"/>
              <w:rPr>
                <w:rFonts w:ascii="Arial" w:hAnsi="Arial" w:cs="Arial"/>
                <w:i/>
                <w:iCs/>
              </w:rPr>
            </w:pPr>
            <w:r w:rsidRPr="000E2622">
              <w:rPr>
                <w:rFonts w:ascii="Arial" w:hAnsi="Arial" w:cs="Arial"/>
                <w:i/>
                <w:iCs/>
              </w:rPr>
              <w:t>Asclepias speciosa</w:t>
            </w:r>
          </w:p>
        </w:tc>
        <w:tc>
          <w:tcPr>
            <w:tcW w:w="1427" w:type="dxa"/>
            <w:tcBorders>
              <w:top w:val="single" w:sz="4" w:space="0" w:color="auto"/>
              <w:left w:val="single" w:sz="4" w:space="0" w:color="auto"/>
              <w:bottom w:val="nil"/>
              <w:right w:val="single" w:sz="4" w:space="0" w:color="auto"/>
            </w:tcBorders>
            <w:vAlign w:val="center"/>
          </w:tcPr>
          <w:p w14:paraId="2F6EA467" w14:textId="77777777" w:rsidR="00E63E46" w:rsidRPr="000E2622" w:rsidRDefault="00E63E46" w:rsidP="00E63E46">
            <w:pPr>
              <w:jc w:val="center"/>
              <w:rPr>
                <w:rFonts w:ascii="Arial" w:hAnsi="Arial" w:cs="Arial"/>
                <w:b/>
                <w:bCs/>
              </w:rPr>
            </w:pPr>
            <w:r w:rsidRPr="000E2622">
              <w:rPr>
                <w:rFonts w:ascii="Arial" w:hAnsi="Arial" w:cs="Arial"/>
                <w:b/>
                <w:bCs/>
              </w:rPr>
              <w:t>Aspecioside</w:t>
            </w:r>
          </w:p>
        </w:tc>
        <w:tc>
          <w:tcPr>
            <w:tcW w:w="1489" w:type="dxa"/>
            <w:tcBorders>
              <w:top w:val="single" w:sz="4" w:space="0" w:color="auto"/>
              <w:left w:val="single" w:sz="4" w:space="0" w:color="auto"/>
              <w:bottom w:val="nil"/>
              <w:right w:val="single" w:sz="4" w:space="0" w:color="auto"/>
            </w:tcBorders>
            <w:vAlign w:val="center"/>
          </w:tcPr>
          <w:p w14:paraId="42A5CF52" w14:textId="77777777" w:rsidR="00E63E46" w:rsidRPr="000E2622" w:rsidRDefault="00E63E46" w:rsidP="00E63E46">
            <w:pPr>
              <w:jc w:val="center"/>
              <w:rPr>
                <w:rFonts w:ascii="Arial" w:hAnsi="Arial" w:cs="Arial"/>
              </w:rPr>
            </w:pPr>
            <w:r w:rsidRPr="000E2622">
              <w:rPr>
                <w:rFonts w:ascii="Arial" w:hAnsi="Arial" w:cs="Arial"/>
              </w:rPr>
              <w:t>1.447</w:t>
            </w:r>
          </w:p>
        </w:tc>
        <w:tc>
          <w:tcPr>
            <w:tcW w:w="1668" w:type="dxa"/>
            <w:tcBorders>
              <w:top w:val="single" w:sz="4" w:space="0" w:color="auto"/>
              <w:left w:val="single" w:sz="4" w:space="0" w:color="auto"/>
              <w:bottom w:val="nil"/>
              <w:right w:val="single" w:sz="4" w:space="0" w:color="auto"/>
            </w:tcBorders>
            <w:vAlign w:val="center"/>
          </w:tcPr>
          <w:p w14:paraId="6E0F56B3" w14:textId="77777777" w:rsidR="00E63E46" w:rsidRPr="000E2622" w:rsidRDefault="00E63E46" w:rsidP="00E63E46">
            <w:pPr>
              <w:jc w:val="center"/>
              <w:rPr>
                <w:rFonts w:ascii="Arial" w:hAnsi="Arial" w:cs="Arial"/>
              </w:rPr>
            </w:pPr>
            <w:r w:rsidRPr="000E2622">
              <w:rPr>
                <w:rFonts w:ascii="Arial" w:hAnsi="Arial" w:cs="Arial"/>
              </w:rPr>
              <w:t>44.0 %</w:t>
            </w:r>
          </w:p>
        </w:tc>
        <w:tc>
          <w:tcPr>
            <w:tcW w:w="1541" w:type="dxa"/>
            <w:tcBorders>
              <w:top w:val="single" w:sz="4" w:space="0" w:color="auto"/>
              <w:left w:val="single" w:sz="4" w:space="0" w:color="auto"/>
              <w:bottom w:val="nil"/>
              <w:right w:val="single" w:sz="4" w:space="0" w:color="auto"/>
            </w:tcBorders>
            <w:vAlign w:val="center"/>
          </w:tcPr>
          <w:p w14:paraId="5D7E1008" w14:textId="77777777" w:rsidR="00E63E46" w:rsidRPr="000E2622" w:rsidRDefault="00E63E46" w:rsidP="00E63E46">
            <w:pPr>
              <w:jc w:val="center"/>
              <w:rPr>
                <w:rFonts w:ascii="Arial" w:hAnsi="Arial" w:cs="Arial"/>
              </w:rPr>
            </w:pPr>
            <w:r w:rsidRPr="000E2622">
              <w:rPr>
                <w:rFonts w:ascii="Arial" w:hAnsi="Arial" w:cs="Arial"/>
              </w:rPr>
              <w:t>0.096</w:t>
            </w:r>
          </w:p>
        </w:tc>
        <w:tc>
          <w:tcPr>
            <w:tcW w:w="1430" w:type="dxa"/>
            <w:tcBorders>
              <w:top w:val="single" w:sz="4" w:space="0" w:color="auto"/>
              <w:left w:val="single" w:sz="4" w:space="0" w:color="auto"/>
              <w:bottom w:val="nil"/>
              <w:right w:val="single" w:sz="4" w:space="0" w:color="auto"/>
            </w:tcBorders>
            <w:vAlign w:val="center"/>
          </w:tcPr>
          <w:p w14:paraId="4839D840" w14:textId="77777777" w:rsidR="00E63E46" w:rsidRPr="000E2622" w:rsidRDefault="00E63E46" w:rsidP="00E63E46">
            <w:pPr>
              <w:jc w:val="center"/>
              <w:rPr>
                <w:rFonts w:ascii="Arial" w:hAnsi="Arial" w:cs="Arial"/>
              </w:rPr>
            </w:pPr>
            <w:r w:rsidRPr="000E2622">
              <w:rPr>
                <w:rFonts w:ascii="Arial" w:hAnsi="Arial" w:cs="Arial"/>
              </w:rPr>
              <w:t>0.066</w:t>
            </w:r>
          </w:p>
        </w:tc>
      </w:tr>
      <w:tr w:rsidR="00E63E46" w:rsidRPr="000E2622" w14:paraId="1EB72796" w14:textId="77777777" w:rsidTr="00E63E46">
        <w:trPr>
          <w:trHeight w:val="317"/>
        </w:trPr>
        <w:tc>
          <w:tcPr>
            <w:tcW w:w="1795" w:type="dxa"/>
            <w:vMerge/>
            <w:tcBorders>
              <w:right w:val="single" w:sz="4" w:space="0" w:color="auto"/>
            </w:tcBorders>
            <w:vAlign w:val="center"/>
          </w:tcPr>
          <w:p w14:paraId="583C1066" w14:textId="77777777" w:rsidR="00E63E46" w:rsidRPr="000E2622" w:rsidRDefault="00E63E46" w:rsidP="00E63E46">
            <w:pPr>
              <w:jc w:val="center"/>
              <w:rPr>
                <w:rFonts w:ascii="Arial" w:hAnsi="Arial" w:cs="Arial"/>
              </w:rPr>
            </w:pPr>
          </w:p>
        </w:tc>
        <w:tc>
          <w:tcPr>
            <w:tcW w:w="1427" w:type="dxa"/>
            <w:tcBorders>
              <w:top w:val="nil"/>
              <w:left w:val="single" w:sz="4" w:space="0" w:color="auto"/>
              <w:bottom w:val="nil"/>
              <w:right w:val="single" w:sz="4" w:space="0" w:color="auto"/>
            </w:tcBorders>
            <w:vAlign w:val="center"/>
          </w:tcPr>
          <w:p w14:paraId="134DF73E" w14:textId="77777777" w:rsidR="00E63E46" w:rsidRPr="000E2622" w:rsidRDefault="00E63E46" w:rsidP="00E63E46">
            <w:pPr>
              <w:jc w:val="center"/>
              <w:rPr>
                <w:rFonts w:ascii="Arial" w:hAnsi="Arial" w:cs="Arial"/>
                <w:b/>
                <w:bCs/>
              </w:rPr>
            </w:pPr>
            <w:r w:rsidRPr="000E2622">
              <w:rPr>
                <w:rFonts w:ascii="Arial" w:hAnsi="Arial" w:cs="Arial"/>
                <w:b/>
                <w:bCs/>
              </w:rPr>
              <w:t>RT 3.380</w:t>
            </w:r>
          </w:p>
        </w:tc>
        <w:tc>
          <w:tcPr>
            <w:tcW w:w="1489" w:type="dxa"/>
            <w:tcBorders>
              <w:top w:val="nil"/>
              <w:left w:val="single" w:sz="4" w:space="0" w:color="auto"/>
              <w:bottom w:val="nil"/>
              <w:right w:val="single" w:sz="4" w:space="0" w:color="auto"/>
            </w:tcBorders>
            <w:vAlign w:val="center"/>
          </w:tcPr>
          <w:p w14:paraId="3112C55D" w14:textId="77777777" w:rsidR="00E63E46" w:rsidRPr="000E2622" w:rsidRDefault="00E63E46" w:rsidP="00E63E46">
            <w:pPr>
              <w:jc w:val="center"/>
              <w:rPr>
                <w:rFonts w:ascii="Arial" w:hAnsi="Arial" w:cs="Arial"/>
              </w:rPr>
            </w:pPr>
            <w:r w:rsidRPr="000E2622">
              <w:rPr>
                <w:rFonts w:ascii="Arial" w:hAnsi="Arial" w:cs="Arial"/>
              </w:rPr>
              <w:t>0.592</w:t>
            </w:r>
          </w:p>
        </w:tc>
        <w:tc>
          <w:tcPr>
            <w:tcW w:w="1668" w:type="dxa"/>
            <w:tcBorders>
              <w:top w:val="nil"/>
              <w:left w:val="single" w:sz="4" w:space="0" w:color="auto"/>
              <w:bottom w:val="nil"/>
              <w:right w:val="single" w:sz="4" w:space="0" w:color="auto"/>
            </w:tcBorders>
            <w:vAlign w:val="center"/>
          </w:tcPr>
          <w:p w14:paraId="382A5155" w14:textId="77777777" w:rsidR="00E63E46" w:rsidRPr="000E2622" w:rsidRDefault="00E63E46" w:rsidP="00E63E46">
            <w:pPr>
              <w:jc w:val="center"/>
              <w:rPr>
                <w:rFonts w:ascii="Arial" w:hAnsi="Arial" w:cs="Arial"/>
              </w:rPr>
            </w:pPr>
            <w:r w:rsidRPr="000E2622">
              <w:rPr>
                <w:rFonts w:ascii="Arial" w:hAnsi="Arial" w:cs="Arial"/>
              </w:rPr>
              <w:t>18.0 %</w:t>
            </w:r>
          </w:p>
        </w:tc>
        <w:tc>
          <w:tcPr>
            <w:tcW w:w="1541" w:type="dxa"/>
            <w:tcBorders>
              <w:top w:val="nil"/>
              <w:left w:val="single" w:sz="4" w:space="0" w:color="auto"/>
              <w:bottom w:val="nil"/>
              <w:right w:val="single" w:sz="4" w:space="0" w:color="auto"/>
            </w:tcBorders>
            <w:vAlign w:val="center"/>
          </w:tcPr>
          <w:p w14:paraId="4A7F0DD5" w14:textId="77777777" w:rsidR="00E63E46" w:rsidRPr="000E2622" w:rsidRDefault="00E63E46" w:rsidP="00E63E46">
            <w:pPr>
              <w:jc w:val="center"/>
              <w:rPr>
                <w:rFonts w:ascii="Arial" w:hAnsi="Arial" w:cs="Arial"/>
              </w:rPr>
            </w:pPr>
            <w:r w:rsidRPr="000E2622">
              <w:rPr>
                <w:rFonts w:ascii="Arial" w:hAnsi="Arial" w:cs="Arial"/>
              </w:rPr>
              <w:t>0.104</w:t>
            </w:r>
          </w:p>
        </w:tc>
        <w:tc>
          <w:tcPr>
            <w:tcW w:w="1430" w:type="dxa"/>
            <w:tcBorders>
              <w:top w:val="nil"/>
              <w:left w:val="single" w:sz="4" w:space="0" w:color="auto"/>
              <w:bottom w:val="nil"/>
              <w:right w:val="single" w:sz="4" w:space="0" w:color="auto"/>
            </w:tcBorders>
            <w:vAlign w:val="center"/>
          </w:tcPr>
          <w:p w14:paraId="07428A0F" w14:textId="77777777" w:rsidR="00E63E46" w:rsidRPr="000E2622" w:rsidRDefault="00E63E46" w:rsidP="00E63E46">
            <w:pPr>
              <w:jc w:val="center"/>
              <w:rPr>
                <w:rFonts w:ascii="Arial" w:hAnsi="Arial" w:cs="Arial"/>
              </w:rPr>
            </w:pPr>
            <w:r w:rsidRPr="000E2622">
              <w:rPr>
                <w:rFonts w:ascii="Arial" w:hAnsi="Arial" w:cs="Arial"/>
              </w:rPr>
              <w:t>0.176</w:t>
            </w:r>
          </w:p>
        </w:tc>
      </w:tr>
      <w:tr w:rsidR="00E63E46" w:rsidRPr="000E2622" w14:paraId="596AE870" w14:textId="77777777" w:rsidTr="00E63E46">
        <w:trPr>
          <w:trHeight w:val="317"/>
        </w:trPr>
        <w:tc>
          <w:tcPr>
            <w:tcW w:w="1795" w:type="dxa"/>
            <w:vMerge/>
            <w:tcBorders>
              <w:right w:val="single" w:sz="4" w:space="0" w:color="auto"/>
            </w:tcBorders>
            <w:vAlign w:val="center"/>
          </w:tcPr>
          <w:p w14:paraId="73765991" w14:textId="77777777" w:rsidR="00E63E46" w:rsidRPr="000E2622" w:rsidRDefault="00E63E46" w:rsidP="00E63E46">
            <w:pPr>
              <w:jc w:val="center"/>
              <w:rPr>
                <w:rFonts w:ascii="Arial" w:hAnsi="Arial" w:cs="Arial"/>
              </w:rPr>
            </w:pPr>
          </w:p>
        </w:tc>
        <w:tc>
          <w:tcPr>
            <w:tcW w:w="1427" w:type="dxa"/>
            <w:tcBorders>
              <w:top w:val="nil"/>
              <w:left w:val="single" w:sz="4" w:space="0" w:color="auto"/>
              <w:bottom w:val="nil"/>
              <w:right w:val="single" w:sz="4" w:space="0" w:color="auto"/>
            </w:tcBorders>
            <w:vAlign w:val="center"/>
          </w:tcPr>
          <w:p w14:paraId="1E56F2BC" w14:textId="77777777" w:rsidR="00E63E46" w:rsidRPr="000E2622" w:rsidRDefault="00E63E46" w:rsidP="00E63E46">
            <w:pPr>
              <w:jc w:val="center"/>
              <w:rPr>
                <w:rFonts w:ascii="Arial" w:hAnsi="Arial" w:cs="Arial"/>
                <w:b/>
                <w:bCs/>
              </w:rPr>
            </w:pPr>
            <w:r w:rsidRPr="000E2622">
              <w:rPr>
                <w:rFonts w:ascii="Arial" w:hAnsi="Arial" w:cs="Arial"/>
                <w:b/>
                <w:bCs/>
              </w:rPr>
              <w:t>RT 3.590</w:t>
            </w:r>
          </w:p>
        </w:tc>
        <w:tc>
          <w:tcPr>
            <w:tcW w:w="1489" w:type="dxa"/>
            <w:tcBorders>
              <w:top w:val="nil"/>
              <w:left w:val="single" w:sz="4" w:space="0" w:color="auto"/>
              <w:bottom w:val="nil"/>
              <w:right w:val="single" w:sz="4" w:space="0" w:color="auto"/>
            </w:tcBorders>
            <w:vAlign w:val="center"/>
          </w:tcPr>
          <w:p w14:paraId="08AACEDF" w14:textId="77777777" w:rsidR="00E63E46" w:rsidRPr="000E2622" w:rsidRDefault="00E63E46" w:rsidP="00E63E46">
            <w:pPr>
              <w:jc w:val="center"/>
              <w:rPr>
                <w:rFonts w:ascii="Arial" w:hAnsi="Arial" w:cs="Arial"/>
              </w:rPr>
            </w:pPr>
            <w:r w:rsidRPr="000E2622">
              <w:rPr>
                <w:rFonts w:ascii="Arial" w:hAnsi="Arial" w:cs="Arial"/>
              </w:rPr>
              <w:t>0.418</w:t>
            </w:r>
          </w:p>
        </w:tc>
        <w:tc>
          <w:tcPr>
            <w:tcW w:w="1668" w:type="dxa"/>
            <w:tcBorders>
              <w:top w:val="nil"/>
              <w:left w:val="single" w:sz="4" w:space="0" w:color="auto"/>
              <w:bottom w:val="nil"/>
              <w:right w:val="single" w:sz="4" w:space="0" w:color="auto"/>
            </w:tcBorders>
            <w:vAlign w:val="center"/>
          </w:tcPr>
          <w:p w14:paraId="1BCEF9CF" w14:textId="77777777" w:rsidR="00E63E46" w:rsidRPr="000E2622" w:rsidRDefault="00E63E46" w:rsidP="00E63E46">
            <w:pPr>
              <w:jc w:val="center"/>
              <w:rPr>
                <w:rFonts w:ascii="Arial" w:hAnsi="Arial" w:cs="Arial"/>
              </w:rPr>
            </w:pPr>
            <w:r w:rsidRPr="000E2622">
              <w:rPr>
                <w:rFonts w:ascii="Arial" w:hAnsi="Arial" w:cs="Arial"/>
              </w:rPr>
              <w:t>12.7 %</w:t>
            </w:r>
          </w:p>
        </w:tc>
        <w:tc>
          <w:tcPr>
            <w:tcW w:w="1541" w:type="dxa"/>
            <w:tcBorders>
              <w:top w:val="nil"/>
              <w:left w:val="single" w:sz="4" w:space="0" w:color="auto"/>
              <w:bottom w:val="nil"/>
              <w:right w:val="single" w:sz="4" w:space="0" w:color="auto"/>
            </w:tcBorders>
            <w:vAlign w:val="center"/>
          </w:tcPr>
          <w:p w14:paraId="6E5247E6" w14:textId="77777777" w:rsidR="00E63E46" w:rsidRPr="000E2622" w:rsidRDefault="00E63E46" w:rsidP="00E63E46">
            <w:pPr>
              <w:jc w:val="center"/>
              <w:rPr>
                <w:rFonts w:ascii="Arial" w:hAnsi="Arial" w:cs="Arial"/>
              </w:rPr>
            </w:pPr>
            <w:r w:rsidRPr="000E2622">
              <w:rPr>
                <w:rFonts w:ascii="Arial" w:hAnsi="Arial" w:cs="Arial"/>
              </w:rPr>
              <w:t>0.037</w:t>
            </w:r>
          </w:p>
        </w:tc>
        <w:tc>
          <w:tcPr>
            <w:tcW w:w="1430" w:type="dxa"/>
            <w:tcBorders>
              <w:top w:val="nil"/>
              <w:left w:val="single" w:sz="4" w:space="0" w:color="auto"/>
              <w:bottom w:val="nil"/>
              <w:right w:val="single" w:sz="4" w:space="0" w:color="auto"/>
            </w:tcBorders>
            <w:vAlign w:val="center"/>
          </w:tcPr>
          <w:p w14:paraId="659D2A41" w14:textId="77777777" w:rsidR="00E63E46" w:rsidRPr="000E2622" w:rsidRDefault="00E63E46" w:rsidP="00E63E46">
            <w:pPr>
              <w:jc w:val="center"/>
              <w:rPr>
                <w:rFonts w:ascii="Arial" w:hAnsi="Arial" w:cs="Arial"/>
              </w:rPr>
            </w:pPr>
            <w:r w:rsidRPr="000E2622">
              <w:rPr>
                <w:rFonts w:ascii="Arial" w:hAnsi="Arial" w:cs="Arial"/>
              </w:rPr>
              <w:t>0.089</w:t>
            </w:r>
          </w:p>
        </w:tc>
      </w:tr>
      <w:tr w:rsidR="00E63E46" w:rsidRPr="000E2622" w14:paraId="21AEBFEA" w14:textId="77777777" w:rsidTr="00E63E46">
        <w:trPr>
          <w:trHeight w:val="317"/>
        </w:trPr>
        <w:tc>
          <w:tcPr>
            <w:tcW w:w="1795" w:type="dxa"/>
            <w:vMerge/>
            <w:tcBorders>
              <w:right w:val="single" w:sz="4" w:space="0" w:color="auto"/>
            </w:tcBorders>
            <w:vAlign w:val="center"/>
          </w:tcPr>
          <w:p w14:paraId="7563EEF2" w14:textId="77777777" w:rsidR="00E63E46" w:rsidRPr="000E2622" w:rsidRDefault="00E63E46" w:rsidP="00E63E46">
            <w:pPr>
              <w:jc w:val="center"/>
              <w:rPr>
                <w:rFonts w:ascii="Arial" w:hAnsi="Arial" w:cs="Arial"/>
              </w:rPr>
            </w:pPr>
          </w:p>
        </w:tc>
        <w:tc>
          <w:tcPr>
            <w:tcW w:w="1427" w:type="dxa"/>
            <w:tcBorders>
              <w:top w:val="nil"/>
              <w:left w:val="single" w:sz="4" w:space="0" w:color="auto"/>
              <w:bottom w:val="nil"/>
              <w:right w:val="single" w:sz="4" w:space="0" w:color="auto"/>
            </w:tcBorders>
            <w:vAlign w:val="center"/>
          </w:tcPr>
          <w:p w14:paraId="15D2A716" w14:textId="77777777" w:rsidR="00E63E46" w:rsidRPr="000E2622" w:rsidRDefault="00E63E46" w:rsidP="00E63E46">
            <w:pPr>
              <w:jc w:val="center"/>
              <w:rPr>
                <w:rFonts w:ascii="Arial" w:hAnsi="Arial" w:cs="Arial"/>
                <w:b/>
                <w:bCs/>
              </w:rPr>
            </w:pPr>
            <w:r w:rsidRPr="000E2622">
              <w:rPr>
                <w:rFonts w:ascii="Arial" w:hAnsi="Arial" w:cs="Arial"/>
                <w:b/>
                <w:bCs/>
              </w:rPr>
              <w:t>RT 1.890</w:t>
            </w:r>
          </w:p>
        </w:tc>
        <w:tc>
          <w:tcPr>
            <w:tcW w:w="1489" w:type="dxa"/>
            <w:tcBorders>
              <w:top w:val="nil"/>
              <w:left w:val="single" w:sz="4" w:space="0" w:color="auto"/>
              <w:bottom w:val="nil"/>
              <w:right w:val="single" w:sz="4" w:space="0" w:color="auto"/>
            </w:tcBorders>
            <w:vAlign w:val="center"/>
          </w:tcPr>
          <w:p w14:paraId="4D60C37E" w14:textId="77777777" w:rsidR="00E63E46" w:rsidRPr="000E2622" w:rsidRDefault="00E63E46" w:rsidP="00E63E46">
            <w:pPr>
              <w:jc w:val="center"/>
              <w:rPr>
                <w:rFonts w:ascii="Arial" w:hAnsi="Arial" w:cs="Arial"/>
              </w:rPr>
            </w:pPr>
            <w:r w:rsidRPr="000E2622">
              <w:rPr>
                <w:rFonts w:ascii="Arial" w:hAnsi="Arial" w:cs="Arial"/>
              </w:rPr>
              <w:t>0.404</w:t>
            </w:r>
          </w:p>
        </w:tc>
        <w:tc>
          <w:tcPr>
            <w:tcW w:w="1668" w:type="dxa"/>
            <w:tcBorders>
              <w:top w:val="nil"/>
              <w:left w:val="single" w:sz="4" w:space="0" w:color="auto"/>
              <w:bottom w:val="nil"/>
              <w:right w:val="single" w:sz="4" w:space="0" w:color="auto"/>
            </w:tcBorders>
            <w:vAlign w:val="center"/>
          </w:tcPr>
          <w:p w14:paraId="1438A413" w14:textId="77777777" w:rsidR="00E63E46" w:rsidRPr="000E2622" w:rsidRDefault="00E63E46" w:rsidP="00E63E46">
            <w:pPr>
              <w:jc w:val="center"/>
              <w:rPr>
                <w:rFonts w:ascii="Arial" w:hAnsi="Arial" w:cs="Arial"/>
              </w:rPr>
            </w:pPr>
            <w:r w:rsidRPr="000E2622">
              <w:rPr>
                <w:rFonts w:ascii="Arial" w:hAnsi="Arial" w:cs="Arial"/>
              </w:rPr>
              <w:t>12.3 %</w:t>
            </w:r>
          </w:p>
        </w:tc>
        <w:tc>
          <w:tcPr>
            <w:tcW w:w="1541" w:type="dxa"/>
            <w:tcBorders>
              <w:top w:val="nil"/>
              <w:left w:val="single" w:sz="4" w:space="0" w:color="auto"/>
              <w:bottom w:val="nil"/>
              <w:right w:val="single" w:sz="4" w:space="0" w:color="auto"/>
            </w:tcBorders>
            <w:vAlign w:val="center"/>
          </w:tcPr>
          <w:p w14:paraId="5BFB2493" w14:textId="77777777" w:rsidR="00E63E46" w:rsidRPr="000E2622" w:rsidRDefault="00E63E46" w:rsidP="00E63E46">
            <w:pPr>
              <w:jc w:val="center"/>
              <w:rPr>
                <w:rFonts w:ascii="Arial" w:hAnsi="Arial" w:cs="Arial"/>
              </w:rPr>
            </w:pPr>
            <w:r w:rsidRPr="000E2622">
              <w:rPr>
                <w:rFonts w:ascii="Arial" w:hAnsi="Arial" w:cs="Arial"/>
              </w:rPr>
              <w:t>0.363</w:t>
            </w:r>
          </w:p>
        </w:tc>
        <w:tc>
          <w:tcPr>
            <w:tcW w:w="1430" w:type="dxa"/>
            <w:tcBorders>
              <w:top w:val="nil"/>
              <w:left w:val="single" w:sz="4" w:space="0" w:color="auto"/>
              <w:bottom w:val="nil"/>
              <w:right w:val="single" w:sz="4" w:space="0" w:color="auto"/>
            </w:tcBorders>
            <w:vAlign w:val="center"/>
          </w:tcPr>
          <w:p w14:paraId="4CB6F3AB" w14:textId="77777777" w:rsidR="00E63E46" w:rsidRPr="000E2622" w:rsidRDefault="00E63E46" w:rsidP="00E63E46">
            <w:pPr>
              <w:jc w:val="center"/>
              <w:rPr>
                <w:rFonts w:ascii="Arial" w:hAnsi="Arial" w:cs="Arial"/>
              </w:rPr>
            </w:pPr>
            <w:r w:rsidRPr="000E2622">
              <w:rPr>
                <w:rFonts w:ascii="Arial" w:hAnsi="Arial" w:cs="Arial"/>
              </w:rPr>
              <w:t>0.899</w:t>
            </w:r>
          </w:p>
        </w:tc>
      </w:tr>
      <w:tr w:rsidR="00E63E46" w:rsidRPr="000E2622" w14:paraId="50F676A9" w14:textId="77777777" w:rsidTr="00E63E46">
        <w:trPr>
          <w:trHeight w:val="317"/>
        </w:trPr>
        <w:tc>
          <w:tcPr>
            <w:tcW w:w="1795" w:type="dxa"/>
            <w:vMerge/>
            <w:tcBorders>
              <w:bottom w:val="single" w:sz="4" w:space="0" w:color="auto"/>
              <w:right w:val="single" w:sz="4" w:space="0" w:color="auto"/>
            </w:tcBorders>
            <w:vAlign w:val="center"/>
          </w:tcPr>
          <w:p w14:paraId="480530D9" w14:textId="77777777" w:rsidR="00E63E46" w:rsidRPr="000E2622" w:rsidRDefault="00E63E46" w:rsidP="00E63E46">
            <w:pPr>
              <w:jc w:val="center"/>
              <w:rPr>
                <w:rFonts w:ascii="Arial" w:hAnsi="Arial" w:cs="Arial"/>
              </w:rPr>
            </w:pPr>
          </w:p>
        </w:tc>
        <w:tc>
          <w:tcPr>
            <w:tcW w:w="1427" w:type="dxa"/>
            <w:tcBorders>
              <w:top w:val="nil"/>
              <w:left w:val="single" w:sz="4" w:space="0" w:color="auto"/>
              <w:bottom w:val="single" w:sz="4" w:space="0" w:color="auto"/>
              <w:right w:val="single" w:sz="4" w:space="0" w:color="auto"/>
            </w:tcBorders>
            <w:vAlign w:val="center"/>
          </w:tcPr>
          <w:p w14:paraId="0A2FE18E" w14:textId="77777777" w:rsidR="00E63E46" w:rsidRPr="000E2622" w:rsidRDefault="00E63E46" w:rsidP="00E63E46">
            <w:pPr>
              <w:jc w:val="center"/>
              <w:rPr>
                <w:rFonts w:ascii="Arial" w:hAnsi="Arial" w:cs="Arial"/>
                <w:b/>
                <w:bCs/>
              </w:rPr>
            </w:pPr>
            <w:r w:rsidRPr="000E2622">
              <w:rPr>
                <w:rFonts w:ascii="Arial" w:hAnsi="Arial" w:cs="Arial"/>
                <w:b/>
                <w:bCs/>
              </w:rPr>
              <w:t>RT 2.870</w:t>
            </w:r>
          </w:p>
        </w:tc>
        <w:tc>
          <w:tcPr>
            <w:tcW w:w="1489" w:type="dxa"/>
            <w:tcBorders>
              <w:top w:val="nil"/>
              <w:left w:val="single" w:sz="4" w:space="0" w:color="auto"/>
              <w:bottom w:val="single" w:sz="4" w:space="0" w:color="auto"/>
              <w:right w:val="single" w:sz="4" w:space="0" w:color="auto"/>
            </w:tcBorders>
            <w:vAlign w:val="center"/>
          </w:tcPr>
          <w:p w14:paraId="69ECCD90" w14:textId="77777777" w:rsidR="00E63E46" w:rsidRPr="000E2622" w:rsidRDefault="00E63E46" w:rsidP="00E63E46">
            <w:pPr>
              <w:jc w:val="center"/>
              <w:rPr>
                <w:rFonts w:ascii="Arial" w:hAnsi="Arial" w:cs="Arial"/>
              </w:rPr>
            </w:pPr>
            <w:r w:rsidRPr="000E2622">
              <w:rPr>
                <w:rFonts w:ascii="Arial" w:hAnsi="Arial" w:cs="Arial"/>
              </w:rPr>
              <w:t>0.070</w:t>
            </w:r>
          </w:p>
        </w:tc>
        <w:tc>
          <w:tcPr>
            <w:tcW w:w="1668" w:type="dxa"/>
            <w:tcBorders>
              <w:top w:val="nil"/>
              <w:left w:val="single" w:sz="4" w:space="0" w:color="auto"/>
              <w:bottom w:val="single" w:sz="4" w:space="0" w:color="auto"/>
              <w:right w:val="single" w:sz="4" w:space="0" w:color="auto"/>
            </w:tcBorders>
            <w:vAlign w:val="center"/>
          </w:tcPr>
          <w:p w14:paraId="3C970A5E" w14:textId="77777777" w:rsidR="00E63E46" w:rsidRPr="000E2622" w:rsidRDefault="00E63E46" w:rsidP="00E63E46">
            <w:pPr>
              <w:jc w:val="center"/>
              <w:rPr>
                <w:rFonts w:ascii="Arial" w:hAnsi="Arial" w:cs="Arial"/>
              </w:rPr>
            </w:pPr>
            <w:r w:rsidRPr="000E2622">
              <w:rPr>
                <w:rFonts w:ascii="Arial" w:hAnsi="Arial" w:cs="Arial"/>
              </w:rPr>
              <w:t>2.2 %</w:t>
            </w:r>
          </w:p>
        </w:tc>
        <w:tc>
          <w:tcPr>
            <w:tcW w:w="1541" w:type="dxa"/>
            <w:tcBorders>
              <w:top w:val="nil"/>
              <w:left w:val="single" w:sz="4" w:space="0" w:color="auto"/>
              <w:bottom w:val="single" w:sz="4" w:space="0" w:color="auto"/>
              <w:right w:val="single" w:sz="4" w:space="0" w:color="auto"/>
            </w:tcBorders>
            <w:vAlign w:val="center"/>
          </w:tcPr>
          <w:p w14:paraId="0975980F" w14:textId="77777777" w:rsidR="00E63E46" w:rsidRPr="000E2622" w:rsidRDefault="00E63E46" w:rsidP="00E63E46">
            <w:pPr>
              <w:jc w:val="center"/>
              <w:rPr>
                <w:rFonts w:ascii="Arial" w:hAnsi="Arial" w:cs="Arial"/>
              </w:rPr>
            </w:pPr>
            <w:r w:rsidRPr="000E2622">
              <w:rPr>
                <w:rFonts w:ascii="Arial" w:hAnsi="Arial" w:cs="Arial"/>
              </w:rPr>
              <w:t>0.000</w:t>
            </w:r>
          </w:p>
        </w:tc>
        <w:tc>
          <w:tcPr>
            <w:tcW w:w="1430" w:type="dxa"/>
            <w:tcBorders>
              <w:top w:val="nil"/>
              <w:left w:val="single" w:sz="4" w:space="0" w:color="auto"/>
              <w:bottom w:val="single" w:sz="4" w:space="0" w:color="auto"/>
              <w:right w:val="single" w:sz="4" w:space="0" w:color="auto"/>
            </w:tcBorders>
            <w:vAlign w:val="center"/>
          </w:tcPr>
          <w:p w14:paraId="7F573E1A" w14:textId="77777777" w:rsidR="00E63E46" w:rsidRPr="000E2622" w:rsidRDefault="00E63E46" w:rsidP="00E63E46">
            <w:pPr>
              <w:jc w:val="center"/>
              <w:rPr>
                <w:rFonts w:ascii="Arial" w:hAnsi="Arial" w:cs="Arial"/>
              </w:rPr>
            </w:pPr>
            <w:r w:rsidRPr="000E2622">
              <w:rPr>
                <w:rFonts w:ascii="Arial" w:hAnsi="Arial" w:cs="Arial"/>
              </w:rPr>
              <w:t>0.000</w:t>
            </w:r>
          </w:p>
        </w:tc>
      </w:tr>
    </w:tbl>
    <w:p w14:paraId="62C020BF" w14:textId="5BB879EC" w:rsidR="00E63E46" w:rsidRDefault="00E63E46"/>
    <w:p w14:paraId="661923C0" w14:textId="69484B36" w:rsidR="00E63E46" w:rsidRDefault="00E63E46">
      <w:r>
        <w:rPr>
          <w:noProof/>
        </w:rPr>
        <mc:AlternateContent>
          <mc:Choice Requires="wps">
            <w:drawing>
              <wp:anchor distT="0" distB="0" distL="114300" distR="114300" simplePos="0" relativeHeight="251654144" behindDoc="0" locked="0" layoutInCell="1" allowOverlap="1" wp14:anchorId="3BBDBCA5" wp14:editId="347A76DC">
                <wp:simplePos x="0" y="0"/>
                <wp:positionH relativeFrom="column">
                  <wp:posOffset>-508</wp:posOffset>
                </wp:positionH>
                <wp:positionV relativeFrom="paragraph">
                  <wp:posOffset>95250</wp:posOffset>
                </wp:positionV>
                <wp:extent cx="5943600" cy="2489200"/>
                <wp:effectExtent l="0" t="0" r="12700" b="12700"/>
                <wp:wrapNone/>
                <wp:docPr id="19" name="Text Box 19"/>
                <wp:cNvGraphicFramePr/>
                <a:graphic xmlns:a="http://schemas.openxmlformats.org/drawingml/2006/main">
                  <a:graphicData uri="http://schemas.microsoft.com/office/word/2010/wordprocessingShape">
                    <wps:wsp>
                      <wps:cNvSpPr txBox="1"/>
                      <wps:spPr>
                        <a:xfrm>
                          <a:off x="0" y="0"/>
                          <a:ext cx="5943600" cy="2489200"/>
                        </a:xfrm>
                        <a:prstGeom prst="rect">
                          <a:avLst/>
                        </a:prstGeom>
                        <a:solidFill>
                          <a:schemeClr val="lt1"/>
                        </a:solidFill>
                        <a:ln w="6350">
                          <a:solidFill>
                            <a:prstClr val="black"/>
                          </a:solidFill>
                        </a:ln>
                      </wps:spPr>
                      <wps:txbx>
                        <w:txbxContent>
                          <w:p w14:paraId="700B3673" w14:textId="4F3BD317" w:rsidR="00F21920" w:rsidRPr="000E2622" w:rsidRDefault="00F21920" w:rsidP="00F21920">
                            <w:pPr>
                              <w:jc w:val="both"/>
                              <w:rPr>
                                <w:rFonts w:ascii="Arial" w:hAnsi="Arial" w:cs="Arial"/>
                              </w:rPr>
                            </w:pPr>
                            <w:r w:rsidRPr="000E2622">
                              <w:rPr>
                                <w:rFonts w:ascii="Arial" w:hAnsi="Arial" w:cs="Arial"/>
                                <w:b/>
                                <w:bCs/>
                              </w:rPr>
                              <w:t>Table S</w:t>
                            </w:r>
                            <w:r w:rsidR="007776BC" w:rsidRPr="000E2622">
                              <w:rPr>
                                <w:rFonts w:ascii="Arial" w:hAnsi="Arial" w:cs="Arial"/>
                                <w:b/>
                                <w:bCs/>
                              </w:rPr>
                              <w:t>5</w:t>
                            </w:r>
                            <w:r w:rsidRPr="000E2622">
                              <w:rPr>
                                <w:rFonts w:ascii="Arial" w:hAnsi="Arial" w:cs="Arial"/>
                                <w:b/>
                                <w:bCs/>
                              </w:rPr>
                              <w:t xml:space="preserve"> </w:t>
                            </w:r>
                            <w:r w:rsidRPr="000E2622">
                              <w:rPr>
                                <w:rFonts w:ascii="Arial" w:hAnsi="Arial" w:cs="Arial"/>
                              </w:rPr>
                              <w:t xml:space="preserve">– </w:t>
                            </w:r>
                            <w:r w:rsidR="008666E9" w:rsidRPr="000E2622">
                              <w:rPr>
                                <w:rFonts w:ascii="Arial" w:hAnsi="Arial" w:cs="Arial"/>
                              </w:rPr>
                              <w:t xml:space="preserve">Primary sequestered cardenolide peaks across milkweed species, averaged across all monarch populations. The top six compounds are shown for </w:t>
                            </w:r>
                            <w:r w:rsidR="008666E9" w:rsidRPr="000E2622">
                              <w:rPr>
                                <w:rFonts w:ascii="Arial" w:hAnsi="Arial" w:cs="Arial"/>
                                <w:i/>
                                <w:iCs/>
                              </w:rPr>
                              <w:t>A. curassavica</w:t>
                            </w:r>
                            <w:r w:rsidR="008666E9" w:rsidRPr="000E2622">
                              <w:rPr>
                                <w:rFonts w:ascii="Arial" w:hAnsi="Arial" w:cs="Arial"/>
                              </w:rPr>
                              <w:t xml:space="preserve"> and </w:t>
                            </w:r>
                            <w:r w:rsidR="008666E9" w:rsidRPr="000E2622">
                              <w:rPr>
                                <w:rFonts w:ascii="Arial" w:hAnsi="Arial" w:cs="Arial"/>
                                <w:i/>
                                <w:iCs/>
                              </w:rPr>
                              <w:t>G. physocarpus</w:t>
                            </w:r>
                            <w:r w:rsidR="008666E9" w:rsidRPr="000E2622">
                              <w:rPr>
                                <w:rFonts w:ascii="Arial" w:hAnsi="Arial" w:cs="Arial"/>
                              </w:rPr>
                              <w:t xml:space="preserve">, and the top five compounds are shown for </w:t>
                            </w:r>
                            <w:r w:rsidR="008666E9" w:rsidRPr="000E2622">
                              <w:rPr>
                                <w:rFonts w:ascii="Arial" w:hAnsi="Arial" w:cs="Arial"/>
                                <w:i/>
                                <w:iCs/>
                              </w:rPr>
                              <w:t>A. syriaca</w:t>
                            </w:r>
                            <w:r w:rsidR="008666E9" w:rsidRPr="000E2622">
                              <w:rPr>
                                <w:rFonts w:ascii="Arial" w:hAnsi="Arial" w:cs="Arial"/>
                              </w:rPr>
                              <w:t xml:space="preserve"> and </w:t>
                            </w:r>
                            <w:r w:rsidR="008666E9" w:rsidRPr="000E2622">
                              <w:rPr>
                                <w:rFonts w:ascii="Arial" w:hAnsi="Arial" w:cs="Arial"/>
                                <w:i/>
                                <w:iCs/>
                              </w:rPr>
                              <w:t>A. speciosa</w:t>
                            </w:r>
                            <w:r w:rsidR="008666E9" w:rsidRPr="000E2622">
                              <w:rPr>
                                <w:rFonts w:ascii="Arial" w:hAnsi="Arial" w:cs="Arial"/>
                              </w:rPr>
                              <w:t xml:space="preserve">. </w:t>
                            </w:r>
                            <w:r w:rsidR="00A51D10" w:rsidRPr="000E2622">
                              <w:rPr>
                                <w:rFonts w:ascii="Arial" w:hAnsi="Arial" w:cs="Arial"/>
                              </w:rPr>
                              <w:t xml:space="preserve">For compounds whose identities are unknown, retention times are listed. </w:t>
                            </w:r>
                            <w:r w:rsidR="008666E9" w:rsidRPr="000E2622">
                              <w:rPr>
                                <w:rFonts w:ascii="Arial" w:hAnsi="Arial" w:cs="Arial"/>
                              </w:rPr>
                              <w:t xml:space="preserve">Percent of total sequestered refers to within-species totals. In the second column from the right, absolute sequestered amounts are shown for the Puerto Rican population only. The rightmost column shows the ratio of sequestered cardenolides for Puerto Rican monarchs relative to species-level totals across all populations. Note that the ratio for aspecioside sequestered from </w:t>
                            </w:r>
                            <w:r w:rsidR="008666E9" w:rsidRPr="00717BFB">
                              <w:rPr>
                                <w:rFonts w:ascii="Arial" w:hAnsi="Arial" w:cs="Arial"/>
                                <w:i/>
                                <w:iCs/>
                                <w:rPrChange w:id="4378" w:author="Micah Freedman" w:date="2022-03-22T02:57:00Z">
                                  <w:rPr>
                                    <w:rFonts w:ascii="Arial" w:hAnsi="Arial" w:cs="Arial"/>
                                  </w:rPr>
                                </w:rPrChange>
                              </w:rPr>
                              <w:t>A. syriaca</w:t>
                            </w:r>
                            <w:r w:rsidR="008666E9" w:rsidRPr="000E2622">
                              <w:rPr>
                                <w:rFonts w:ascii="Arial" w:hAnsi="Arial" w:cs="Arial"/>
                              </w:rPr>
                              <w:t xml:space="preserve"> is 0.043, corresponding to 23 times lower sequestration of this compound in Puerto Rican monarchs. </w:t>
                            </w:r>
                            <w:r w:rsidR="00115D7B" w:rsidRPr="000E2622">
                              <w:rPr>
                                <w:rFonts w:ascii="Arial" w:hAnsi="Arial" w:cs="Arial"/>
                              </w:rPr>
                              <w:t>For graphical depictions of chromatograms, see Figure 1A.</w:t>
                            </w:r>
                            <w:r w:rsidR="00A51D10" w:rsidRPr="000E2622">
                              <w:rPr>
                                <w:rFonts w:ascii="Arial" w:hAnsi="Arial" w:cs="Arial"/>
                              </w:rPr>
                              <w:t xml:space="preserve"> Monarchs reared on </w:t>
                            </w:r>
                            <w:r w:rsidR="00A51D10" w:rsidRPr="000E2622">
                              <w:rPr>
                                <w:rFonts w:ascii="Arial" w:hAnsi="Arial" w:cs="Arial"/>
                                <w:i/>
                                <w:iCs/>
                              </w:rPr>
                              <w:t>A. incarnata</w:t>
                            </w:r>
                            <w:r w:rsidR="00A51D10" w:rsidRPr="000E2622">
                              <w:rPr>
                                <w:rFonts w:ascii="Arial" w:hAnsi="Arial" w:cs="Arial"/>
                              </w:rPr>
                              <w:t xml:space="preserve"> and </w:t>
                            </w:r>
                            <w:r w:rsidR="00A51D10" w:rsidRPr="000E2622">
                              <w:rPr>
                                <w:rFonts w:ascii="Arial" w:hAnsi="Arial" w:cs="Arial"/>
                                <w:i/>
                                <w:iCs/>
                              </w:rPr>
                              <w:t>A. fascicularis</w:t>
                            </w:r>
                            <w:r w:rsidR="00A51D10" w:rsidRPr="000E2622">
                              <w:rPr>
                                <w:rFonts w:ascii="Arial" w:hAnsi="Arial" w:cs="Arial"/>
                              </w:rPr>
                              <w:t xml:space="preserve"> contained small amounts of frugoside, RT 6.383, and RT 2.150.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DBCA5" id="Text Box 19" o:spid="_x0000_s1032" type="#_x0000_t202" style="position:absolute;margin-left:-.05pt;margin-top:7.5pt;width:468pt;height:19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" fillcolor="white [3201]" strokeweight=".5pt">
                <v:textbox>
                  <w:txbxContent>
                    <w:p w14:paraId="700B3673" w14:textId="4F3BD317" w:rsidR="00F21920" w:rsidRPr="000E2622" w:rsidRDefault="00F21920" w:rsidP="00F21920">
                      <w:pPr>
                        <w:jc w:val="both"/>
                        <w:rPr>
                          <w:rFonts w:ascii="Arial" w:hAnsi="Arial" w:cs="Arial"/>
                        </w:rPr>
                      </w:pPr>
                      <w:r w:rsidRPr="000E2622">
                        <w:rPr>
                          <w:rFonts w:ascii="Arial" w:hAnsi="Arial" w:cs="Arial"/>
                          <w:b/>
                          <w:bCs/>
                        </w:rPr>
                        <w:t>Table S</w:t>
                      </w:r>
                      <w:r w:rsidR="007776BC" w:rsidRPr="000E2622">
                        <w:rPr>
                          <w:rFonts w:ascii="Arial" w:hAnsi="Arial" w:cs="Arial"/>
                          <w:b/>
                          <w:bCs/>
                        </w:rPr>
                        <w:t>5</w:t>
                      </w:r>
                      <w:r w:rsidRPr="000E2622">
                        <w:rPr>
                          <w:rFonts w:ascii="Arial" w:hAnsi="Arial" w:cs="Arial"/>
                          <w:b/>
                          <w:bCs/>
                        </w:rPr>
                        <w:t xml:space="preserve"> </w:t>
                      </w:r>
                      <w:r w:rsidRPr="000E2622">
                        <w:rPr>
                          <w:rFonts w:ascii="Arial" w:hAnsi="Arial" w:cs="Arial"/>
                        </w:rPr>
                        <w:t xml:space="preserve">– </w:t>
                      </w:r>
                      <w:r w:rsidR="008666E9" w:rsidRPr="000E2622">
                        <w:rPr>
                          <w:rFonts w:ascii="Arial" w:hAnsi="Arial" w:cs="Arial"/>
                        </w:rPr>
                        <w:t xml:space="preserve">Primary sequestered cardenolide peaks across milkweed species, averaged across all monarch populations. The top six compounds are shown for </w:t>
                      </w:r>
                      <w:r w:rsidR="008666E9" w:rsidRPr="000E2622">
                        <w:rPr>
                          <w:rFonts w:ascii="Arial" w:hAnsi="Arial" w:cs="Arial"/>
                          <w:i/>
                          <w:iCs/>
                        </w:rPr>
                        <w:t>A. curassavica</w:t>
                      </w:r>
                      <w:r w:rsidR="008666E9" w:rsidRPr="000E2622">
                        <w:rPr>
                          <w:rFonts w:ascii="Arial" w:hAnsi="Arial" w:cs="Arial"/>
                        </w:rPr>
                        <w:t xml:space="preserve"> and </w:t>
                      </w:r>
                      <w:r w:rsidR="008666E9" w:rsidRPr="000E2622">
                        <w:rPr>
                          <w:rFonts w:ascii="Arial" w:hAnsi="Arial" w:cs="Arial"/>
                          <w:i/>
                          <w:iCs/>
                        </w:rPr>
                        <w:t>G. physocarpus</w:t>
                      </w:r>
                      <w:r w:rsidR="008666E9" w:rsidRPr="000E2622">
                        <w:rPr>
                          <w:rFonts w:ascii="Arial" w:hAnsi="Arial" w:cs="Arial"/>
                        </w:rPr>
                        <w:t xml:space="preserve">, and the top five compounds are shown for </w:t>
                      </w:r>
                      <w:r w:rsidR="008666E9" w:rsidRPr="000E2622">
                        <w:rPr>
                          <w:rFonts w:ascii="Arial" w:hAnsi="Arial" w:cs="Arial"/>
                          <w:i/>
                          <w:iCs/>
                        </w:rPr>
                        <w:t>A. syriaca</w:t>
                      </w:r>
                      <w:r w:rsidR="008666E9" w:rsidRPr="000E2622">
                        <w:rPr>
                          <w:rFonts w:ascii="Arial" w:hAnsi="Arial" w:cs="Arial"/>
                        </w:rPr>
                        <w:t xml:space="preserve"> and </w:t>
                      </w:r>
                      <w:r w:rsidR="008666E9" w:rsidRPr="000E2622">
                        <w:rPr>
                          <w:rFonts w:ascii="Arial" w:hAnsi="Arial" w:cs="Arial"/>
                          <w:i/>
                          <w:iCs/>
                        </w:rPr>
                        <w:t>A. speciosa</w:t>
                      </w:r>
                      <w:r w:rsidR="008666E9" w:rsidRPr="000E2622">
                        <w:rPr>
                          <w:rFonts w:ascii="Arial" w:hAnsi="Arial" w:cs="Arial"/>
                        </w:rPr>
                        <w:t xml:space="preserve">. </w:t>
                      </w:r>
                      <w:r w:rsidR="00A51D10" w:rsidRPr="000E2622">
                        <w:rPr>
                          <w:rFonts w:ascii="Arial" w:hAnsi="Arial" w:cs="Arial"/>
                        </w:rPr>
                        <w:t xml:space="preserve">For compounds whose identities are unknown, retention times are listed. </w:t>
                      </w:r>
                      <w:r w:rsidR="008666E9" w:rsidRPr="000E2622">
                        <w:rPr>
                          <w:rFonts w:ascii="Arial" w:hAnsi="Arial" w:cs="Arial"/>
                        </w:rPr>
                        <w:t xml:space="preserve">Percent of total sequestered refers to within-species totals. In the second column from the right, absolute sequestered amounts are shown for the Puerto Rican population only. The rightmost column shows the ratio of sequestered cardenolides for Puerto Rican monarchs relative to species-level totals across all populations. Note that the ratio for aspecioside sequestered from </w:t>
                      </w:r>
                      <w:r w:rsidR="008666E9" w:rsidRPr="00717BFB">
                        <w:rPr>
                          <w:rFonts w:ascii="Arial" w:hAnsi="Arial" w:cs="Arial"/>
                          <w:i/>
                          <w:iCs/>
                          <w:rPrChange w:id="4379" w:author="Micah Freedman" w:date="2022-03-22T02:57:00Z">
                            <w:rPr>
                              <w:rFonts w:ascii="Arial" w:hAnsi="Arial" w:cs="Arial"/>
                            </w:rPr>
                          </w:rPrChange>
                        </w:rPr>
                        <w:t>A. syriaca</w:t>
                      </w:r>
                      <w:r w:rsidR="008666E9" w:rsidRPr="000E2622">
                        <w:rPr>
                          <w:rFonts w:ascii="Arial" w:hAnsi="Arial" w:cs="Arial"/>
                        </w:rPr>
                        <w:t xml:space="preserve"> is 0.043, corresponding to 23 times lower sequestration of this compound in Puerto Rican monarchs. </w:t>
                      </w:r>
                      <w:r w:rsidR="00115D7B" w:rsidRPr="000E2622">
                        <w:rPr>
                          <w:rFonts w:ascii="Arial" w:hAnsi="Arial" w:cs="Arial"/>
                        </w:rPr>
                        <w:t>For graphical depictions of chromatograms, see Figure 1A.</w:t>
                      </w:r>
                      <w:r w:rsidR="00A51D10" w:rsidRPr="000E2622">
                        <w:rPr>
                          <w:rFonts w:ascii="Arial" w:hAnsi="Arial" w:cs="Arial"/>
                        </w:rPr>
                        <w:t xml:space="preserve"> Monarchs reared on </w:t>
                      </w:r>
                      <w:r w:rsidR="00A51D10" w:rsidRPr="000E2622">
                        <w:rPr>
                          <w:rFonts w:ascii="Arial" w:hAnsi="Arial" w:cs="Arial"/>
                          <w:i/>
                          <w:iCs/>
                        </w:rPr>
                        <w:t>A. incarnata</w:t>
                      </w:r>
                      <w:r w:rsidR="00A51D10" w:rsidRPr="000E2622">
                        <w:rPr>
                          <w:rFonts w:ascii="Arial" w:hAnsi="Arial" w:cs="Arial"/>
                        </w:rPr>
                        <w:t xml:space="preserve"> and </w:t>
                      </w:r>
                      <w:r w:rsidR="00A51D10" w:rsidRPr="000E2622">
                        <w:rPr>
                          <w:rFonts w:ascii="Arial" w:hAnsi="Arial" w:cs="Arial"/>
                          <w:i/>
                          <w:iCs/>
                        </w:rPr>
                        <w:t>A. fascicularis</w:t>
                      </w:r>
                      <w:r w:rsidR="00A51D10" w:rsidRPr="000E2622">
                        <w:rPr>
                          <w:rFonts w:ascii="Arial" w:hAnsi="Arial" w:cs="Arial"/>
                        </w:rPr>
                        <w:t xml:space="preserve"> contained small amounts of frugoside, RT 6.383, and RT 2.150.</w:t>
                      </w:r>
                    </w:p>
                  </w:txbxContent>
                </v:textbox>
              </v:shape>
            </w:pict>
          </mc:Fallback>
        </mc:AlternateContent>
      </w:r>
      <w:r>
        <w:br w:type="page"/>
      </w:r>
    </w:p>
    <w:tbl>
      <w:tblPr>
        <w:tblStyle w:val="TableGrid"/>
        <w:tblpPr w:leftFromText="180" w:rightFromText="180" w:vertAnchor="page" w:horzAnchor="margin" w:tblpY="1624"/>
        <w:tblW w:w="9399" w:type="dxa"/>
        <w:tblLook w:val="04A0" w:firstRow="1" w:lastRow="0" w:firstColumn="1" w:lastColumn="0" w:noHBand="0" w:noVBand="1"/>
      </w:tblPr>
      <w:tblGrid>
        <w:gridCol w:w="2598"/>
        <w:gridCol w:w="1439"/>
        <w:gridCol w:w="1229"/>
        <w:gridCol w:w="1287"/>
        <w:gridCol w:w="1287"/>
        <w:gridCol w:w="1559"/>
      </w:tblGrid>
      <w:tr w:rsidR="00162C87" w:rsidRPr="000E2622" w14:paraId="0B573FDB" w14:textId="77777777" w:rsidTr="00162C87">
        <w:trPr>
          <w:trHeight w:val="778"/>
        </w:trPr>
        <w:tc>
          <w:tcPr>
            <w:tcW w:w="2598" w:type="dxa"/>
            <w:vAlign w:val="center"/>
          </w:tcPr>
          <w:p w14:paraId="3E0B7192" w14:textId="77777777" w:rsidR="00162C87" w:rsidRPr="000E2622" w:rsidRDefault="00162C87" w:rsidP="00162C87">
            <w:pPr>
              <w:jc w:val="center"/>
              <w:rPr>
                <w:rFonts w:ascii="Arial" w:hAnsi="Arial" w:cs="Arial"/>
                <w:b/>
                <w:bCs/>
              </w:rPr>
            </w:pPr>
            <w:r w:rsidRPr="000E2622">
              <w:rPr>
                <w:rFonts w:ascii="Arial" w:hAnsi="Arial" w:cs="Arial"/>
                <w:b/>
                <w:bCs/>
              </w:rPr>
              <w:lastRenderedPageBreak/>
              <w:t>Predictor</w:t>
            </w:r>
          </w:p>
        </w:tc>
        <w:tc>
          <w:tcPr>
            <w:tcW w:w="1439" w:type="dxa"/>
            <w:vAlign w:val="center"/>
          </w:tcPr>
          <w:p w14:paraId="5810B5D2" w14:textId="77777777" w:rsidR="00162C87" w:rsidRPr="000E2622" w:rsidRDefault="00162C87" w:rsidP="00162C87">
            <w:pPr>
              <w:jc w:val="center"/>
              <w:rPr>
                <w:rFonts w:ascii="Arial" w:hAnsi="Arial" w:cs="Arial"/>
                <w:b/>
                <w:bCs/>
              </w:rPr>
            </w:pPr>
            <w:r w:rsidRPr="000E2622">
              <w:rPr>
                <w:rFonts w:ascii="Arial" w:hAnsi="Arial" w:cs="Arial"/>
                <w:b/>
                <w:bCs/>
                <w:color w:val="202124"/>
              </w:rPr>
              <w:t>Sum of Squares</w:t>
            </w:r>
          </w:p>
        </w:tc>
        <w:tc>
          <w:tcPr>
            <w:tcW w:w="1229" w:type="dxa"/>
            <w:vAlign w:val="center"/>
          </w:tcPr>
          <w:p w14:paraId="141C1395" w14:textId="77777777" w:rsidR="00162C87" w:rsidRPr="000E2622" w:rsidRDefault="00162C87" w:rsidP="00162C87">
            <w:pPr>
              <w:jc w:val="center"/>
              <w:rPr>
                <w:rFonts w:ascii="Arial" w:hAnsi="Arial" w:cs="Arial"/>
                <w:b/>
                <w:bCs/>
              </w:rPr>
            </w:pPr>
            <w:r w:rsidRPr="000E2622">
              <w:rPr>
                <w:rFonts w:ascii="Arial" w:hAnsi="Arial" w:cs="Arial"/>
                <w:b/>
                <w:bCs/>
              </w:rPr>
              <w:t>R</w:t>
            </w:r>
            <w:r w:rsidRPr="000E2622">
              <w:rPr>
                <w:rFonts w:ascii="Arial" w:hAnsi="Arial" w:cs="Arial"/>
                <w:b/>
                <w:bCs/>
                <w:vertAlign w:val="superscript"/>
              </w:rPr>
              <w:t>2</w:t>
            </w:r>
          </w:p>
        </w:tc>
        <w:tc>
          <w:tcPr>
            <w:tcW w:w="1287" w:type="dxa"/>
            <w:vAlign w:val="center"/>
          </w:tcPr>
          <w:p w14:paraId="1427E9E3" w14:textId="77777777" w:rsidR="00162C87" w:rsidRPr="000E2622" w:rsidRDefault="00162C87" w:rsidP="00162C87">
            <w:pPr>
              <w:jc w:val="center"/>
              <w:rPr>
                <w:rFonts w:ascii="Arial" w:hAnsi="Arial" w:cs="Arial"/>
                <w:b/>
                <w:bCs/>
              </w:rPr>
            </w:pPr>
            <w:r w:rsidRPr="000E2622">
              <w:rPr>
                <w:rFonts w:ascii="Arial" w:hAnsi="Arial" w:cs="Arial"/>
                <w:b/>
                <w:bCs/>
              </w:rPr>
              <w:t>F</w:t>
            </w:r>
          </w:p>
        </w:tc>
        <w:tc>
          <w:tcPr>
            <w:tcW w:w="1287" w:type="dxa"/>
            <w:vAlign w:val="center"/>
          </w:tcPr>
          <w:p w14:paraId="5A446A20" w14:textId="77777777" w:rsidR="00162C87" w:rsidRPr="000E2622" w:rsidRDefault="00162C87" w:rsidP="00162C87">
            <w:pPr>
              <w:jc w:val="center"/>
              <w:rPr>
                <w:rFonts w:ascii="Arial" w:hAnsi="Arial" w:cs="Arial"/>
                <w:b/>
                <w:bCs/>
              </w:rPr>
            </w:pPr>
            <w:r w:rsidRPr="000E2622">
              <w:rPr>
                <w:rFonts w:ascii="Arial" w:hAnsi="Arial" w:cs="Arial"/>
                <w:b/>
                <w:bCs/>
              </w:rPr>
              <w:t>DF</w:t>
            </w:r>
          </w:p>
        </w:tc>
        <w:tc>
          <w:tcPr>
            <w:tcW w:w="1559" w:type="dxa"/>
            <w:vAlign w:val="center"/>
          </w:tcPr>
          <w:p w14:paraId="0DA84477" w14:textId="77777777" w:rsidR="00162C87" w:rsidRPr="000E2622" w:rsidRDefault="00162C87" w:rsidP="00162C87">
            <w:pPr>
              <w:jc w:val="center"/>
              <w:rPr>
                <w:rFonts w:ascii="Arial" w:hAnsi="Arial" w:cs="Arial"/>
                <w:b/>
                <w:bCs/>
              </w:rPr>
            </w:pPr>
            <w:r w:rsidRPr="000E2622">
              <w:rPr>
                <w:rFonts w:ascii="Arial" w:hAnsi="Arial" w:cs="Arial"/>
                <w:b/>
                <w:bCs/>
              </w:rPr>
              <w:t>p</w:t>
            </w:r>
          </w:p>
        </w:tc>
      </w:tr>
      <w:tr w:rsidR="00162C87" w:rsidRPr="000E2622" w14:paraId="5BE66206" w14:textId="77777777" w:rsidTr="00162C87">
        <w:trPr>
          <w:trHeight w:val="839"/>
        </w:trPr>
        <w:tc>
          <w:tcPr>
            <w:tcW w:w="2598" w:type="dxa"/>
            <w:vAlign w:val="center"/>
          </w:tcPr>
          <w:p w14:paraId="2D3977FF" w14:textId="77777777" w:rsidR="00162C87" w:rsidRPr="000E2622" w:rsidRDefault="00162C87" w:rsidP="00162C87">
            <w:pPr>
              <w:jc w:val="center"/>
              <w:rPr>
                <w:rFonts w:ascii="Arial" w:hAnsi="Arial" w:cs="Arial"/>
              </w:rPr>
            </w:pPr>
            <w:r w:rsidRPr="000E2622">
              <w:rPr>
                <w:rFonts w:ascii="Arial" w:hAnsi="Arial" w:cs="Arial"/>
              </w:rPr>
              <w:t>Monarch population</w:t>
            </w:r>
          </w:p>
        </w:tc>
        <w:tc>
          <w:tcPr>
            <w:tcW w:w="1439" w:type="dxa"/>
            <w:vAlign w:val="center"/>
          </w:tcPr>
          <w:p w14:paraId="10BD3766" w14:textId="77777777" w:rsidR="00162C87" w:rsidRPr="000E2622" w:rsidRDefault="00162C87" w:rsidP="00162C87">
            <w:pPr>
              <w:jc w:val="center"/>
              <w:rPr>
                <w:rFonts w:ascii="Arial" w:hAnsi="Arial" w:cs="Arial"/>
              </w:rPr>
            </w:pPr>
            <w:r w:rsidRPr="000E2622">
              <w:rPr>
                <w:rFonts w:ascii="Arial" w:hAnsi="Arial" w:cs="Arial"/>
              </w:rPr>
              <w:t>3.42</w:t>
            </w:r>
          </w:p>
        </w:tc>
        <w:tc>
          <w:tcPr>
            <w:tcW w:w="1229" w:type="dxa"/>
            <w:vAlign w:val="center"/>
          </w:tcPr>
          <w:p w14:paraId="4602FBA7" w14:textId="77777777" w:rsidR="00162C87" w:rsidRPr="000E2622" w:rsidRDefault="00162C87" w:rsidP="00162C87">
            <w:pPr>
              <w:jc w:val="center"/>
              <w:rPr>
                <w:rFonts w:ascii="Arial" w:hAnsi="Arial" w:cs="Arial"/>
              </w:rPr>
            </w:pPr>
            <w:r w:rsidRPr="000E2622">
              <w:rPr>
                <w:rFonts w:ascii="Arial" w:hAnsi="Arial" w:cs="Arial"/>
              </w:rPr>
              <w:t>0.033</w:t>
            </w:r>
          </w:p>
        </w:tc>
        <w:tc>
          <w:tcPr>
            <w:tcW w:w="1287" w:type="dxa"/>
            <w:vAlign w:val="center"/>
          </w:tcPr>
          <w:p w14:paraId="7B7D06F6" w14:textId="77777777" w:rsidR="00162C87" w:rsidRPr="000E2622" w:rsidRDefault="00162C87" w:rsidP="00162C87">
            <w:pPr>
              <w:jc w:val="center"/>
              <w:rPr>
                <w:rFonts w:ascii="Arial" w:hAnsi="Arial" w:cs="Arial"/>
              </w:rPr>
            </w:pPr>
            <w:r w:rsidRPr="000E2622">
              <w:rPr>
                <w:rFonts w:ascii="Arial" w:hAnsi="Arial" w:cs="Arial"/>
              </w:rPr>
              <w:t>4.77</w:t>
            </w:r>
          </w:p>
        </w:tc>
        <w:tc>
          <w:tcPr>
            <w:tcW w:w="1287" w:type="dxa"/>
            <w:vAlign w:val="center"/>
          </w:tcPr>
          <w:p w14:paraId="06810EA5" w14:textId="77777777" w:rsidR="00162C87" w:rsidRPr="000E2622" w:rsidRDefault="00162C87" w:rsidP="00162C87">
            <w:pPr>
              <w:jc w:val="center"/>
              <w:rPr>
                <w:rFonts w:ascii="Arial" w:hAnsi="Arial" w:cs="Arial"/>
              </w:rPr>
            </w:pPr>
            <w:r w:rsidRPr="000E2622">
              <w:rPr>
                <w:rFonts w:ascii="Arial" w:hAnsi="Arial" w:cs="Arial"/>
              </w:rPr>
              <w:t>5</w:t>
            </w:r>
          </w:p>
        </w:tc>
        <w:tc>
          <w:tcPr>
            <w:tcW w:w="1559" w:type="dxa"/>
            <w:vAlign w:val="center"/>
          </w:tcPr>
          <w:p w14:paraId="201B8C69" w14:textId="7A5D06B2" w:rsidR="00162C87" w:rsidRPr="000E2622" w:rsidRDefault="00162C87" w:rsidP="00162C87">
            <w:pPr>
              <w:jc w:val="center"/>
              <w:rPr>
                <w:rFonts w:ascii="Arial" w:hAnsi="Arial" w:cs="Arial"/>
              </w:rPr>
            </w:pPr>
            <w:r w:rsidRPr="000E2622">
              <w:rPr>
                <w:rFonts w:ascii="Arial" w:hAnsi="Arial" w:cs="Arial"/>
              </w:rPr>
              <w:t>&lt;0.001</w:t>
            </w:r>
          </w:p>
        </w:tc>
      </w:tr>
      <w:tr w:rsidR="00162C87" w:rsidRPr="000E2622" w14:paraId="66F96A74" w14:textId="77777777" w:rsidTr="00162C87">
        <w:trPr>
          <w:trHeight w:val="839"/>
        </w:trPr>
        <w:tc>
          <w:tcPr>
            <w:tcW w:w="2598" w:type="dxa"/>
            <w:vAlign w:val="center"/>
          </w:tcPr>
          <w:p w14:paraId="304B5DC4" w14:textId="77777777" w:rsidR="00162C87" w:rsidRPr="000E2622" w:rsidRDefault="00162C87" w:rsidP="00162C87">
            <w:pPr>
              <w:jc w:val="center"/>
              <w:rPr>
                <w:rFonts w:ascii="Arial" w:hAnsi="Arial" w:cs="Arial"/>
              </w:rPr>
            </w:pPr>
            <w:r w:rsidRPr="000E2622">
              <w:rPr>
                <w:rFonts w:ascii="Arial" w:hAnsi="Arial" w:cs="Arial"/>
              </w:rPr>
              <w:t>Milkweed species</w:t>
            </w:r>
          </w:p>
        </w:tc>
        <w:tc>
          <w:tcPr>
            <w:tcW w:w="1439" w:type="dxa"/>
            <w:vAlign w:val="center"/>
          </w:tcPr>
          <w:p w14:paraId="5658FD05" w14:textId="77777777" w:rsidR="00162C87" w:rsidRPr="000E2622" w:rsidRDefault="00162C87" w:rsidP="00162C87">
            <w:pPr>
              <w:jc w:val="center"/>
              <w:rPr>
                <w:rFonts w:ascii="Arial" w:hAnsi="Arial" w:cs="Arial"/>
              </w:rPr>
            </w:pPr>
            <w:r w:rsidRPr="000E2622">
              <w:rPr>
                <w:rFonts w:ascii="Arial" w:hAnsi="Arial" w:cs="Arial"/>
              </w:rPr>
              <w:t>51.32</w:t>
            </w:r>
          </w:p>
        </w:tc>
        <w:tc>
          <w:tcPr>
            <w:tcW w:w="1229" w:type="dxa"/>
            <w:vAlign w:val="center"/>
          </w:tcPr>
          <w:p w14:paraId="2EEF9A56" w14:textId="3FC80E84" w:rsidR="00162C87" w:rsidRPr="000E2622" w:rsidRDefault="00162C87" w:rsidP="00162C87">
            <w:pPr>
              <w:jc w:val="center"/>
              <w:rPr>
                <w:rFonts w:ascii="Arial" w:hAnsi="Arial" w:cs="Arial"/>
              </w:rPr>
            </w:pPr>
            <w:r w:rsidRPr="000E2622">
              <w:rPr>
                <w:rFonts w:ascii="Arial" w:hAnsi="Arial" w:cs="Arial"/>
              </w:rPr>
              <w:t>0.494</w:t>
            </w:r>
          </w:p>
        </w:tc>
        <w:tc>
          <w:tcPr>
            <w:tcW w:w="1287" w:type="dxa"/>
            <w:vAlign w:val="center"/>
          </w:tcPr>
          <w:p w14:paraId="39008FD6" w14:textId="77777777" w:rsidR="00162C87" w:rsidRPr="000E2622" w:rsidRDefault="00162C87" w:rsidP="00162C87">
            <w:pPr>
              <w:jc w:val="center"/>
              <w:rPr>
                <w:rFonts w:ascii="Arial" w:hAnsi="Arial" w:cs="Arial"/>
              </w:rPr>
            </w:pPr>
            <w:r w:rsidRPr="000E2622">
              <w:rPr>
                <w:rFonts w:ascii="Arial" w:hAnsi="Arial" w:cs="Arial"/>
              </w:rPr>
              <w:t>119.49</w:t>
            </w:r>
          </w:p>
        </w:tc>
        <w:tc>
          <w:tcPr>
            <w:tcW w:w="1287" w:type="dxa"/>
            <w:vAlign w:val="center"/>
          </w:tcPr>
          <w:p w14:paraId="659AE03A" w14:textId="77777777" w:rsidR="00162C87" w:rsidRPr="000E2622" w:rsidRDefault="00162C87" w:rsidP="00162C87">
            <w:pPr>
              <w:jc w:val="center"/>
              <w:rPr>
                <w:rFonts w:ascii="Arial" w:hAnsi="Arial" w:cs="Arial"/>
              </w:rPr>
            </w:pPr>
            <w:r w:rsidRPr="000E2622">
              <w:rPr>
                <w:rFonts w:ascii="Arial" w:hAnsi="Arial" w:cs="Arial"/>
              </w:rPr>
              <w:t>3</w:t>
            </w:r>
          </w:p>
        </w:tc>
        <w:tc>
          <w:tcPr>
            <w:tcW w:w="1559" w:type="dxa"/>
            <w:vAlign w:val="center"/>
          </w:tcPr>
          <w:p w14:paraId="019908F6" w14:textId="77777777" w:rsidR="00162C87" w:rsidRPr="000E2622" w:rsidRDefault="00162C87" w:rsidP="00162C87">
            <w:pPr>
              <w:jc w:val="center"/>
              <w:rPr>
                <w:rFonts w:ascii="Arial" w:hAnsi="Arial" w:cs="Arial"/>
              </w:rPr>
            </w:pPr>
            <w:r w:rsidRPr="000E2622">
              <w:rPr>
                <w:rFonts w:ascii="Arial" w:hAnsi="Arial" w:cs="Arial"/>
              </w:rPr>
              <w:t>&lt;0.001</w:t>
            </w:r>
          </w:p>
        </w:tc>
      </w:tr>
      <w:tr w:rsidR="00162C87" w:rsidRPr="000E2622" w14:paraId="62297F26" w14:textId="77777777" w:rsidTr="00162C87">
        <w:trPr>
          <w:trHeight w:val="778"/>
        </w:trPr>
        <w:tc>
          <w:tcPr>
            <w:tcW w:w="2598" w:type="dxa"/>
            <w:vAlign w:val="center"/>
          </w:tcPr>
          <w:p w14:paraId="0975E0FA" w14:textId="77777777" w:rsidR="00162C87" w:rsidRPr="000E2622" w:rsidRDefault="00162C87" w:rsidP="00162C87">
            <w:pPr>
              <w:jc w:val="center"/>
              <w:rPr>
                <w:rFonts w:ascii="Arial" w:hAnsi="Arial" w:cs="Arial"/>
              </w:rPr>
            </w:pPr>
            <w:r w:rsidRPr="000E2622">
              <w:rPr>
                <w:rFonts w:ascii="Arial" w:hAnsi="Arial" w:cs="Arial"/>
              </w:rPr>
              <w:t>Monarch population x</w:t>
            </w:r>
          </w:p>
          <w:p w14:paraId="0A4486EE" w14:textId="77777777" w:rsidR="00162C87" w:rsidRPr="000E2622" w:rsidRDefault="00162C87" w:rsidP="00162C87">
            <w:pPr>
              <w:jc w:val="center"/>
              <w:rPr>
                <w:rFonts w:ascii="Arial" w:hAnsi="Arial" w:cs="Arial"/>
              </w:rPr>
            </w:pPr>
            <w:r w:rsidRPr="000E2622">
              <w:rPr>
                <w:rFonts w:ascii="Arial" w:hAnsi="Arial" w:cs="Arial"/>
              </w:rPr>
              <w:t>milkweed species</w:t>
            </w:r>
          </w:p>
        </w:tc>
        <w:tc>
          <w:tcPr>
            <w:tcW w:w="1439" w:type="dxa"/>
            <w:vAlign w:val="center"/>
          </w:tcPr>
          <w:p w14:paraId="01F8FD1B" w14:textId="77777777" w:rsidR="00162C87" w:rsidRPr="000E2622" w:rsidRDefault="00162C87" w:rsidP="00162C87">
            <w:pPr>
              <w:jc w:val="center"/>
              <w:rPr>
                <w:rFonts w:ascii="Arial" w:hAnsi="Arial" w:cs="Arial"/>
              </w:rPr>
            </w:pPr>
            <w:r w:rsidRPr="000E2622">
              <w:rPr>
                <w:rFonts w:ascii="Arial" w:hAnsi="Arial" w:cs="Arial"/>
              </w:rPr>
              <w:t>6.12</w:t>
            </w:r>
          </w:p>
        </w:tc>
        <w:tc>
          <w:tcPr>
            <w:tcW w:w="1229" w:type="dxa"/>
            <w:vAlign w:val="center"/>
          </w:tcPr>
          <w:p w14:paraId="4812A177" w14:textId="12A31E03" w:rsidR="00162C87" w:rsidRPr="000E2622" w:rsidRDefault="00162C87" w:rsidP="00162C87">
            <w:pPr>
              <w:jc w:val="center"/>
              <w:rPr>
                <w:rFonts w:ascii="Arial" w:hAnsi="Arial" w:cs="Arial"/>
              </w:rPr>
            </w:pPr>
            <w:r w:rsidRPr="000E2622">
              <w:rPr>
                <w:rFonts w:ascii="Arial" w:hAnsi="Arial" w:cs="Arial"/>
              </w:rPr>
              <w:t>0.059</w:t>
            </w:r>
          </w:p>
        </w:tc>
        <w:tc>
          <w:tcPr>
            <w:tcW w:w="1287" w:type="dxa"/>
            <w:vAlign w:val="center"/>
          </w:tcPr>
          <w:p w14:paraId="0DC935F7" w14:textId="77777777" w:rsidR="00162C87" w:rsidRPr="000E2622" w:rsidRDefault="00162C87" w:rsidP="00162C87">
            <w:pPr>
              <w:jc w:val="center"/>
              <w:rPr>
                <w:rFonts w:ascii="Arial" w:hAnsi="Arial" w:cs="Arial"/>
              </w:rPr>
            </w:pPr>
            <w:r w:rsidRPr="000E2622">
              <w:rPr>
                <w:rFonts w:ascii="Arial" w:hAnsi="Arial" w:cs="Arial"/>
              </w:rPr>
              <w:t>2.85</w:t>
            </w:r>
          </w:p>
        </w:tc>
        <w:tc>
          <w:tcPr>
            <w:tcW w:w="1287" w:type="dxa"/>
            <w:vAlign w:val="center"/>
          </w:tcPr>
          <w:p w14:paraId="7B280624" w14:textId="77777777" w:rsidR="00162C87" w:rsidRPr="000E2622" w:rsidRDefault="00162C87" w:rsidP="00162C87">
            <w:pPr>
              <w:jc w:val="center"/>
              <w:rPr>
                <w:rFonts w:ascii="Arial" w:hAnsi="Arial" w:cs="Arial"/>
              </w:rPr>
            </w:pPr>
            <w:r w:rsidRPr="000E2622">
              <w:rPr>
                <w:rFonts w:ascii="Arial" w:hAnsi="Arial" w:cs="Arial"/>
              </w:rPr>
              <w:t>15</w:t>
            </w:r>
          </w:p>
        </w:tc>
        <w:tc>
          <w:tcPr>
            <w:tcW w:w="1559" w:type="dxa"/>
            <w:vAlign w:val="center"/>
          </w:tcPr>
          <w:p w14:paraId="498082DF" w14:textId="77777777" w:rsidR="00162C87" w:rsidRPr="000E2622" w:rsidRDefault="00162C87" w:rsidP="00162C87">
            <w:pPr>
              <w:jc w:val="center"/>
              <w:rPr>
                <w:rFonts w:ascii="Arial" w:hAnsi="Arial" w:cs="Arial"/>
              </w:rPr>
            </w:pPr>
            <w:r w:rsidRPr="000E2622">
              <w:rPr>
                <w:rFonts w:ascii="Arial" w:hAnsi="Arial" w:cs="Arial"/>
              </w:rPr>
              <w:t>&lt;0.001</w:t>
            </w:r>
          </w:p>
        </w:tc>
      </w:tr>
      <w:tr w:rsidR="00162C87" w:rsidRPr="000E2622" w14:paraId="3F5C665A" w14:textId="77777777" w:rsidTr="00162C87">
        <w:trPr>
          <w:trHeight w:val="778"/>
        </w:trPr>
        <w:tc>
          <w:tcPr>
            <w:tcW w:w="2598" w:type="dxa"/>
            <w:vAlign w:val="center"/>
          </w:tcPr>
          <w:p w14:paraId="6CFFC259" w14:textId="77777777" w:rsidR="00162C87" w:rsidRPr="000E2622" w:rsidRDefault="00162C87" w:rsidP="00162C87">
            <w:pPr>
              <w:jc w:val="center"/>
              <w:rPr>
                <w:rFonts w:ascii="Arial" w:hAnsi="Arial" w:cs="Arial"/>
              </w:rPr>
            </w:pPr>
            <w:r w:rsidRPr="000E2622">
              <w:rPr>
                <w:rFonts w:ascii="Arial" w:hAnsi="Arial" w:cs="Arial"/>
              </w:rPr>
              <w:t>Sex</w:t>
            </w:r>
          </w:p>
        </w:tc>
        <w:tc>
          <w:tcPr>
            <w:tcW w:w="1439" w:type="dxa"/>
            <w:vAlign w:val="center"/>
          </w:tcPr>
          <w:p w14:paraId="2ACFBF9A" w14:textId="77777777" w:rsidR="00162C87" w:rsidRPr="000E2622" w:rsidRDefault="00162C87" w:rsidP="00162C87">
            <w:pPr>
              <w:jc w:val="center"/>
              <w:rPr>
                <w:rFonts w:ascii="Arial" w:hAnsi="Arial" w:cs="Arial"/>
              </w:rPr>
            </w:pPr>
            <w:r w:rsidRPr="000E2622">
              <w:rPr>
                <w:rFonts w:ascii="Arial" w:hAnsi="Arial" w:cs="Arial"/>
              </w:rPr>
              <w:t>0.29</w:t>
            </w:r>
          </w:p>
        </w:tc>
        <w:tc>
          <w:tcPr>
            <w:tcW w:w="1229" w:type="dxa"/>
            <w:vAlign w:val="center"/>
          </w:tcPr>
          <w:p w14:paraId="7EF646BE" w14:textId="4445B3BA" w:rsidR="00162C87" w:rsidRPr="000E2622" w:rsidRDefault="00162C87" w:rsidP="00162C87">
            <w:pPr>
              <w:jc w:val="center"/>
              <w:rPr>
                <w:rFonts w:ascii="Arial" w:hAnsi="Arial" w:cs="Arial"/>
              </w:rPr>
            </w:pPr>
            <w:r w:rsidRPr="000E2622">
              <w:rPr>
                <w:rFonts w:ascii="Arial" w:hAnsi="Arial" w:cs="Arial"/>
              </w:rPr>
              <w:t>0.003</w:t>
            </w:r>
          </w:p>
        </w:tc>
        <w:tc>
          <w:tcPr>
            <w:tcW w:w="1287" w:type="dxa"/>
            <w:vAlign w:val="center"/>
          </w:tcPr>
          <w:p w14:paraId="4904D205" w14:textId="77777777" w:rsidR="00162C87" w:rsidRPr="000E2622" w:rsidRDefault="00162C87" w:rsidP="00162C87">
            <w:pPr>
              <w:jc w:val="center"/>
              <w:rPr>
                <w:rFonts w:ascii="Arial" w:hAnsi="Arial" w:cs="Arial"/>
              </w:rPr>
            </w:pPr>
            <w:r w:rsidRPr="000E2622">
              <w:rPr>
                <w:rFonts w:ascii="Arial" w:hAnsi="Arial" w:cs="Arial"/>
              </w:rPr>
              <w:t>2.01</w:t>
            </w:r>
          </w:p>
        </w:tc>
        <w:tc>
          <w:tcPr>
            <w:tcW w:w="1287" w:type="dxa"/>
            <w:vAlign w:val="center"/>
          </w:tcPr>
          <w:p w14:paraId="58F9F257" w14:textId="77777777" w:rsidR="00162C87" w:rsidRPr="000E2622" w:rsidRDefault="00162C87" w:rsidP="00162C87">
            <w:pPr>
              <w:jc w:val="center"/>
              <w:rPr>
                <w:rFonts w:ascii="Arial" w:hAnsi="Arial" w:cs="Arial"/>
              </w:rPr>
            </w:pPr>
            <w:r w:rsidRPr="000E2622">
              <w:rPr>
                <w:rFonts w:ascii="Arial" w:hAnsi="Arial" w:cs="Arial"/>
              </w:rPr>
              <w:t>1</w:t>
            </w:r>
          </w:p>
        </w:tc>
        <w:tc>
          <w:tcPr>
            <w:tcW w:w="1559" w:type="dxa"/>
            <w:vAlign w:val="center"/>
          </w:tcPr>
          <w:p w14:paraId="07D2DC5C" w14:textId="545205E4" w:rsidR="00162C87" w:rsidRPr="000E2622" w:rsidRDefault="00162C87" w:rsidP="00162C87">
            <w:pPr>
              <w:jc w:val="center"/>
              <w:rPr>
                <w:rFonts w:ascii="Arial" w:hAnsi="Arial" w:cs="Arial"/>
              </w:rPr>
            </w:pPr>
            <w:r w:rsidRPr="000E2622">
              <w:rPr>
                <w:rFonts w:ascii="Arial" w:hAnsi="Arial" w:cs="Arial"/>
              </w:rPr>
              <w:t>0.066</w:t>
            </w:r>
          </w:p>
        </w:tc>
      </w:tr>
      <w:tr w:rsidR="00162C87" w:rsidRPr="000E2622" w14:paraId="68676B5E" w14:textId="77777777" w:rsidTr="00162C87">
        <w:trPr>
          <w:trHeight w:val="778"/>
        </w:trPr>
        <w:tc>
          <w:tcPr>
            <w:tcW w:w="2598" w:type="dxa"/>
            <w:vAlign w:val="center"/>
          </w:tcPr>
          <w:p w14:paraId="56CF559F" w14:textId="77777777" w:rsidR="00162C87" w:rsidRPr="000E2622" w:rsidRDefault="00162C87" w:rsidP="00162C87">
            <w:pPr>
              <w:jc w:val="center"/>
              <w:rPr>
                <w:rFonts w:ascii="Arial" w:hAnsi="Arial" w:cs="Arial"/>
              </w:rPr>
            </w:pPr>
            <w:r w:rsidRPr="000E2622">
              <w:rPr>
                <w:rFonts w:ascii="Arial" w:hAnsi="Arial" w:cs="Arial"/>
              </w:rPr>
              <w:t>Residual Error</w:t>
            </w:r>
          </w:p>
        </w:tc>
        <w:tc>
          <w:tcPr>
            <w:tcW w:w="1439" w:type="dxa"/>
            <w:vAlign w:val="center"/>
          </w:tcPr>
          <w:p w14:paraId="6B14A72D" w14:textId="77777777" w:rsidR="00162C87" w:rsidRPr="000E2622" w:rsidRDefault="00162C87" w:rsidP="00162C87">
            <w:pPr>
              <w:jc w:val="center"/>
              <w:rPr>
                <w:rFonts w:ascii="Arial" w:hAnsi="Arial" w:cs="Arial"/>
              </w:rPr>
            </w:pPr>
            <w:r w:rsidRPr="000E2622">
              <w:rPr>
                <w:rFonts w:ascii="Arial" w:hAnsi="Arial" w:cs="Arial"/>
              </w:rPr>
              <w:t>42.66</w:t>
            </w:r>
          </w:p>
        </w:tc>
        <w:tc>
          <w:tcPr>
            <w:tcW w:w="1229" w:type="dxa"/>
            <w:vAlign w:val="center"/>
          </w:tcPr>
          <w:p w14:paraId="125E5134" w14:textId="77777777" w:rsidR="00162C87" w:rsidRPr="000E2622" w:rsidRDefault="00162C87" w:rsidP="00162C87">
            <w:pPr>
              <w:jc w:val="center"/>
              <w:rPr>
                <w:rFonts w:ascii="Arial" w:hAnsi="Arial" w:cs="Arial"/>
              </w:rPr>
            </w:pPr>
            <w:r w:rsidRPr="000E2622">
              <w:rPr>
                <w:rFonts w:ascii="Arial" w:hAnsi="Arial" w:cs="Arial"/>
              </w:rPr>
              <w:t>0.420</w:t>
            </w:r>
          </w:p>
        </w:tc>
        <w:tc>
          <w:tcPr>
            <w:tcW w:w="1287" w:type="dxa"/>
            <w:vAlign w:val="center"/>
          </w:tcPr>
          <w:p w14:paraId="475DE213" w14:textId="77777777" w:rsidR="00162C87" w:rsidRPr="000E2622" w:rsidRDefault="00162C87" w:rsidP="00162C87">
            <w:pPr>
              <w:jc w:val="center"/>
              <w:rPr>
                <w:rFonts w:ascii="Arial" w:hAnsi="Arial" w:cs="Arial"/>
              </w:rPr>
            </w:pPr>
          </w:p>
        </w:tc>
        <w:tc>
          <w:tcPr>
            <w:tcW w:w="1287" w:type="dxa"/>
            <w:vAlign w:val="center"/>
          </w:tcPr>
          <w:p w14:paraId="77B6D6DB" w14:textId="77777777" w:rsidR="00162C87" w:rsidRPr="000E2622" w:rsidRDefault="00162C87" w:rsidP="00162C87">
            <w:pPr>
              <w:jc w:val="center"/>
              <w:rPr>
                <w:rFonts w:ascii="Arial" w:hAnsi="Arial" w:cs="Arial"/>
              </w:rPr>
            </w:pPr>
          </w:p>
        </w:tc>
        <w:tc>
          <w:tcPr>
            <w:tcW w:w="1559" w:type="dxa"/>
            <w:vAlign w:val="center"/>
          </w:tcPr>
          <w:p w14:paraId="3C5D753D" w14:textId="77777777" w:rsidR="00162C87" w:rsidRPr="000E2622" w:rsidRDefault="00162C87" w:rsidP="00162C87">
            <w:pPr>
              <w:jc w:val="center"/>
              <w:rPr>
                <w:rFonts w:ascii="Arial" w:hAnsi="Arial" w:cs="Arial"/>
              </w:rPr>
            </w:pPr>
          </w:p>
        </w:tc>
      </w:tr>
    </w:tbl>
    <w:p w14:paraId="62261A7E" w14:textId="0604062B" w:rsidR="005A24CF" w:rsidRDefault="00162C87">
      <w:r>
        <w:rPr>
          <w:noProof/>
        </w:rPr>
        <mc:AlternateContent>
          <mc:Choice Requires="wps">
            <w:drawing>
              <wp:anchor distT="0" distB="0" distL="114300" distR="114300" simplePos="0" relativeHeight="251655168" behindDoc="0" locked="0" layoutInCell="1" allowOverlap="1" wp14:anchorId="636D4EE6" wp14:editId="592EB11C">
                <wp:simplePos x="0" y="0"/>
                <wp:positionH relativeFrom="column">
                  <wp:posOffset>0</wp:posOffset>
                </wp:positionH>
                <wp:positionV relativeFrom="paragraph">
                  <wp:posOffset>3488788</wp:posOffset>
                </wp:positionV>
                <wp:extent cx="5980176" cy="1448972"/>
                <wp:effectExtent l="0" t="0" r="14605" b="12065"/>
                <wp:wrapNone/>
                <wp:docPr id="24" name="Text Box 24"/>
                <wp:cNvGraphicFramePr/>
                <a:graphic xmlns:a="http://schemas.openxmlformats.org/drawingml/2006/main">
                  <a:graphicData uri="http://schemas.microsoft.com/office/word/2010/wordprocessingShape">
                    <wps:wsp>
                      <wps:cNvSpPr txBox="1"/>
                      <wps:spPr>
                        <a:xfrm>
                          <a:off x="0" y="0"/>
                          <a:ext cx="5980176" cy="1448972"/>
                        </a:xfrm>
                        <a:prstGeom prst="rect">
                          <a:avLst/>
                        </a:prstGeom>
                        <a:solidFill>
                          <a:schemeClr val="lt1"/>
                        </a:solidFill>
                        <a:ln w="6350">
                          <a:solidFill>
                            <a:prstClr val="black"/>
                          </a:solidFill>
                        </a:ln>
                      </wps:spPr>
                      <wps:txbx>
                        <w:txbxContent>
                          <w:p w14:paraId="5F6F6A0C" w14:textId="19C6A4E0" w:rsidR="00162C87" w:rsidRPr="000E2622" w:rsidRDefault="00162C87" w:rsidP="00162C87">
                            <w:pPr>
                              <w:jc w:val="both"/>
                              <w:rPr>
                                <w:rFonts w:ascii="Arial" w:hAnsi="Arial" w:cs="Arial"/>
                              </w:rPr>
                            </w:pPr>
                            <w:r w:rsidRPr="000E2622">
                              <w:rPr>
                                <w:rFonts w:ascii="Arial" w:hAnsi="Arial" w:cs="Arial"/>
                                <w:b/>
                                <w:bCs/>
                              </w:rPr>
                              <w:t xml:space="preserve">Table S6 – </w:t>
                            </w:r>
                            <w:r w:rsidRPr="000E2622">
                              <w:rPr>
                                <w:rFonts w:ascii="Arial" w:hAnsi="Arial" w:cs="Arial"/>
                              </w:rPr>
                              <w:t xml:space="preserve">MANOVA results showing variation explained by milkweed species, monarch population, their interaction, and butterfly sex in the composition of sequestered cardenolides. </w:t>
                            </w:r>
                            <w:r w:rsidR="00CA4775" w:rsidRPr="000E2622">
                              <w:rPr>
                                <w:rFonts w:ascii="Arial" w:hAnsi="Arial" w:cs="Arial"/>
                              </w:rPr>
                              <w:t>Compared</w:t>
                            </w:r>
                            <w:r w:rsidRPr="000E2622">
                              <w:rPr>
                                <w:rFonts w:ascii="Arial" w:hAnsi="Arial" w:cs="Arial"/>
                              </w:rPr>
                              <w:t xml:space="preserve"> to quantitative variation in the concentration of sequestered cardenolides (see Table S7), the </w:t>
                            </w:r>
                            <w:r w:rsidR="00CA4775" w:rsidRPr="000E2622">
                              <w:rPr>
                                <w:rFonts w:ascii="Arial" w:hAnsi="Arial" w:cs="Arial"/>
                              </w:rPr>
                              <w:t xml:space="preserve">interaction between monarch population x milkweed species interaction term explained relatively little variation, suggesting that </w:t>
                            </w:r>
                            <w:proofErr w:type="spellStart"/>
                            <w:r w:rsidR="00CA4775" w:rsidRPr="000E2622">
                              <w:rPr>
                                <w:rFonts w:ascii="Arial" w:hAnsi="Arial" w:cs="Arial"/>
                              </w:rPr>
                              <w:t>GxE</w:t>
                            </w:r>
                            <w:proofErr w:type="spellEnd"/>
                            <w:r w:rsidR="00CA4775" w:rsidRPr="000E2622">
                              <w:rPr>
                                <w:rFonts w:ascii="Arial" w:hAnsi="Arial" w:cs="Arial"/>
                              </w:rPr>
                              <w:t xml:space="preserve"> interactions primarily involve variation in the total amount of cardenolide sequestered.</w:t>
                            </w:r>
                          </w:p>
                          <w:p w14:paraId="504440B3" w14:textId="77777777" w:rsidR="00162C87" w:rsidRPr="000E2622" w:rsidRDefault="00162C87" w:rsidP="00162C87">
                            <w:pPr>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D4EE6" id="Text Box 24" o:spid="_x0000_s1033" type="#_x0000_t202" style="position:absolute;margin-left:0;margin-top:274.7pt;width:470.9pt;height:114.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" fillcolor="white [3201]" strokeweight=".5pt">
                <v:textbox>
                  <w:txbxContent>
                    <w:p w14:paraId="5F6F6A0C" w14:textId="19C6A4E0" w:rsidR="00162C87" w:rsidRPr="000E2622" w:rsidRDefault="00162C87" w:rsidP="00162C87">
                      <w:pPr>
                        <w:jc w:val="both"/>
                        <w:rPr>
                          <w:rFonts w:ascii="Arial" w:hAnsi="Arial" w:cs="Arial"/>
                        </w:rPr>
                      </w:pPr>
                      <w:r w:rsidRPr="000E2622">
                        <w:rPr>
                          <w:rFonts w:ascii="Arial" w:hAnsi="Arial" w:cs="Arial"/>
                          <w:b/>
                          <w:bCs/>
                        </w:rPr>
                        <w:t xml:space="preserve">Table S6 – </w:t>
                      </w:r>
                      <w:r w:rsidRPr="000E2622">
                        <w:rPr>
                          <w:rFonts w:ascii="Arial" w:hAnsi="Arial" w:cs="Arial"/>
                        </w:rPr>
                        <w:t xml:space="preserve">MANOVA results showing variation explained by milkweed species, monarch population, their interaction, and butterfly sex in the composition of sequestered cardenolides. </w:t>
                      </w:r>
                      <w:r w:rsidR="00CA4775" w:rsidRPr="000E2622">
                        <w:rPr>
                          <w:rFonts w:ascii="Arial" w:hAnsi="Arial" w:cs="Arial"/>
                        </w:rPr>
                        <w:t>Compared</w:t>
                      </w:r>
                      <w:r w:rsidRPr="000E2622">
                        <w:rPr>
                          <w:rFonts w:ascii="Arial" w:hAnsi="Arial" w:cs="Arial"/>
                        </w:rPr>
                        <w:t xml:space="preserve"> to quantitative variation in the concentration of sequestered cardenolides (see Table S7), the </w:t>
                      </w:r>
                      <w:r w:rsidR="00CA4775" w:rsidRPr="000E2622">
                        <w:rPr>
                          <w:rFonts w:ascii="Arial" w:hAnsi="Arial" w:cs="Arial"/>
                        </w:rPr>
                        <w:t xml:space="preserve">interaction between monarch population x milkweed species interaction term explained relatively little variation, suggesting that </w:t>
                      </w:r>
                      <w:proofErr w:type="spellStart"/>
                      <w:r w:rsidR="00CA4775" w:rsidRPr="000E2622">
                        <w:rPr>
                          <w:rFonts w:ascii="Arial" w:hAnsi="Arial" w:cs="Arial"/>
                        </w:rPr>
                        <w:t>GxE</w:t>
                      </w:r>
                      <w:proofErr w:type="spellEnd"/>
                      <w:r w:rsidR="00CA4775" w:rsidRPr="000E2622">
                        <w:rPr>
                          <w:rFonts w:ascii="Arial" w:hAnsi="Arial" w:cs="Arial"/>
                        </w:rPr>
                        <w:t xml:space="preserve"> interactions primarily involve variation in the total amount of cardenolide sequestered.</w:t>
                      </w:r>
                    </w:p>
                    <w:p w14:paraId="504440B3" w14:textId="77777777" w:rsidR="00162C87" w:rsidRPr="000E2622" w:rsidRDefault="00162C87" w:rsidP="00162C87">
                      <w:pPr>
                        <w:jc w:val="both"/>
                        <w:rPr>
                          <w:rFonts w:ascii="Arial" w:hAnsi="Arial" w:cs="Arial"/>
                        </w:rPr>
                      </w:pPr>
                    </w:p>
                  </w:txbxContent>
                </v:textbox>
              </v:shape>
            </w:pict>
          </mc:Fallback>
        </mc:AlternateContent>
      </w:r>
      <w:r w:rsidR="005A24CF">
        <w:br w:type="page"/>
      </w:r>
    </w:p>
    <w:tbl>
      <w:tblPr>
        <w:tblStyle w:val="TableGrid"/>
        <w:tblpPr w:leftFromText="180" w:rightFromText="180" w:vertAnchor="page" w:horzAnchor="page" w:tblpX="1944" w:tblpY="1624"/>
        <w:tblW w:w="8181" w:type="dxa"/>
        <w:tblLook w:val="04A0" w:firstRow="1" w:lastRow="0" w:firstColumn="1" w:lastColumn="0" w:noHBand="0" w:noVBand="1"/>
      </w:tblPr>
      <w:tblGrid>
        <w:gridCol w:w="3127"/>
        <w:gridCol w:w="1612"/>
        <w:gridCol w:w="1612"/>
        <w:gridCol w:w="1830"/>
      </w:tblGrid>
      <w:tr w:rsidR="00170275" w:rsidRPr="000E2622" w14:paraId="01265A18" w14:textId="77777777" w:rsidTr="00170275">
        <w:trPr>
          <w:trHeight w:val="778"/>
        </w:trPr>
        <w:tc>
          <w:tcPr>
            <w:tcW w:w="3127" w:type="dxa"/>
            <w:vAlign w:val="center"/>
          </w:tcPr>
          <w:p w14:paraId="527A741A" w14:textId="77F39DCA" w:rsidR="00F42E62" w:rsidRPr="000E2622" w:rsidRDefault="00162C87" w:rsidP="00F42E62">
            <w:pPr>
              <w:jc w:val="center"/>
              <w:rPr>
                <w:rFonts w:ascii="Arial" w:hAnsi="Arial" w:cs="Arial"/>
                <w:b/>
                <w:bCs/>
              </w:rPr>
            </w:pPr>
            <w:r w:rsidRPr="000E2622">
              <w:rPr>
                <w:rFonts w:ascii="Arial" w:hAnsi="Arial" w:cs="Arial"/>
                <w:b/>
                <w:bCs/>
              </w:rPr>
              <w:lastRenderedPageBreak/>
              <w:t>Predictor</w:t>
            </w:r>
          </w:p>
        </w:tc>
        <w:tc>
          <w:tcPr>
            <w:tcW w:w="1612" w:type="dxa"/>
            <w:vAlign w:val="center"/>
          </w:tcPr>
          <w:p w14:paraId="3EC4DF9D" w14:textId="77777777" w:rsidR="00F42E62" w:rsidRPr="000E2622" w:rsidRDefault="00F42E62" w:rsidP="00F42E62">
            <w:pPr>
              <w:jc w:val="center"/>
              <w:rPr>
                <w:rFonts w:ascii="Arial" w:hAnsi="Arial" w:cs="Arial"/>
              </w:rPr>
            </w:pPr>
            <w:r w:rsidRPr="000E2622">
              <w:rPr>
                <w:rFonts w:ascii="Arial" w:hAnsi="Arial" w:cs="Arial"/>
                <w:b/>
                <w:bCs/>
                <w:color w:val="202124"/>
              </w:rPr>
              <w:t>χ</w:t>
            </w:r>
            <w:r w:rsidRPr="000E2622">
              <w:rPr>
                <w:rFonts w:ascii="Arial" w:hAnsi="Arial" w:cs="Arial"/>
                <w:b/>
                <w:bCs/>
                <w:color w:val="202124"/>
                <w:vertAlign w:val="superscript"/>
              </w:rPr>
              <w:t>2</w:t>
            </w:r>
          </w:p>
        </w:tc>
        <w:tc>
          <w:tcPr>
            <w:tcW w:w="1612" w:type="dxa"/>
            <w:vAlign w:val="center"/>
          </w:tcPr>
          <w:p w14:paraId="21C35F88" w14:textId="4B7A354B" w:rsidR="00F42E62" w:rsidRPr="000E2622" w:rsidRDefault="00F42E62" w:rsidP="00F42E62">
            <w:pPr>
              <w:jc w:val="center"/>
              <w:rPr>
                <w:rFonts w:ascii="Arial" w:hAnsi="Arial" w:cs="Arial"/>
                <w:b/>
                <w:bCs/>
              </w:rPr>
            </w:pPr>
            <w:r w:rsidRPr="000E2622">
              <w:rPr>
                <w:rFonts w:ascii="Arial" w:hAnsi="Arial" w:cs="Arial"/>
                <w:b/>
                <w:bCs/>
              </w:rPr>
              <w:t>DF</w:t>
            </w:r>
          </w:p>
        </w:tc>
        <w:tc>
          <w:tcPr>
            <w:tcW w:w="1830" w:type="dxa"/>
            <w:vAlign w:val="center"/>
          </w:tcPr>
          <w:p w14:paraId="5F34A18C" w14:textId="77777777" w:rsidR="00F42E62" w:rsidRPr="000E2622" w:rsidRDefault="00F42E62" w:rsidP="00F42E62">
            <w:pPr>
              <w:jc w:val="center"/>
              <w:rPr>
                <w:rFonts w:ascii="Arial" w:hAnsi="Arial" w:cs="Arial"/>
                <w:b/>
                <w:bCs/>
              </w:rPr>
            </w:pPr>
            <w:r w:rsidRPr="000E2622">
              <w:rPr>
                <w:rFonts w:ascii="Arial" w:hAnsi="Arial" w:cs="Arial"/>
                <w:b/>
                <w:bCs/>
              </w:rPr>
              <w:t>p</w:t>
            </w:r>
          </w:p>
        </w:tc>
      </w:tr>
      <w:tr w:rsidR="00F42E62" w:rsidRPr="000E2622" w14:paraId="21519A84" w14:textId="77777777" w:rsidTr="00170275">
        <w:trPr>
          <w:trHeight w:val="839"/>
        </w:trPr>
        <w:tc>
          <w:tcPr>
            <w:tcW w:w="3127" w:type="dxa"/>
            <w:vAlign w:val="center"/>
          </w:tcPr>
          <w:p w14:paraId="375B0337" w14:textId="6F8FE7CD" w:rsidR="00F42E62" w:rsidRPr="000E2622" w:rsidRDefault="00F42E62" w:rsidP="00F42E62">
            <w:pPr>
              <w:jc w:val="center"/>
              <w:rPr>
                <w:rFonts w:ascii="Arial" w:hAnsi="Arial" w:cs="Arial"/>
              </w:rPr>
            </w:pPr>
            <w:r w:rsidRPr="000E2622">
              <w:rPr>
                <w:rFonts w:ascii="Arial" w:hAnsi="Arial" w:cs="Arial"/>
              </w:rPr>
              <w:t>Monarch population</w:t>
            </w:r>
          </w:p>
        </w:tc>
        <w:tc>
          <w:tcPr>
            <w:tcW w:w="1612" w:type="dxa"/>
            <w:vAlign w:val="center"/>
          </w:tcPr>
          <w:p w14:paraId="39972D2C" w14:textId="7C5E3AF3" w:rsidR="00F42E62" w:rsidRPr="000E2622" w:rsidRDefault="00F42E62" w:rsidP="00F42E62">
            <w:pPr>
              <w:jc w:val="center"/>
              <w:rPr>
                <w:rFonts w:ascii="Arial" w:hAnsi="Arial" w:cs="Arial"/>
              </w:rPr>
            </w:pPr>
            <w:r w:rsidRPr="000E2622">
              <w:rPr>
                <w:rFonts w:ascii="Arial" w:hAnsi="Arial" w:cs="Arial"/>
              </w:rPr>
              <w:t>6.91</w:t>
            </w:r>
          </w:p>
        </w:tc>
        <w:tc>
          <w:tcPr>
            <w:tcW w:w="1612" w:type="dxa"/>
            <w:vAlign w:val="center"/>
          </w:tcPr>
          <w:p w14:paraId="77ACCE44" w14:textId="7AB78254" w:rsidR="00F42E62" w:rsidRPr="000E2622" w:rsidRDefault="00F42E62" w:rsidP="00F42E62">
            <w:pPr>
              <w:jc w:val="center"/>
              <w:rPr>
                <w:rFonts w:ascii="Arial" w:hAnsi="Arial" w:cs="Arial"/>
              </w:rPr>
            </w:pPr>
            <w:r w:rsidRPr="000E2622">
              <w:rPr>
                <w:rFonts w:ascii="Arial" w:hAnsi="Arial" w:cs="Arial"/>
              </w:rPr>
              <w:t>5</w:t>
            </w:r>
          </w:p>
        </w:tc>
        <w:tc>
          <w:tcPr>
            <w:tcW w:w="1830" w:type="dxa"/>
            <w:vAlign w:val="center"/>
          </w:tcPr>
          <w:p w14:paraId="3B720C60" w14:textId="4B41F5F6" w:rsidR="00F42E62" w:rsidRPr="000E2622" w:rsidRDefault="00F42E62" w:rsidP="00F42E62">
            <w:pPr>
              <w:jc w:val="center"/>
              <w:rPr>
                <w:rFonts w:ascii="Arial" w:hAnsi="Arial" w:cs="Arial"/>
              </w:rPr>
            </w:pPr>
            <w:r w:rsidRPr="000E2622">
              <w:rPr>
                <w:rFonts w:ascii="Arial" w:hAnsi="Arial" w:cs="Arial"/>
              </w:rPr>
              <w:t>0.227</w:t>
            </w:r>
          </w:p>
        </w:tc>
      </w:tr>
      <w:tr w:rsidR="00170275" w:rsidRPr="000E2622" w14:paraId="2F050041" w14:textId="77777777" w:rsidTr="00170275">
        <w:trPr>
          <w:trHeight w:val="839"/>
        </w:trPr>
        <w:tc>
          <w:tcPr>
            <w:tcW w:w="3127" w:type="dxa"/>
            <w:vAlign w:val="center"/>
          </w:tcPr>
          <w:p w14:paraId="52A1730C" w14:textId="6B34BB12" w:rsidR="00F42E62" w:rsidRPr="000E2622" w:rsidRDefault="00F42E62" w:rsidP="00F42E62">
            <w:pPr>
              <w:jc w:val="center"/>
              <w:rPr>
                <w:rFonts w:ascii="Arial" w:hAnsi="Arial" w:cs="Arial"/>
              </w:rPr>
            </w:pPr>
            <w:r w:rsidRPr="000E2622">
              <w:rPr>
                <w:rFonts w:ascii="Arial" w:hAnsi="Arial" w:cs="Arial"/>
              </w:rPr>
              <w:t>Milkweed species</w:t>
            </w:r>
          </w:p>
        </w:tc>
        <w:tc>
          <w:tcPr>
            <w:tcW w:w="1612" w:type="dxa"/>
            <w:vAlign w:val="center"/>
          </w:tcPr>
          <w:p w14:paraId="16C77CF0" w14:textId="049EE0CD" w:rsidR="00F42E62" w:rsidRPr="000E2622" w:rsidRDefault="00F42E62" w:rsidP="00F42E62">
            <w:pPr>
              <w:jc w:val="center"/>
              <w:rPr>
                <w:rFonts w:ascii="Arial" w:hAnsi="Arial" w:cs="Arial"/>
              </w:rPr>
            </w:pPr>
            <w:r w:rsidRPr="000E2622">
              <w:rPr>
                <w:rFonts w:ascii="Arial" w:hAnsi="Arial" w:cs="Arial"/>
              </w:rPr>
              <w:t>61.55</w:t>
            </w:r>
          </w:p>
        </w:tc>
        <w:tc>
          <w:tcPr>
            <w:tcW w:w="1612" w:type="dxa"/>
            <w:vAlign w:val="center"/>
          </w:tcPr>
          <w:p w14:paraId="7E10B40A" w14:textId="7719A4E7" w:rsidR="00F42E62" w:rsidRPr="000E2622" w:rsidRDefault="00F42E62" w:rsidP="00F42E62">
            <w:pPr>
              <w:jc w:val="center"/>
              <w:rPr>
                <w:rFonts w:ascii="Arial" w:hAnsi="Arial" w:cs="Arial"/>
              </w:rPr>
            </w:pPr>
            <w:r w:rsidRPr="000E2622">
              <w:rPr>
                <w:rFonts w:ascii="Arial" w:hAnsi="Arial" w:cs="Arial"/>
              </w:rPr>
              <w:t>3</w:t>
            </w:r>
          </w:p>
        </w:tc>
        <w:tc>
          <w:tcPr>
            <w:tcW w:w="1830" w:type="dxa"/>
            <w:vAlign w:val="center"/>
          </w:tcPr>
          <w:p w14:paraId="61D7CDF4" w14:textId="77777777" w:rsidR="00F42E62" w:rsidRPr="000E2622" w:rsidRDefault="00F42E62" w:rsidP="00F42E62">
            <w:pPr>
              <w:jc w:val="center"/>
              <w:rPr>
                <w:rFonts w:ascii="Arial" w:hAnsi="Arial" w:cs="Arial"/>
              </w:rPr>
            </w:pPr>
            <w:r w:rsidRPr="000E2622">
              <w:rPr>
                <w:rFonts w:ascii="Arial" w:hAnsi="Arial" w:cs="Arial"/>
              </w:rPr>
              <w:t>&lt;0.001</w:t>
            </w:r>
          </w:p>
        </w:tc>
      </w:tr>
      <w:tr w:rsidR="00170275" w:rsidRPr="000E2622" w14:paraId="5C35A7D7" w14:textId="77777777" w:rsidTr="00170275">
        <w:trPr>
          <w:trHeight w:val="778"/>
        </w:trPr>
        <w:tc>
          <w:tcPr>
            <w:tcW w:w="3127" w:type="dxa"/>
            <w:vAlign w:val="center"/>
          </w:tcPr>
          <w:p w14:paraId="52060227" w14:textId="7F79749A" w:rsidR="00F42E62" w:rsidRPr="000E2622" w:rsidRDefault="00F42E62" w:rsidP="00F42E62">
            <w:pPr>
              <w:jc w:val="center"/>
              <w:rPr>
                <w:rFonts w:ascii="Arial" w:hAnsi="Arial" w:cs="Arial"/>
              </w:rPr>
            </w:pPr>
            <w:r w:rsidRPr="000E2622">
              <w:rPr>
                <w:rFonts w:ascii="Arial" w:hAnsi="Arial" w:cs="Arial"/>
              </w:rPr>
              <w:t xml:space="preserve">Monarch </w:t>
            </w:r>
            <w:r w:rsidR="003D3B99" w:rsidRPr="000E2622">
              <w:rPr>
                <w:rFonts w:ascii="Arial" w:hAnsi="Arial" w:cs="Arial"/>
              </w:rPr>
              <w:t>population</w:t>
            </w:r>
            <w:r w:rsidRPr="000E2622">
              <w:rPr>
                <w:rFonts w:ascii="Arial" w:hAnsi="Arial" w:cs="Arial"/>
              </w:rPr>
              <w:t xml:space="preserve"> x</w:t>
            </w:r>
          </w:p>
          <w:p w14:paraId="6DE785B1" w14:textId="714FDCD9" w:rsidR="00F42E62" w:rsidRPr="000E2622" w:rsidRDefault="00F42E62" w:rsidP="00F42E62">
            <w:pPr>
              <w:jc w:val="center"/>
              <w:rPr>
                <w:rFonts w:ascii="Arial" w:hAnsi="Arial" w:cs="Arial"/>
              </w:rPr>
            </w:pPr>
            <w:r w:rsidRPr="000E2622">
              <w:rPr>
                <w:rFonts w:ascii="Arial" w:hAnsi="Arial" w:cs="Arial"/>
              </w:rPr>
              <w:t>milkweed species</w:t>
            </w:r>
          </w:p>
        </w:tc>
        <w:tc>
          <w:tcPr>
            <w:tcW w:w="1612" w:type="dxa"/>
            <w:vAlign w:val="center"/>
          </w:tcPr>
          <w:p w14:paraId="6600CD76" w14:textId="2E5E50B5" w:rsidR="00F42E62" w:rsidRPr="000E2622" w:rsidRDefault="00F42E62" w:rsidP="00F42E62">
            <w:pPr>
              <w:jc w:val="center"/>
              <w:rPr>
                <w:rFonts w:ascii="Arial" w:hAnsi="Arial" w:cs="Arial"/>
              </w:rPr>
            </w:pPr>
            <w:r w:rsidRPr="000E2622">
              <w:rPr>
                <w:rFonts w:ascii="Arial" w:hAnsi="Arial" w:cs="Arial"/>
              </w:rPr>
              <w:t>77.56</w:t>
            </w:r>
          </w:p>
        </w:tc>
        <w:tc>
          <w:tcPr>
            <w:tcW w:w="1612" w:type="dxa"/>
            <w:vAlign w:val="center"/>
          </w:tcPr>
          <w:p w14:paraId="47D712F1" w14:textId="114498AF" w:rsidR="00F42E62" w:rsidRPr="000E2622" w:rsidRDefault="00F42E62" w:rsidP="00F42E62">
            <w:pPr>
              <w:jc w:val="center"/>
              <w:rPr>
                <w:rFonts w:ascii="Arial" w:hAnsi="Arial" w:cs="Arial"/>
              </w:rPr>
            </w:pPr>
            <w:r w:rsidRPr="000E2622">
              <w:rPr>
                <w:rFonts w:ascii="Arial" w:hAnsi="Arial" w:cs="Arial"/>
              </w:rPr>
              <w:t>15</w:t>
            </w:r>
          </w:p>
        </w:tc>
        <w:tc>
          <w:tcPr>
            <w:tcW w:w="1830" w:type="dxa"/>
            <w:vAlign w:val="center"/>
          </w:tcPr>
          <w:p w14:paraId="20FE70AF" w14:textId="77777777" w:rsidR="00F42E62" w:rsidRPr="000E2622" w:rsidRDefault="00F42E62" w:rsidP="00F42E62">
            <w:pPr>
              <w:jc w:val="center"/>
              <w:rPr>
                <w:rFonts w:ascii="Arial" w:hAnsi="Arial" w:cs="Arial"/>
              </w:rPr>
            </w:pPr>
            <w:r w:rsidRPr="000E2622">
              <w:rPr>
                <w:rFonts w:ascii="Arial" w:hAnsi="Arial" w:cs="Arial"/>
              </w:rPr>
              <w:t>&lt;0.001</w:t>
            </w:r>
          </w:p>
        </w:tc>
      </w:tr>
      <w:tr w:rsidR="00170275" w:rsidRPr="000E2622" w14:paraId="5FAF88A4" w14:textId="77777777" w:rsidTr="00170275">
        <w:trPr>
          <w:trHeight w:val="778"/>
        </w:trPr>
        <w:tc>
          <w:tcPr>
            <w:tcW w:w="3127" w:type="dxa"/>
            <w:vAlign w:val="center"/>
          </w:tcPr>
          <w:p w14:paraId="1174BAC6" w14:textId="65E353EE" w:rsidR="00F42E62" w:rsidRPr="000E2622" w:rsidRDefault="00F42E62" w:rsidP="00F42E62">
            <w:pPr>
              <w:jc w:val="center"/>
              <w:rPr>
                <w:rFonts w:ascii="Arial" w:hAnsi="Arial" w:cs="Arial"/>
              </w:rPr>
            </w:pPr>
            <w:r w:rsidRPr="000E2622">
              <w:rPr>
                <w:rFonts w:ascii="Arial" w:hAnsi="Arial" w:cs="Arial"/>
              </w:rPr>
              <w:t>Sex</w:t>
            </w:r>
          </w:p>
        </w:tc>
        <w:tc>
          <w:tcPr>
            <w:tcW w:w="1612" w:type="dxa"/>
            <w:vAlign w:val="center"/>
          </w:tcPr>
          <w:p w14:paraId="462E0556" w14:textId="0C647AF4" w:rsidR="00F42E62" w:rsidRPr="000E2622" w:rsidRDefault="00170275" w:rsidP="00F42E62">
            <w:pPr>
              <w:jc w:val="center"/>
              <w:rPr>
                <w:rFonts w:ascii="Arial" w:hAnsi="Arial" w:cs="Arial"/>
              </w:rPr>
            </w:pPr>
            <w:r w:rsidRPr="000E2622">
              <w:rPr>
                <w:rFonts w:ascii="Arial" w:hAnsi="Arial" w:cs="Arial"/>
              </w:rPr>
              <w:t>2.85</w:t>
            </w:r>
          </w:p>
        </w:tc>
        <w:tc>
          <w:tcPr>
            <w:tcW w:w="1612" w:type="dxa"/>
            <w:vAlign w:val="center"/>
          </w:tcPr>
          <w:p w14:paraId="6E8F920D" w14:textId="47717AA6" w:rsidR="00F42E62" w:rsidRPr="000E2622" w:rsidRDefault="00170275" w:rsidP="00F42E62">
            <w:pPr>
              <w:jc w:val="center"/>
              <w:rPr>
                <w:rFonts w:ascii="Arial" w:hAnsi="Arial" w:cs="Arial"/>
              </w:rPr>
            </w:pPr>
            <w:r w:rsidRPr="000E2622">
              <w:rPr>
                <w:rFonts w:ascii="Arial" w:hAnsi="Arial" w:cs="Arial"/>
              </w:rPr>
              <w:t>1</w:t>
            </w:r>
          </w:p>
        </w:tc>
        <w:tc>
          <w:tcPr>
            <w:tcW w:w="1830" w:type="dxa"/>
            <w:vAlign w:val="center"/>
          </w:tcPr>
          <w:p w14:paraId="14E2E673" w14:textId="46A056F2" w:rsidR="00F42E62" w:rsidRPr="000E2622" w:rsidRDefault="00170275" w:rsidP="00F42E62">
            <w:pPr>
              <w:jc w:val="center"/>
              <w:rPr>
                <w:rFonts w:ascii="Arial" w:hAnsi="Arial" w:cs="Arial"/>
              </w:rPr>
            </w:pPr>
            <w:r w:rsidRPr="000E2622">
              <w:rPr>
                <w:rFonts w:ascii="Arial" w:hAnsi="Arial" w:cs="Arial"/>
              </w:rPr>
              <w:t>0.094</w:t>
            </w:r>
          </w:p>
        </w:tc>
      </w:tr>
    </w:tbl>
    <w:p w14:paraId="3BBA6435" w14:textId="7F6E0322" w:rsidR="00170275" w:rsidRDefault="00170275">
      <w:r>
        <w:rPr>
          <w:noProof/>
        </w:rPr>
        <mc:AlternateContent>
          <mc:Choice Requires="wps">
            <w:drawing>
              <wp:anchor distT="0" distB="0" distL="114300" distR="114300" simplePos="0" relativeHeight="251648000" behindDoc="0" locked="0" layoutInCell="1" allowOverlap="1" wp14:anchorId="0A8413BA" wp14:editId="6F4D5B2E">
                <wp:simplePos x="0" y="0"/>
                <wp:positionH relativeFrom="column">
                  <wp:posOffset>319314</wp:posOffset>
                </wp:positionH>
                <wp:positionV relativeFrom="paragraph">
                  <wp:posOffset>2873829</wp:posOffset>
                </wp:positionV>
                <wp:extent cx="5196115" cy="928914"/>
                <wp:effectExtent l="0" t="0" r="11430" b="11430"/>
                <wp:wrapNone/>
                <wp:docPr id="13" name="Text Box 13"/>
                <wp:cNvGraphicFramePr/>
                <a:graphic xmlns:a="http://schemas.openxmlformats.org/drawingml/2006/main">
                  <a:graphicData uri="http://schemas.microsoft.com/office/word/2010/wordprocessingShape">
                    <wps:wsp>
                      <wps:cNvSpPr txBox="1"/>
                      <wps:spPr>
                        <a:xfrm>
                          <a:off x="0" y="0"/>
                          <a:ext cx="5196115" cy="928914"/>
                        </a:xfrm>
                        <a:prstGeom prst="rect">
                          <a:avLst/>
                        </a:prstGeom>
                        <a:solidFill>
                          <a:schemeClr val="lt1"/>
                        </a:solidFill>
                        <a:ln w="6350">
                          <a:solidFill>
                            <a:prstClr val="black"/>
                          </a:solidFill>
                        </a:ln>
                      </wps:spPr>
                      <wps:txbx>
                        <w:txbxContent>
                          <w:p w14:paraId="5E1A459C" w14:textId="1CED6907" w:rsidR="00170275" w:rsidRPr="000E2622" w:rsidRDefault="00170275" w:rsidP="00170275">
                            <w:pPr>
                              <w:jc w:val="both"/>
                              <w:rPr>
                                <w:rFonts w:ascii="Arial" w:hAnsi="Arial" w:cs="Arial"/>
                              </w:rPr>
                            </w:pPr>
                            <w:r w:rsidRPr="000E2622">
                              <w:rPr>
                                <w:rFonts w:ascii="Arial" w:hAnsi="Arial" w:cs="Arial"/>
                                <w:b/>
                                <w:bCs/>
                              </w:rPr>
                              <w:t>Table S</w:t>
                            </w:r>
                            <w:r w:rsidR="00CA4775" w:rsidRPr="000E2622">
                              <w:rPr>
                                <w:rFonts w:ascii="Arial" w:hAnsi="Arial" w:cs="Arial"/>
                                <w:b/>
                                <w:bCs/>
                              </w:rPr>
                              <w:t>7</w:t>
                            </w:r>
                            <w:r w:rsidRPr="000E2622">
                              <w:rPr>
                                <w:rFonts w:ascii="Arial" w:hAnsi="Arial" w:cs="Arial"/>
                                <w:b/>
                                <w:bCs/>
                              </w:rPr>
                              <w:t xml:space="preserve"> – </w:t>
                            </w:r>
                            <w:r w:rsidRPr="000E2622">
                              <w:rPr>
                                <w:rFonts w:ascii="Arial" w:hAnsi="Arial" w:cs="Arial"/>
                              </w:rPr>
                              <w:t xml:space="preserve">ANOVA results for a linear mixed model comparing total sequestered cardenolide concentrations. Here, the primary term of interest is the interaction between monarch population and milkweed species, which reflects </w:t>
                            </w:r>
                            <w:proofErr w:type="spellStart"/>
                            <w:r w:rsidRPr="000E2622">
                              <w:rPr>
                                <w:rFonts w:ascii="Arial" w:hAnsi="Arial" w:cs="Arial"/>
                              </w:rPr>
                              <w:t>GxE</w:t>
                            </w:r>
                            <w:proofErr w:type="spellEnd"/>
                            <w:r w:rsidRPr="000E2622">
                              <w:rPr>
                                <w:rFonts w:ascii="Arial" w:hAnsi="Arial" w:cs="Arial"/>
                              </w:rPr>
                              <w:t xml:space="preserve"> interactions for sequestration ability.</w:t>
                            </w:r>
                          </w:p>
                          <w:p w14:paraId="30ED6596" w14:textId="77777777" w:rsidR="00170275" w:rsidRPr="000E2622" w:rsidRDefault="00170275" w:rsidP="00170275">
                            <w:pPr>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413BA" id="Text Box 13" o:spid="_x0000_s1034" type="#_x0000_t202" style="position:absolute;margin-left:25.15pt;margin-top:226.3pt;width:409.15pt;height:73.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" fillcolor="white [3201]" strokeweight=".5pt">
                <v:textbox>
                  <w:txbxContent>
                    <w:p w14:paraId="5E1A459C" w14:textId="1CED6907" w:rsidR="00170275" w:rsidRPr="000E2622" w:rsidRDefault="00170275" w:rsidP="00170275">
                      <w:pPr>
                        <w:jc w:val="both"/>
                        <w:rPr>
                          <w:rFonts w:ascii="Arial" w:hAnsi="Arial" w:cs="Arial"/>
                        </w:rPr>
                      </w:pPr>
                      <w:r w:rsidRPr="000E2622">
                        <w:rPr>
                          <w:rFonts w:ascii="Arial" w:hAnsi="Arial" w:cs="Arial"/>
                          <w:b/>
                          <w:bCs/>
                        </w:rPr>
                        <w:t>Table S</w:t>
                      </w:r>
                      <w:r w:rsidR="00CA4775" w:rsidRPr="000E2622">
                        <w:rPr>
                          <w:rFonts w:ascii="Arial" w:hAnsi="Arial" w:cs="Arial"/>
                          <w:b/>
                          <w:bCs/>
                        </w:rPr>
                        <w:t>7</w:t>
                      </w:r>
                      <w:r w:rsidRPr="000E2622">
                        <w:rPr>
                          <w:rFonts w:ascii="Arial" w:hAnsi="Arial" w:cs="Arial"/>
                          <w:b/>
                          <w:bCs/>
                        </w:rPr>
                        <w:t xml:space="preserve"> – </w:t>
                      </w:r>
                      <w:r w:rsidRPr="000E2622">
                        <w:rPr>
                          <w:rFonts w:ascii="Arial" w:hAnsi="Arial" w:cs="Arial"/>
                        </w:rPr>
                        <w:t xml:space="preserve">ANOVA results for a linear mixed model comparing total sequestered cardenolide concentrations. Here, the primary term of interest is the interaction between monarch population and milkweed species, which reflects </w:t>
                      </w:r>
                      <w:proofErr w:type="spellStart"/>
                      <w:r w:rsidRPr="000E2622">
                        <w:rPr>
                          <w:rFonts w:ascii="Arial" w:hAnsi="Arial" w:cs="Arial"/>
                        </w:rPr>
                        <w:t>GxE</w:t>
                      </w:r>
                      <w:proofErr w:type="spellEnd"/>
                      <w:r w:rsidRPr="000E2622">
                        <w:rPr>
                          <w:rFonts w:ascii="Arial" w:hAnsi="Arial" w:cs="Arial"/>
                        </w:rPr>
                        <w:t xml:space="preserve"> interactions for sequestration ability.</w:t>
                      </w:r>
                    </w:p>
                    <w:p w14:paraId="30ED6596" w14:textId="77777777" w:rsidR="00170275" w:rsidRPr="000E2622" w:rsidRDefault="00170275" w:rsidP="00170275">
                      <w:pPr>
                        <w:jc w:val="both"/>
                        <w:rPr>
                          <w:rFonts w:ascii="Arial" w:hAnsi="Arial" w:cs="Arial"/>
                        </w:rPr>
                      </w:pPr>
                    </w:p>
                  </w:txbxContent>
                </v:textbox>
              </v:shape>
            </w:pict>
          </mc:Fallback>
        </mc:AlternateContent>
      </w:r>
      <w:r w:rsidR="00F42E62">
        <w:br w:type="page"/>
      </w:r>
    </w:p>
    <w:tbl>
      <w:tblPr>
        <w:tblStyle w:val="TableGrid"/>
        <w:tblpPr w:leftFromText="180" w:rightFromText="180" w:vertAnchor="page" w:horzAnchor="margin" w:tblpXSpec="center" w:tblpY="1647"/>
        <w:tblW w:w="8181" w:type="dxa"/>
        <w:tblLook w:val="04A0" w:firstRow="1" w:lastRow="0" w:firstColumn="1" w:lastColumn="0" w:noHBand="0" w:noVBand="1"/>
      </w:tblPr>
      <w:tblGrid>
        <w:gridCol w:w="3127"/>
        <w:gridCol w:w="1612"/>
        <w:gridCol w:w="1612"/>
        <w:gridCol w:w="1830"/>
      </w:tblGrid>
      <w:tr w:rsidR="00170275" w:rsidRPr="000E2622" w14:paraId="2C4F5E43" w14:textId="77777777" w:rsidTr="00170275">
        <w:trPr>
          <w:trHeight w:val="778"/>
        </w:trPr>
        <w:tc>
          <w:tcPr>
            <w:tcW w:w="3127" w:type="dxa"/>
            <w:vAlign w:val="center"/>
          </w:tcPr>
          <w:p w14:paraId="10582148" w14:textId="77777777" w:rsidR="00170275" w:rsidRPr="000E2622" w:rsidRDefault="00170275" w:rsidP="00170275">
            <w:pPr>
              <w:jc w:val="center"/>
              <w:rPr>
                <w:rFonts w:ascii="Arial" w:hAnsi="Arial" w:cs="Arial"/>
                <w:b/>
                <w:bCs/>
              </w:rPr>
            </w:pPr>
            <w:r w:rsidRPr="000E2622">
              <w:rPr>
                <w:rFonts w:ascii="Arial" w:hAnsi="Arial" w:cs="Arial"/>
                <w:b/>
                <w:bCs/>
              </w:rPr>
              <w:lastRenderedPageBreak/>
              <w:t>Model Term</w:t>
            </w:r>
          </w:p>
        </w:tc>
        <w:tc>
          <w:tcPr>
            <w:tcW w:w="1612" w:type="dxa"/>
            <w:vAlign w:val="center"/>
          </w:tcPr>
          <w:p w14:paraId="20018B6B" w14:textId="77777777" w:rsidR="00170275" w:rsidRPr="000E2622" w:rsidRDefault="00170275" w:rsidP="00170275">
            <w:pPr>
              <w:jc w:val="center"/>
              <w:rPr>
                <w:rFonts w:ascii="Arial" w:hAnsi="Arial" w:cs="Arial"/>
              </w:rPr>
            </w:pPr>
            <w:r w:rsidRPr="000E2622">
              <w:rPr>
                <w:rFonts w:ascii="Arial" w:hAnsi="Arial" w:cs="Arial"/>
                <w:b/>
                <w:bCs/>
                <w:color w:val="202124"/>
              </w:rPr>
              <w:t>χ</w:t>
            </w:r>
            <w:r w:rsidRPr="000E2622">
              <w:rPr>
                <w:rFonts w:ascii="Arial" w:hAnsi="Arial" w:cs="Arial"/>
                <w:b/>
                <w:bCs/>
                <w:color w:val="202124"/>
                <w:vertAlign w:val="superscript"/>
              </w:rPr>
              <w:t>2</w:t>
            </w:r>
          </w:p>
        </w:tc>
        <w:tc>
          <w:tcPr>
            <w:tcW w:w="1612" w:type="dxa"/>
            <w:vAlign w:val="center"/>
          </w:tcPr>
          <w:p w14:paraId="764E4D8D" w14:textId="77777777" w:rsidR="00170275" w:rsidRPr="000E2622" w:rsidRDefault="00170275" w:rsidP="00170275">
            <w:pPr>
              <w:jc w:val="center"/>
              <w:rPr>
                <w:rFonts w:ascii="Arial" w:hAnsi="Arial" w:cs="Arial"/>
                <w:b/>
                <w:bCs/>
              </w:rPr>
            </w:pPr>
            <w:r w:rsidRPr="000E2622">
              <w:rPr>
                <w:rFonts w:ascii="Arial" w:hAnsi="Arial" w:cs="Arial"/>
                <w:b/>
                <w:bCs/>
              </w:rPr>
              <w:t>DF</w:t>
            </w:r>
          </w:p>
        </w:tc>
        <w:tc>
          <w:tcPr>
            <w:tcW w:w="1830" w:type="dxa"/>
            <w:vAlign w:val="center"/>
          </w:tcPr>
          <w:p w14:paraId="35021794" w14:textId="77777777" w:rsidR="00170275" w:rsidRPr="000E2622" w:rsidRDefault="00170275" w:rsidP="00170275">
            <w:pPr>
              <w:jc w:val="center"/>
              <w:rPr>
                <w:rFonts w:ascii="Arial" w:hAnsi="Arial" w:cs="Arial"/>
                <w:b/>
                <w:bCs/>
              </w:rPr>
            </w:pPr>
            <w:r w:rsidRPr="000E2622">
              <w:rPr>
                <w:rFonts w:ascii="Arial" w:hAnsi="Arial" w:cs="Arial"/>
                <w:b/>
                <w:bCs/>
              </w:rPr>
              <w:t>p</w:t>
            </w:r>
          </w:p>
        </w:tc>
      </w:tr>
      <w:tr w:rsidR="00170275" w:rsidRPr="000E2622" w14:paraId="16B953D3" w14:textId="77777777" w:rsidTr="00170275">
        <w:trPr>
          <w:trHeight w:val="839"/>
        </w:trPr>
        <w:tc>
          <w:tcPr>
            <w:tcW w:w="3127" w:type="dxa"/>
            <w:vAlign w:val="center"/>
          </w:tcPr>
          <w:p w14:paraId="7BDFED7A" w14:textId="77777777" w:rsidR="00170275" w:rsidRPr="000E2622" w:rsidRDefault="00170275" w:rsidP="00170275">
            <w:pPr>
              <w:jc w:val="center"/>
              <w:rPr>
                <w:rFonts w:ascii="Arial" w:hAnsi="Arial" w:cs="Arial"/>
              </w:rPr>
            </w:pPr>
            <w:r w:rsidRPr="000E2622">
              <w:rPr>
                <w:rFonts w:ascii="Arial" w:hAnsi="Arial" w:cs="Arial"/>
              </w:rPr>
              <w:t>Monarch population</w:t>
            </w:r>
          </w:p>
        </w:tc>
        <w:tc>
          <w:tcPr>
            <w:tcW w:w="1612" w:type="dxa"/>
            <w:vAlign w:val="center"/>
          </w:tcPr>
          <w:p w14:paraId="58A669EA" w14:textId="03B1B2EE" w:rsidR="00170275" w:rsidRPr="000E2622" w:rsidRDefault="00170275" w:rsidP="00170275">
            <w:pPr>
              <w:jc w:val="center"/>
              <w:rPr>
                <w:rFonts w:ascii="Arial" w:hAnsi="Arial" w:cs="Arial"/>
              </w:rPr>
            </w:pPr>
            <w:r w:rsidRPr="000E2622">
              <w:rPr>
                <w:rFonts w:ascii="Arial" w:hAnsi="Arial" w:cs="Arial"/>
              </w:rPr>
              <w:t>9.44</w:t>
            </w:r>
          </w:p>
        </w:tc>
        <w:tc>
          <w:tcPr>
            <w:tcW w:w="1612" w:type="dxa"/>
            <w:vAlign w:val="center"/>
          </w:tcPr>
          <w:p w14:paraId="033A14F2" w14:textId="77777777" w:rsidR="00170275" w:rsidRPr="000E2622" w:rsidRDefault="00170275" w:rsidP="00170275">
            <w:pPr>
              <w:jc w:val="center"/>
              <w:rPr>
                <w:rFonts w:ascii="Arial" w:hAnsi="Arial" w:cs="Arial"/>
              </w:rPr>
            </w:pPr>
            <w:r w:rsidRPr="000E2622">
              <w:rPr>
                <w:rFonts w:ascii="Arial" w:hAnsi="Arial" w:cs="Arial"/>
              </w:rPr>
              <w:t>5</w:t>
            </w:r>
          </w:p>
        </w:tc>
        <w:tc>
          <w:tcPr>
            <w:tcW w:w="1830" w:type="dxa"/>
            <w:vAlign w:val="center"/>
          </w:tcPr>
          <w:p w14:paraId="664240B5" w14:textId="2E2E76B5" w:rsidR="00170275" w:rsidRPr="000E2622" w:rsidRDefault="00170275" w:rsidP="00170275">
            <w:pPr>
              <w:jc w:val="center"/>
              <w:rPr>
                <w:rFonts w:ascii="Arial" w:hAnsi="Arial" w:cs="Arial"/>
              </w:rPr>
            </w:pPr>
            <w:r w:rsidRPr="000E2622">
              <w:rPr>
                <w:rFonts w:ascii="Arial" w:hAnsi="Arial" w:cs="Arial"/>
              </w:rPr>
              <w:t>0.093</w:t>
            </w:r>
          </w:p>
        </w:tc>
      </w:tr>
      <w:tr w:rsidR="00170275" w:rsidRPr="000E2622" w14:paraId="1923A643" w14:textId="77777777" w:rsidTr="00170275">
        <w:trPr>
          <w:trHeight w:val="839"/>
        </w:trPr>
        <w:tc>
          <w:tcPr>
            <w:tcW w:w="3127" w:type="dxa"/>
            <w:vAlign w:val="center"/>
          </w:tcPr>
          <w:p w14:paraId="5ED177A1" w14:textId="77777777" w:rsidR="00170275" w:rsidRPr="000E2622" w:rsidRDefault="00170275" w:rsidP="00170275">
            <w:pPr>
              <w:jc w:val="center"/>
              <w:rPr>
                <w:rFonts w:ascii="Arial" w:hAnsi="Arial" w:cs="Arial"/>
              </w:rPr>
            </w:pPr>
            <w:r w:rsidRPr="000E2622">
              <w:rPr>
                <w:rFonts w:ascii="Arial" w:hAnsi="Arial" w:cs="Arial"/>
              </w:rPr>
              <w:t>Milkweed species</w:t>
            </w:r>
          </w:p>
        </w:tc>
        <w:tc>
          <w:tcPr>
            <w:tcW w:w="1612" w:type="dxa"/>
            <w:vAlign w:val="center"/>
          </w:tcPr>
          <w:p w14:paraId="24E73B40" w14:textId="41051067" w:rsidR="00170275" w:rsidRPr="000E2622" w:rsidRDefault="00170275" w:rsidP="00170275">
            <w:pPr>
              <w:jc w:val="center"/>
              <w:rPr>
                <w:rFonts w:ascii="Arial" w:hAnsi="Arial" w:cs="Arial"/>
              </w:rPr>
            </w:pPr>
            <w:r w:rsidRPr="000E2622">
              <w:rPr>
                <w:rFonts w:ascii="Arial" w:hAnsi="Arial" w:cs="Arial"/>
              </w:rPr>
              <w:t>79.41</w:t>
            </w:r>
          </w:p>
        </w:tc>
        <w:tc>
          <w:tcPr>
            <w:tcW w:w="1612" w:type="dxa"/>
            <w:vAlign w:val="center"/>
          </w:tcPr>
          <w:p w14:paraId="55D8BEF8" w14:textId="77777777" w:rsidR="00170275" w:rsidRPr="000E2622" w:rsidRDefault="00170275" w:rsidP="00170275">
            <w:pPr>
              <w:jc w:val="center"/>
              <w:rPr>
                <w:rFonts w:ascii="Arial" w:hAnsi="Arial" w:cs="Arial"/>
              </w:rPr>
            </w:pPr>
            <w:r w:rsidRPr="000E2622">
              <w:rPr>
                <w:rFonts w:ascii="Arial" w:hAnsi="Arial" w:cs="Arial"/>
              </w:rPr>
              <w:t>3</w:t>
            </w:r>
          </w:p>
        </w:tc>
        <w:tc>
          <w:tcPr>
            <w:tcW w:w="1830" w:type="dxa"/>
            <w:vAlign w:val="center"/>
          </w:tcPr>
          <w:p w14:paraId="77231D30" w14:textId="77777777" w:rsidR="00170275" w:rsidRPr="000E2622" w:rsidRDefault="00170275" w:rsidP="00170275">
            <w:pPr>
              <w:jc w:val="center"/>
              <w:rPr>
                <w:rFonts w:ascii="Arial" w:hAnsi="Arial" w:cs="Arial"/>
              </w:rPr>
            </w:pPr>
            <w:r w:rsidRPr="000E2622">
              <w:rPr>
                <w:rFonts w:ascii="Arial" w:hAnsi="Arial" w:cs="Arial"/>
              </w:rPr>
              <w:t>&lt;0.001</w:t>
            </w:r>
          </w:p>
        </w:tc>
      </w:tr>
      <w:tr w:rsidR="00170275" w:rsidRPr="000E2622" w14:paraId="51839B28" w14:textId="77777777" w:rsidTr="00170275">
        <w:trPr>
          <w:trHeight w:val="778"/>
        </w:trPr>
        <w:tc>
          <w:tcPr>
            <w:tcW w:w="3127" w:type="dxa"/>
            <w:vAlign w:val="center"/>
          </w:tcPr>
          <w:p w14:paraId="3D3B8940" w14:textId="72809115" w:rsidR="00170275" w:rsidRPr="000E2622" w:rsidRDefault="00170275" w:rsidP="00170275">
            <w:pPr>
              <w:jc w:val="center"/>
              <w:rPr>
                <w:rFonts w:ascii="Arial" w:hAnsi="Arial" w:cs="Arial"/>
              </w:rPr>
            </w:pPr>
            <w:r w:rsidRPr="000E2622">
              <w:rPr>
                <w:rFonts w:ascii="Arial" w:hAnsi="Arial" w:cs="Arial"/>
              </w:rPr>
              <w:t>Sympatric / allopatric status</w:t>
            </w:r>
          </w:p>
        </w:tc>
        <w:tc>
          <w:tcPr>
            <w:tcW w:w="1612" w:type="dxa"/>
            <w:vAlign w:val="center"/>
          </w:tcPr>
          <w:p w14:paraId="300D338B" w14:textId="68B36291" w:rsidR="00170275" w:rsidRPr="000E2622" w:rsidRDefault="00170275" w:rsidP="00170275">
            <w:pPr>
              <w:jc w:val="center"/>
              <w:rPr>
                <w:rFonts w:ascii="Arial" w:hAnsi="Arial" w:cs="Arial"/>
              </w:rPr>
            </w:pPr>
            <w:r w:rsidRPr="000E2622">
              <w:rPr>
                <w:rFonts w:ascii="Arial" w:hAnsi="Arial" w:cs="Arial"/>
              </w:rPr>
              <w:t>0.16</w:t>
            </w:r>
          </w:p>
        </w:tc>
        <w:tc>
          <w:tcPr>
            <w:tcW w:w="1612" w:type="dxa"/>
            <w:vAlign w:val="center"/>
          </w:tcPr>
          <w:p w14:paraId="057F266E" w14:textId="5BFCA290" w:rsidR="00170275" w:rsidRPr="000E2622" w:rsidRDefault="00170275" w:rsidP="00170275">
            <w:pPr>
              <w:jc w:val="center"/>
              <w:rPr>
                <w:rFonts w:ascii="Arial" w:hAnsi="Arial" w:cs="Arial"/>
              </w:rPr>
            </w:pPr>
            <w:r w:rsidRPr="000E2622">
              <w:rPr>
                <w:rFonts w:ascii="Arial" w:hAnsi="Arial" w:cs="Arial"/>
              </w:rPr>
              <w:t>1</w:t>
            </w:r>
          </w:p>
        </w:tc>
        <w:tc>
          <w:tcPr>
            <w:tcW w:w="1830" w:type="dxa"/>
            <w:vAlign w:val="center"/>
          </w:tcPr>
          <w:p w14:paraId="79F1EFA6" w14:textId="084AF379" w:rsidR="00170275" w:rsidRPr="000E2622" w:rsidRDefault="00170275" w:rsidP="00170275">
            <w:pPr>
              <w:jc w:val="center"/>
              <w:rPr>
                <w:rFonts w:ascii="Arial" w:hAnsi="Arial" w:cs="Arial"/>
              </w:rPr>
            </w:pPr>
            <w:r w:rsidRPr="000E2622">
              <w:rPr>
                <w:rFonts w:ascii="Arial" w:hAnsi="Arial" w:cs="Arial"/>
              </w:rPr>
              <w:t>0.687</w:t>
            </w:r>
          </w:p>
        </w:tc>
      </w:tr>
      <w:tr w:rsidR="00170275" w:rsidRPr="000E2622" w14:paraId="33E75A81" w14:textId="77777777" w:rsidTr="00170275">
        <w:trPr>
          <w:trHeight w:val="778"/>
        </w:trPr>
        <w:tc>
          <w:tcPr>
            <w:tcW w:w="3127" w:type="dxa"/>
            <w:vAlign w:val="center"/>
          </w:tcPr>
          <w:p w14:paraId="40E41E14" w14:textId="77777777" w:rsidR="00170275" w:rsidRPr="000E2622" w:rsidRDefault="00170275" w:rsidP="00170275">
            <w:pPr>
              <w:jc w:val="center"/>
              <w:rPr>
                <w:rFonts w:ascii="Arial" w:hAnsi="Arial" w:cs="Arial"/>
              </w:rPr>
            </w:pPr>
            <w:r w:rsidRPr="000E2622">
              <w:rPr>
                <w:rFonts w:ascii="Arial" w:hAnsi="Arial" w:cs="Arial"/>
              </w:rPr>
              <w:t>Sex</w:t>
            </w:r>
          </w:p>
        </w:tc>
        <w:tc>
          <w:tcPr>
            <w:tcW w:w="1612" w:type="dxa"/>
            <w:vAlign w:val="center"/>
          </w:tcPr>
          <w:p w14:paraId="0A62C939" w14:textId="5A07A07F" w:rsidR="00170275" w:rsidRPr="000E2622" w:rsidRDefault="00170275" w:rsidP="00170275">
            <w:pPr>
              <w:jc w:val="center"/>
              <w:rPr>
                <w:rFonts w:ascii="Arial" w:hAnsi="Arial" w:cs="Arial"/>
              </w:rPr>
            </w:pPr>
            <w:r w:rsidRPr="000E2622">
              <w:rPr>
                <w:rFonts w:ascii="Arial" w:hAnsi="Arial" w:cs="Arial"/>
              </w:rPr>
              <w:t>1.34</w:t>
            </w:r>
          </w:p>
        </w:tc>
        <w:tc>
          <w:tcPr>
            <w:tcW w:w="1612" w:type="dxa"/>
            <w:vAlign w:val="center"/>
          </w:tcPr>
          <w:p w14:paraId="0ACE4F06" w14:textId="62D67F27" w:rsidR="00170275" w:rsidRPr="000E2622" w:rsidRDefault="00170275" w:rsidP="00170275">
            <w:pPr>
              <w:jc w:val="center"/>
              <w:rPr>
                <w:rFonts w:ascii="Arial" w:hAnsi="Arial" w:cs="Arial"/>
              </w:rPr>
            </w:pPr>
            <w:r w:rsidRPr="000E2622">
              <w:rPr>
                <w:rFonts w:ascii="Arial" w:hAnsi="Arial" w:cs="Arial"/>
              </w:rPr>
              <w:t>1</w:t>
            </w:r>
          </w:p>
        </w:tc>
        <w:tc>
          <w:tcPr>
            <w:tcW w:w="1830" w:type="dxa"/>
            <w:vAlign w:val="center"/>
          </w:tcPr>
          <w:p w14:paraId="27BA5F50" w14:textId="33C242F2" w:rsidR="00170275" w:rsidRPr="000E2622" w:rsidRDefault="00170275" w:rsidP="00170275">
            <w:pPr>
              <w:jc w:val="center"/>
              <w:rPr>
                <w:rFonts w:ascii="Arial" w:hAnsi="Arial" w:cs="Arial"/>
              </w:rPr>
            </w:pPr>
            <w:r w:rsidRPr="000E2622">
              <w:rPr>
                <w:rFonts w:ascii="Arial" w:hAnsi="Arial" w:cs="Arial"/>
              </w:rPr>
              <w:t>0.247</w:t>
            </w:r>
          </w:p>
        </w:tc>
      </w:tr>
    </w:tbl>
    <w:p w14:paraId="084DDFE9" w14:textId="62C9E87C" w:rsidR="00170275" w:rsidRDefault="008631A0">
      <w:r>
        <w:rPr>
          <w:noProof/>
        </w:rPr>
        <mc:AlternateContent>
          <mc:Choice Requires="wps">
            <w:drawing>
              <wp:anchor distT="0" distB="0" distL="114300" distR="114300" simplePos="0" relativeHeight="251649024" behindDoc="0" locked="0" layoutInCell="1" allowOverlap="1" wp14:anchorId="3C6CE16D" wp14:editId="05AFF604">
                <wp:simplePos x="0" y="0"/>
                <wp:positionH relativeFrom="column">
                  <wp:posOffset>323556</wp:posOffset>
                </wp:positionH>
                <wp:positionV relativeFrom="paragraph">
                  <wp:posOffset>2869809</wp:posOffset>
                </wp:positionV>
                <wp:extent cx="5275385" cy="1266093"/>
                <wp:effectExtent l="0" t="0" r="8255" b="17145"/>
                <wp:wrapNone/>
                <wp:docPr id="14" name="Text Box 14"/>
                <wp:cNvGraphicFramePr/>
                <a:graphic xmlns:a="http://schemas.openxmlformats.org/drawingml/2006/main">
                  <a:graphicData uri="http://schemas.microsoft.com/office/word/2010/wordprocessingShape">
                    <wps:wsp>
                      <wps:cNvSpPr txBox="1"/>
                      <wps:spPr>
                        <a:xfrm>
                          <a:off x="0" y="0"/>
                          <a:ext cx="5275385" cy="1266093"/>
                        </a:xfrm>
                        <a:prstGeom prst="rect">
                          <a:avLst/>
                        </a:prstGeom>
                        <a:solidFill>
                          <a:schemeClr val="lt1"/>
                        </a:solidFill>
                        <a:ln w="6350">
                          <a:solidFill>
                            <a:prstClr val="black"/>
                          </a:solidFill>
                        </a:ln>
                      </wps:spPr>
                      <wps:txbx>
                        <w:txbxContent>
                          <w:p w14:paraId="6C46F463" w14:textId="19A29272" w:rsidR="008631A0" w:rsidRPr="000E2622" w:rsidRDefault="008631A0" w:rsidP="008631A0">
                            <w:pPr>
                              <w:jc w:val="both"/>
                              <w:rPr>
                                <w:rFonts w:ascii="Arial" w:hAnsi="Arial" w:cs="Arial"/>
                              </w:rPr>
                            </w:pPr>
                            <w:r w:rsidRPr="000E2622">
                              <w:rPr>
                                <w:rFonts w:ascii="Arial" w:hAnsi="Arial" w:cs="Arial"/>
                                <w:b/>
                                <w:bCs/>
                              </w:rPr>
                              <w:t>Table S</w:t>
                            </w:r>
                            <w:r w:rsidR="004A558C" w:rsidRPr="000E2622">
                              <w:rPr>
                                <w:rFonts w:ascii="Arial" w:hAnsi="Arial" w:cs="Arial"/>
                                <w:b/>
                                <w:bCs/>
                              </w:rPr>
                              <w:t>8</w:t>
                            </w:r>
                            <w:r w:rsidRPr="000E2622">
                              <w:rPr>
                                <w:rFonts w:ascii="Arial" w:hAnsi="Arial" w:cs="Arial"/>
                                <w:b/>
                                <w:bCs/>
                              </w:rPr>
                              <w:t xml:space="preserve"> – </w:t>
                            </w:r>
                            <w:r w:rsidRPr="000E2622">
                              <w:rPr>
                                <w:rFonts w:ascii="Arial" w:hAnsi="Arial" w:cs="Arial"/>
                              </w:rPr>
                              <w:t>ANOVA results for a linear mixed model directly testing for local adaptation in sequestration ability. As with Table S</w:t>
                            </w:r>
                            <w:r w:rsidR="004A558C" w:rsidRPr="000E2622">
                              <w:rPr>
                                <w:rFonts w:ascii="Arial" w:hAnsi="Arial" w:cs="Arial"/>
                              </w:rPr>
                              <w:t>7</w:t>
                            </w:r>
                            <w:r w:rsidRPr="000E2622">
                              <w:rPr>
                                <w:rFonts w:ascii="Arial" w:hAnsi="Arial" w:cs="Arial"/>
                              </w:rPr>
                              <w:t xml:space="preserve">, the response variable is total sequestered cardenolides in monarch wings. The primary term of interest is the sympatric/allopatric contrast, which describes the magnitude of performance difference between monarchs </w:t>
                            </w:r>
                            <w:r w:rsidR="003D3B99" w:rsidRPr="000E2622">
                              <w:rPr>
                                <w:rFonts w:ascii="Arial" w:hAnsi="Arial" w:cs="Arial"/>
                              </w:rPr>
                              <w:t>reared on</w:t>
                            </w:r>
                            <w:r w:rsidRPr="000E2622">
                              <w:rPr>
                                <w:rFonts w:ascii="Arial" w:hAnsi="Arial" w:cs="Arial"/>
                              </w:rPr>
                              <w:t xml:space="preserve"> sympatric versus allopatric host plants.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CE16D" id="Text Box 14" o:spid="_x0000_s1035" type="#_x0000_t202" style="position:absolute;margin-left:25.5pt;margin-top:225.95pt;width:415.4pt;height:99.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" fillcolor="white [3201]" strokeweight=".5pt">
                <v:textbox>
                  <w:txbxContent>
                    <w:p w14:paraId="6C46F463" w14:textId="19A29272" w:rsidR="008631A0" w:rsidRPr="000E2622" w:rsidRDefault="008631A0" w:rsidP="008631A0">
                      <w:pPr>
                        <w:jc w:val="both"/>
                        <w:rPr>
                          <w:rFonts w:ascii="Arial" w:hAnsi="Arial" w:cs="Arial"/>
                        </w:rPr>
                      </w:pPr>
                      <w:r w:rsidRPr="000E2622">
                        <w:rPr>
                          <w:rFonts w:ascii="Arial" w:hAnsi="Arial" w:cs="Arial"/>
                          <w:b/>
                          <w:bCs/>
                        </w:rPr>
                        <w:t>Table S</w:t>
                      </w:r>
                      <w:r w:rsidR="004A558C" w:rsidRPr="000E2622">
                        <w:rPr>
                          <w:rFonts w:ascii="Arial" w:hAnsi="Arial" w:cs="Arial"/>
                          <w:b/>
                          <w:bCs/>
                        </w:rPr>
                        <w:t>8</w:t>
                      </w:r>
                      <w:r w:rsidRPr="000E2622">
                        <w:rPr>
                          <w:rFonts w:ascii="Arial" w:hAnsi="Arial" w:cs="Arial"/>
                          <w:b/>
                          <w:bCs/>
                        </w:rPr>
                        <w:t xml:space="preserve"> – </w:t>
                      </w:r>
                      <w:r w:rsidRPr="000E2622">
                        <w:rPr>
                          <w:rFonts w:ascii="Arial" w:hAnsi="Arial" w:cs="Arial"/>
                        </w:rPr>
                        <w:t>ANOVA results for a linear mixed model directly testing for local adaptation in sequestration ability. As with Table S</w:t>
                      </w:r>
                      <w:r w:rsidR="004A558C" w:rsidRPr="000E2622">
                        <w:rPr>
                          <w:rFonts w:ascii="Arial" w:hAnsi="Arial" w:cs="Arial"/>
                        </w:rPr>
                        <w:t>7</w:t>
                      </w:r>
                      <w:r w:rsidRPr="000E2622">
                        <w:rPr>
                          <w:rFonts w:ascii="Arial" w:hAnsi="Arial" w:cs="Arial"/>
                        </w:rPr>
                        <w:t xml:space="preserve">, the response variable is total sequestered cardenolides in monarch wings. The primary term of interest is the sympatric/allopatric contrast, which describes the magnitude of performance difference between monarchs </w:t>
                      </w:r>
                      <w:r w:rsidR="003D3B99" w:rsidRPr="000E2622">
                        <w:rPr>
                          <w:rFonts w:ascii="Arial" w:hAnsi="Arial" w:cs="Arial"/>
                        </w:rPr>
                        <w:t>reared on</w:t>
                      </w:r>
                      <w:r w:rsidRPr="000E2622">
                        <w:rPr>
                          <w:rFonts w:ascii="Arial" w:hAnsi="Arial" w:cs="Arial"/>
                        </w:rPr>
                        <w:t xml:space="preserve"> sympatric versus allopatric host plants.</w:t>
                      </w:r>
                    </w:p>
                  </w:txbxContent>
                </v:textbox>
              </v:shape>
            </w:pict>
          </mc:Fallback>
        </mc:AlternateContent>
      </w:r>
      <w:r w:rsidR="00F42E62">
        <w:br w:type="page"/>
      </w:r>
    </w:p>
    <w:tbl>
      <w:tblPr>
        <w:tblStyle w:val="TableGrid"/>
        <w:tblpPr w:leftFromText="180" w:rightFromText="180" w:vertAnchor="page" w:horzAnchor="margin" w:tblpXSpec="center" w:tblpY="1647"/>
        <w:tblW w:w="8339" w:type="dxa"/>
        <w:tblLook w:val="04A0" w:firstRow="1" w:lastRow="0" w:firstColumn="1" w:lastColumn="0" w:noHBand="0" w:noVBand="1"/>
      </w:tblPr>
      <w:tblGrid>
        <w:gridCol w:w="1437"/>
        <w:gridCol w:w="2201"/>
        <w:gridCol w:w="2201"/>
        <w:gridCol w:w="2500"/>
      </w:tblGrid>
      <w:tr w:rsidR="005E189B" w:rsidRPr="000E2622" w14:paraId="37D14A5C" w14:textId="77777777" w:rsidTr="005E189B">
        <w:trPr>
          <w:trHeight w:val="560"/>
        </w:trPr>
        <w:tc>
          <w:tcPr>
            <w:tcW w:w="1437" w:type="dxa"/>
            <w:vAlign w:val="center"/>
          </w:tcPr>
          <w:p w14:paraId="4CD172E1" w14:textId="3D7191F9" w:rsidR="005E189B" w:rsidRPr="000E2622" w:rsidRDefault="005E189B" w:rsidP="009D091D">
            <w:pPr>
              <w:jc w:val="center"/>
              <w:rPr>
                <w:rFonts w:ascii="Arial" w:hAnsi="Arial" w:cs="Arial"/>
                <w:b/>
                <w:bCs/>
              </w:rPr>
            </w:pPr>
            <w:r w:rsidRPr="000E2622">
              <w:rPr>
                <w:rFonts w:ascii="Arial" w:hAnsi="Arial" w:cs="Arial"/>
                <w:b/>
                <w:bCs/>
              </w:rPr>
              <w:lastRenderedPageBreak/>
              <w:t>Species</w:t>
            </w:r>
          </w:p>
        </w:tc>
        <w:tc>
          <w:tcPr>
            <w:tcW w:w="2201" w:type="dxa"/>
            <w:vAlign w:val="center"/>
          </w:tcPr>
          <w:p w14:paraId="1A30FD61" w14:textId="697E6057" w:rsidR="005E189B" w:rsidRPr="000E2622" w:rsidRDefault="005E189B" w:rsidP="009D091D">
            <w:pPr>
              <w:jc w:val="center"/>
              <w:rPr>
                <w:rFonts w:ascii="Arial" w:hAnsi="Arial" w:cs="Arial"/>
              </w:rPr>
            </w:pPr>
            <w:r w:rsidRPr="000E2622">
              <w:rPr>
                <w:rFonts w:ascii="Arial" w:hAnsi="Arial" w:cs="Arial"/>
                <w:b/>
                <w:bCs/>
                <w:color w:val="202124"/>
              </w:rPr>
              <w:t>Mean Cardenolide Concentration</w:t>
            </w:r>
          </w:p>
        </w:tc>
        <w:tc>
          <w:tcPr>
            <w:tcW w:w="2201" w:type="dxa"/>
            <w:vAlign w:val="center"/>
          </w:tcPr>
          <w:p w14:paraId="64752B55" w14:textId="07180378" w:rsidR="005E189B" w:rsidRPr="000E2622" w:rsidRDefault="005E189B" w:rsidP="009D091D">
            <w:pPr>
              <w:jc w:val="center"/>
              <w:rPr>
                <w:rFonts w:ascii="Arial" w:hAnsi="Arial" w:cs="Arial"/>
                <w:b/>
                <w:bCs/>
              </w:rPr>
            </w:pPr>
            <w:r w:rsidRPr="000E2622">
              <w:rPr>
                <w:rFonts w:ascii="Arial" w:hAnsi="Arial" w:cs="Arial"/>
                <w:b/>
                <w:bCs/>
              </w:rPr>
              <w:t>Standard Deviation</w:t>
            </w:r>
          </w:p>
        </w:tc>
        <w:tc>
          <w:tcPr>
            <w:tcW w:w="2500" w:type="dxa"/>
            <w:vAlign w:val="center"/>
          </w:tcPr>
          <w:p w14:paraId="7E0C4573" w14:textId="34A928A8" w:rsidR="005E189B" w:rsidRPr="000E2622" w:rsidRDefault="005E189B" w:rsidP="009D091D">
            <w:pPr>
              <w:jc w:val="center"/>
              <w:rPr>
                <w:rFonts w:ascii="Arial" w:hAnsi="Arial" w:cs="Arial"/>
                <w:b/>
                <w:bCs/>
              </w:rPr>
            </w:pPr>
            <w:r w:rsidRPr="000E2622">
              <w:rPr>
                <w:rFonts w:ascii="Arial" w:hAnsi="Arial" w:cs="Arial"/>
                <w:b/>
                <w:bCs/>
              </w:rPr>
              <w:t>Coefficient of Variation</w:t>
            </w:r>
          </w:p>
        </w:tc>
      </w:tr>
      <w:tr w:rsidR="005E189B" w:rsidRPr="000E2622" w14:paraId="42D71B4D" w14:textId="77777777" w:rsidTr="005E189B">
        <w:trPr>
          <w:trHeight w:val="604"/>
        </w:trPr>
        <w:tc>
          <w:tcPr>
            <w:tcW w:w="1437" w:type="dxa"/>
            <w:vAlign w:val="center"/>
          </w:tcPr>
          <w:p w14:paraId="731E6F61" w14:textId="09536488" w:rsidR="005E189B" w:rsidRPr="000E2622" w:rsidRDefault="005E189B" w:rsidP="009D091D">
            <w:pPr>
              <w:jc w:val="center"/>
              <w:rPr>
                <w:rFonts w:ascii="Arial" w:hAnsi="Arial" w:cs="Arial"/>
              </w:rPr>
            </w:pPr>
            <w:r w:rsidRPr="000E2622">
              <w:rPr>
                <w:rFonts w:ascii="Arial" w:hAnsi="Arial" w:cs="Arial"/>
              </w:rPr>
              <w:t>GOPH</w:t>
            </w:r>
          </w:p>
        </w:tc>
        <w:tc>
          <w:tcPr>
            <w:tcW w:w="2201" w:type="dxa"/>
            <w:vAlign w:val="center"/>
          </w:tcPr>
          <w:p w14:paraId="71A3D2C6" w14:textId="11ACD701" w:rsidR="005E189B" w:rsidRPr="000E2622" w:rsidRDefault="005E189B" w:rsidP="009D091D">
            <w:pPr>
              <w:jc w:val="center"/>
              <w:rPr>
                <w:rFonts w:ascii="Arial" w:hAnsi="Arial" w:cs="Arial"/>
              </w:rPr>
            </w:pPr>
            <w:r w:rsidRPr="000E2622">
              <w:rPr>
                <w:rFonts w:ascii="Arial" w:hAnsi="Arial" w:cs="Arial"/>
              </w:rPr>
              <w:t>5.42</w:t>
            </w:r>
          </w:p>
        </w:tc>
        <w:tc>
          <w:tcPr>
            <w:tcW w:w="2201" w:type="dxa"/>
            <w:vAlign w:val="center"/>
          </w:tcPr>
          <w:p w14:paraId="34D9DD8E" w14:textId="6FC822FD" w:rsidR="005E189B" w:rsidRPr="000E2622" w:rsidRDefault="005E189B" w:rsidP="009D091D">
            <w:pPr>
              <w:jc w:val="center"/>
              <w:rPr>
                <w:rFonts w:ascii="Arial" w:hAnsi="Arial" w:cs="Arial"/>
              </w:rPr>
            </w:pPr>
            <w:r w:rsidRPr="000E2622">
              <w:rPr>
                <w:rFonts w:ascii="Arial" w:hAnsi="Arial" w:cs="Arial"/>
              </w:rPr>
              <w:t>2.00</w:t>
            </w:r>
          </w:p>
        </w:tc>
        <w:tc>
          <w:tcPr>
            <w:tcW w:w="2500" w:type="dxa"/>
            <w:vAlign w:val="center"/>
          </w:tcPr>
          <w:p w14:paraId="25157285" w14:textId="1934E5B4" w:rsidR="005E189B" w:rsidRPr="000E2622" w:rsidRDefault="005E189B" w:rsidP="009D091D">
            <w:pPr>
              <w:jc w:val="center"/>
              <w:rPr>
                <w:rFonts w:ascii="Arial" w:hAnsi="Arial" w:cs="Arial"/>
              </w:rPr>
            </w:pPr>
            <w:r w:rsidRPr="000E2622">
              <w:rPr>
                <w:rFonts w:ascii="Arial" w:hAnsi="Arial" w:cs="Arial"/>
              </w:rPr>
              <w:t>0.371</w:t>
            </w:r>
          </w:p>
        </w:tc>
      </w:tr>
      <w:tr w:rsidR="005E189B" w:rsidRPr="000E2622" w14:paraId="44C52491" w14:textId="77777777" w:rsidTr="005E189B">
        <w:trPr>
          <w:trHeight w:val="604"/>
        </w:trPr>
        <w:tc>
          <w:tcPr>
            <w:tcW w:w="1437" w:type="dxa"/>
            <w:vAlign w:val="center"/>
          </w:tcPr>
          <w:p w14:paraId="513F41A6" w14:textId="021E2F36" w:rsidR="005E189B" w:rsidRPr="000E2622" w:rsidRDefault="005E189B" w:rsidP="009D091D">
            <w:pPr>
              <w:jc w:val="center"/>
              <w:rPr>
                <w:rFonts w:ascii="Arial" w:hAnsi="Arial" w:cs="Arial"/>
              </w:rPr>
            </w:pPr>
            <w:r w:rsidRPr="000E2622">
              <w:rPr>
                <w:rFonts w:ascii="Arial" w:hAnsi="Arial" w:cs="Arial"/>
              </w:rPr>
              <w:t>ASCU</w:t>
            </w:r>
          </w:p>
        </w:tc>
        <w:tc>
          <w:tcPr>
            <w:tcW w:w="2201" w:type="dxa"/>
            <w:vAlign w:val="center"/>
          </w:tcPr>
          <w:p w14:paraId="02C64DA2" w14:textId="2522B834" w:rsidR="005E189B" w:rsidRPr="000E2622" w:rsidRDefault="005E189B" w:rsidP="009D091D">
            <w:pPr>
              <w:jc w:val="center"/>
              <w:rPr>
                <w:rFonts w:ascii="Arial" w:hAnsi="Arial" w:cs="Arial"/>
              </w:rPr>
            </w:pPr>
            <w:r w:rsidRPr="000E2622">
              <w:rPr>
                <w:rFonts w:ascii="Arial" w:hAnsi="Arial" w:cs="Arial"/>
              </w:rPr>
              <w:t>12.17</w:t>
            </w:r>
          </w:p>
        </w:tc>
        <w:tc>
          <w:tcPr>
            <w:tcW w:w="2201" w:type="dxa"/>
            <w:vAlign w:val="center"/>
          </w:tcPr>
          <w:p w14:paraId="0C9CE88B" w14:textId="11522D95" w:rsidR="005E189B" w:rsidRPr="000E2622" w:rsidRDefault="005E189B" w:rsidP="009D091D">
            <w:pPr>
              <w:jc w:val="center"/>
              <w:rPr>
                <w:rFonts w:ascii="Arial" w:hAnsi="Arial" w:cs="Arial"/>
              </w:rPr>
            </w:pPr>
            <w:r w:rsidRPr="000E2622">
              <w:rPr>
                <w:rFonts w:ascii="Arial" w:hAnsi="Arial" w:cs="Arial"/>
              </w:rPr>
              <w:t>4.83</w:t>
            </w:r>
          </w:p>
        </w:tc>
        <w:tc>
          <w:tcPr>
            <w:tcW w:w="2500" w:type="dxa"/>
            <w:vAlign w:val="center"/>
          </w:tcPr>
          <w:p w14:paraId="7A91C1CF" w14:textId="4195722C" w:rsidR="005E189B" w:rsidRPr="000E2622" w:rsidRDefault="005E189B" w:rsidP="009D091D">
            <w:pPr>
              <w:jc w:val="center"/>
              <w:rPr>
                <w:rFonts w:ascii="Arial" w:hAnsi="Arial" w:cs="Arial"/>
              </w:rPr>
            </w:pPr>
            <w:r w:rsidRPr="000E2622">
              <w:rPr>
                <w:rFonts w:ascii="Arial" w:hAnsi="Arial" w:cs="Arial"/>
              </w:rPr>
              <w:t>0.397</w:t>
            </w:r>
          </w:p>
        </w:tc>
      </w:tr>
      <w:tr w:rsidR="005E189B" w:rsidRPr="000E2622" w14:paraId="4B737C21" w14:textId="77777777" w:rsidTr="005E189B">
        <w:trPr>
          <w:trHeight w:val="560"/>
        </w:trPr>
        <w:tc>
          <w:tcPr>
            <w:tcW w:w="1437" w:type="dxa"/>
            <w:vAlign w:val="center"/>
          </w:tcPr>
          <w:p w14:paraId="5A189B7A" w14:textId="3E01145D" w:rsidR="005E189B" w:rsidRPr="000E2622" w:rsidRDefault="005E189B" w:rsidP="009D091D">
            <w:pPr>
              <w:jc w:val="center"/>
              <w:rPr>
                <w:rFonts w:ascii="Arial" w:hAnsi="Arial" w:cs="Arial"/>
              </w:rPr>
            </w:pPr>
            <w:r w:rsidRPr="000E2622">
              <w:rPr>
                <w:rFonts w:ascii="Arial" w:hAnsi="Arial" w:cs="Arial"/>
              </w:rPr>
              <w:t>AINC</w:t>
            </w:r>
          </w:p>
        </w:tc>
        <w:tc>
          <w:tcPr>
            <w:tcW w:w="2201" w:type="dxa"/>
            <w:vAlign w:val="center"/>
          </w:tcPr>
          <w:p w14:paraId="7D117820" w14:textId="7B5AD927" w:rsidR="005E189B" w:rsidRPr="000E2622" w:rsidRDefault="005E189B" w:rsidP="009D091D">
            <w:pPr>
              <w:jc w:val="center"/>
              <w:rPr>
                <w:rFonts w:ascii="Arial" w:hAnsi="Arial" w:cs="Arial"/>
              </w:rPr>
            </w:pPr>
            <w:r w:rsidRPr="000E2622">
              <w:rPr>
                <w:rFonts w:ascii="Arial" w:hAnsi="Arial" w:cs="Arial"/>
              </w:rPr>
              <w:t>0.45</w:t>
            </w:r>
          </w:p>
        </w:tc>
        <w:tc>
          <w:tcPr>
            <w:tcW w:w="2201" w:type="dxa"/>
            <w:vAlign w:val="center"/>
          </w:tcPr>
          <w:p w14:paraId="223A578B" w14:textId="5319BEC7" w:rsidR="005E189B" w:rsidRPr="000E2622" w:rsidRDefault="005E189B" w:rsidP="009D091D">
            <w:pPr>
              <w:jc w:val="center"/>
              <w:rPr>
                <w:rFonts w:ascii="Arial" w:hAnsi="Arial" w:cs="Arial"/>
              </w:rPr>
            </w:pPr>
            <w:r w:rsidRPr="000E2622">
              <w:rPr>
                <w:rFonts w:ascii="Arial" w:hAnsi="Arial" w:cs="Arial"/>
              </w:rPr>
              <w:t>0.45</w:t>
            </w:r>
          </w:p>
        </w:tc>
        <w:tc>
          <w:tcPr>
            <w:tcW w:w="2500" w:type="dxa"/>
            <w:vAlign w:val="center"/>
          </w:tcPr>
          <w:p w14:paraId="333D22F9" w14:textId="7322B700" w:rsidR="005E189B" w:rsidRPr="000E2622" w:rsidRDefault="005E189B" w:rsidP="009D091D">
            <w:pPr>
              <w:jc w:val="center"/>
              <w:rPr>
                <w:rFonts w:ascii="Arial" w:hAnsi="Arial" w:cs="Arial"/>
              </w:rPr>
            </w:pPr>
            <w:r w:rsidRPr="000E2622">
              <w:rPr>
                <w:rFonts w:ascii="Arial" w:hAnsi="Arial" w:cs="Arial"/>
              </w:rPr>
              <w:t>1.002</w:t>
            </w:r>
          </w:p>
        </w:tc>
      </w:tr>
      <w:tr w:rsidR="005E189B" w:rsidRPr="000E2622" w14:paraId="7092C28F" w14:textId="77777777" w:rsidTr="005E189B">
        <w:trPr>
          <w:trHeight w:val="560"/>
        </w:trPr>
        <w:tc>
          <w:tcPr>
            <w:tcW w:w="1437" w:type="dxa"/>
            <w:vAlign w:val="center"/>
          </w:tcPr>
          <w:p w14:paraId="286DD761" w14:textId="5E41DE47" w:rsidR="005E189B" w:rsidRPr="000E2622" w:rsidRDefault="005E189B" w:rsidP="009D091D">
            <w:pPr>
              <w:jc w:val="center"/>
              <w:rPr>
                <w:rFonts w:ascii="Arial" w:hAnsi="Arial" w:cs="Arial"/>
              </w:rPr>
            </w:pPr>
            <w:r w:rsidRPr="000E2622">
              <w:rPr>
                <w:rFonts w:ascii="Arial" w:hAnsi="Arial" w:cs="Arial"/>
              </w:rPr>
              <w:t>ASFA</w:t>
            </w:r>
          </w:p>
        </w:tc>
        <w:tc>
          <w:tcPr>
            <w:tcW w:w="2201" w:type="dxa"/>
            <w:vAlign w:val="center"/>
          </w:tcPr>
          <w:p w14:paraId="18EC7277" w14:textId="3F97C62E" w:rsidR="005E189B" w:rsidRPr="000E2622" w:rsidRDefault="005E189B" w:rsidP="009D091D">
            <w:pPr>
              <w:jc w:val="center"/>
              <w:rPr>
                <w:rFonts w:ascii="Arial" w:hAnsi="Arial" w:cs="Arial"/>
              </w:rPr>
            </w:pPr>
            <w:r w:rsidRPr="000E2622">
              <w:rPr>
                <w:rFonts w:ascii="Arial" w:hAnsi="Arial" w:cs="Arial"/>
              </w:rPr>
              <w:t>0.31</w:t>
            </w:r>
          </w:p>
        </w:tc>
        <w:tc>
          <w:tcPr>
            <w:tcW w:w="2201" w:type="dxa"/>
            <w:vAlign w:val="center"/>
          </w:tcPr>
          <w:p w14:paraId="41F00AFC" w14:textId="1AD85A2C" w:rsidR="005E189B" w:rsidRPr="000E2622" w:rsidRDefault="005E189B" w:rsidP="009D091D">
            <w:pPr>
              <w:jc w:val="center"/>
              <w:rPr>
                <w:rFonts w:ascii="Arial" w:hAnsi="Arial" w:cs="Arial"/>
              </w:rPr>
            </w:pPr>
            <w:r w:rsidRPr="000E2622">
              <w:rPr>
                <w:rFonts w:ascii="Arial" w:hAnsi="Arial" w:cs="Arial"/>
              </w:rPr>
              <w:t>0.24</w:t>
            </w:r>
          </w:p>
        </w:tc>
        <w:tc>
          <w:tcPr>
            <w:tcW w:w="2500" w:type="dxa"/>
            <w:vAlign w:val="center"/>
          </w:tcPr>
          <w:p w14:paraId="30E23187" w14:textId="7767D628" w:rsidR="005E189B" w:rsidRPr="000E2622" w:rsidRDefault="005E189B" w:rsidP="009D091D">
            <w:pPr>
              <w:jc w:val="center"/>
              <w:rPr>
                <w:rFonts w:ascii="Arial" w:hAnsi="Arial" w:cs="Arial"/>
              </w:rPr>
            </w:pPr>
            <w:r w:rsidRPr="000E2622">
              <w:rPr>
                <w:rFonts w:ascii="Arial" w:hAnsi="Arial" w:cs="Arial"/>
              </w:rPr>
              <w:t>0.759</w:t>
            </w:r>
          </w:p>
        </w:tc>
      </w:tr>
      <w:tr w:rsidR="005E189B" w:rsidRPr="000E2622" w14:paraId="21D64819" w14:textId="77777777" w:rsidTr="005E189B">
        <w:trPr>
          <w:trHeight w:val="560"/>
        </w:trPr>
        <w:tc>
          <w:tcPr>
            <w:tcW w:w="1437" w:type="dxa"/>
            <w:vAlign w:val="center"/>
          </w:tcPr>
          <w:p w14:paraId="02F647AC" w14:textId="7FB8D167" w:rsidR="005E189B" w:rsidRPr="000E2622" w:rsidRDefault="005E189B" w:rsidP="009D091D">
            <w:pPr>
              <w:jc w:val="center"/>
              <w:rPr>
                <w:rFonts w:ascii="Arial" w:hAnsi="Arial" w:cs="Arial"/>
              </w:rPr>
            </w:pPr>
            <w:r w:rsidRPr="000E2622">
              <w:rPr>
                <w:rFonts w:ascii="Arial" w:hAnsi="Arial" w:cs="Arial"/>
              </w:rPr>
              <w:t>ASYR</w:t>
            </w:r>
          </w:p>
        </w:tc>
        <w:tc>
          <w:tcPr>
            <w:tcW w:w="2201" w:type="dxa"/>
            <w:vAlign w:val="center"/>
          </w:tcPr>
          <w:p w14:paraId="3D2854FF" w14:textId="5D8D6DA1" w:rsidR="005E189B" w:rsidRPr="000E2622" w:rsidRDefault="005E189B" w:rsidP="009D091D">
            <w:pPr>
              <w:jc w:val="center"/>
              <w:rPr>
                <w:rFonts w:ascii="Arial" w:hAnsi="Arial" w:cs="Arial"/>
              </w:rPr>
            </w:pPr>
            <w:r w:rsidRPr="000E2622">
              <w:rPr>
                <w:rFonts w:ascii="Arial" w:hAnsi="Arial" w:cs="Arial"/>
              </w:rPr>
              <w:t>6.14</w:t>
            </w:r>
          </w:p>
        </w:tc>
        <w:tc>
          <w:tcPr>
            <w:tcW w:w="2201" w:type="dxa"/>
            <w:vAlign w:val="center"/>
          </w:tcPr>
          <w:p w14:paraId="4F51875D" w14:textId="1475442D" w:rsidR="005E189B" w:rsidRPr="000E2622" w:rsidRDefault="00BA709D" w:rsidP="009D091D">
            <w:pPr>
              <w:jc w:val="center"/>
              <w:rPr>
                <w:rFonts w:ascii="Arial" w:hAnsi="Arial" w:cs="Arial"/>
              </w:rPr>
            </w:pPr>
            <w:r w:rsidRPr="000E2622">
              <w:rPr>
                <w:rFonts w:ascii="Arial" w:hAnsi="Arial" w:cs="Arial"/>
              </w:rPr>
              <w:t>4.18</w:t>
            </w:r>
          </w:p>
        </w:tc>
        <w:tc>
          <w:tcPr>
            <w:tcW w:w="2500" w:type="dxa"/>
            <w:vAlign w:val="center"/>
          </w:tcPr>
          <w:p w14:paraId="05C2EBA2" w14:textId="37417CDA" w:rsidR="005E189B" w:rsidRPr="000E2622" w:rsidRDefault="005E189B" w:rsidP="009D091D">
            <w:pPr>
              <w:jc w:val="center"/>
              <w:rPr>
                <w:rFonts w:ascii="Arial" w:hAnsi="Arial" w:cs="Arial"/>
              </w:rPr>
            </w:pPr>
            <w:r w:rsidRPr="000E2622">
              <w:rPr>
                <w:rFonts w:ascii="Arial" w:hAnsi="Arial" w:cs="Arial"/>
              </w:rPr>
              <w:t>0.681</w:t>
            </w:r>
          </w:p>
        </w:tc>
      </w:tr>
      <w:tr w:rsidR="005E189B" w:rsidRPr="000E2622" w14:paraId="4AF41D6C" w14:textId="77777777" w:rsidTr="005E189B">
        <w:trPr>
          <w:trHeight w:val="560"/>
        </w:trPr>
        <w:tc>
          <w:tcPr>
            <w:tcW w:w="1437" w:type="dxa"/>
            <w:vAlign w:val="center"/>
          </w:tcPr>
          <w:p w14:paraId="199E3B4B" w14:textId="1E82F44A" w:rsidR="005E189B" w:rsidRPr="000E2622" w:rsidRDefault="005E189B" w:rsidP="009D091D">
            <w:pPr>
              <w:jc w:val="center"/>
              <w:rPr>
                <w:rFonts w:ascii="Arial" w:hAnsi="Arial" w:cs="Arial"/>
              </w:rPr>
            </w:pPr>
            <w:r w:rsidRPr="000E2622">
              <w:rPr>
                <w:rFonts w:ascii="Arial" w:hAnsi="Arial" w:cs="Arial"/>
              </w:rPr>
              <w:t>ASPEC</w:t>
            </w:r>
          </w:p>
        </w:tc>
        <w:tc>
          <w:tcPr>
            <w:tcW w:w="2201" w:type="dxa"/>
            <w:vAlign w:val="center"/>
          </w:tcPr>
          <w:p w14:paraId="66555DEC" w14:textId="2E829CA9" w:rsidR="005E189B" w:rsidRPr="000E2622" w:rsidRDefault="005E189B" w:rsidP="009D091D">
            <w:pPr>
              <w:jc w:val="center"/>
              <w:rPr>
                <w:rFonts w:ascii="Arial" w:hAnsi="Arial" w:cs="Arial"/>
              </w:rPr>
            </w:pPr>
            <w:r w:rsidRPr="000E2622">
              <w:rPr>
                <w:rFonts w:ascii="Arial" w:hAnsi="Arial" w:cs="Arial"/>
              </w:rPr>
              <w:t>3.29</w:t>
            </w:r>
          </w:p>
        </w:tc>
        <w:tc>
          <w:tcPr>
            <w:tcW w:w="2201" w:type="dxa"/>
            <w:vAlign w:val="center"/>
          </w:tcPr>
          <w:p w14:paraId="740110FB" w14:textId="49C722D2" w:rsidR="005E189B" w:rsidRPr="000E2622" w:rsidRDefault="00BA709D" w:rsidP="009D091D">
            <w:pPr>
              <w:jc w:val="center"/>
              <w:rPr>
                <w:rFonts w:ascii="Arial" w:hAnsi="Arial" w:cs="Arial"/>
              </w:rPr>
            </w:pPr>
            <w:r w:rsidRPr="000E2622">
              <w:rPr>
                <w:rFonts w:ascii="Arial" w:hAnsi="Arial" w:cs="Arial"/>
              </w:rPr>
              <w:t>3.12</w:t>
            </w:r>
          </w:p>
        </w:tc>
        <w:tc>
          <w:tcPr>
            <w:tcW w:w="2500" w:type="dxa"/>
            <w:vAlign w:val="center"/>
          </w:tcPr>
          <w:p w14:paraId="67F55CC0" w14:textId="40BC2A32" w:rsidR="005E189B" w:rsidRPr="000E2622" w:rsidRDefault="005E189B" w:rsidP="009D091D">
            <w:pPr>
              <w:jc w:val="center"/>
              <w:rPr>
                <w:rFonts w:ascii="Arial" w:hAnsi="Arial" w:cs="Arial"/>
              </w:rPr>
            </w:pPr>
            <w:r w:rsidRPr="000E2622">
              <w:rPr>
                <w:rFonts w:ascii="Arial" w:hAnsi="Arial" w:cs="Arial"/>
              </w:rPr>
              <w:t>0.949</w:t>
            </w:r>
          </w:p>
        </w:tc>
      </w:tr>
    </w:tbl>
    <w:p w14:paraId="0DFFE656" w14:textId="77777777" w:rsidR="003C1E0A" w:rsidRDefault="00BA709D">
      <w:r>
        <w:rPr>
          <w:noProof/>
        </w:rPr>
        <mc:AlternateContent>
          <mc:Choice Requires="wps">
            <w:drawing>
              <wp:anchor distT="0" distB="0" distL="114300" distR="114300" simplePos="0" relativeHeight="251652096" behindDoc="0" locked="0" layoutInCell="1" allowOverlap="1" wp14:anchorId="456E3025" wp14:editId="4A7DA622">
                <wp:simplePos x="0" y="0"/>
                <wp:positionH relativeFrom="column">
                  <wp:posOffset>304800</wp:posOffset>
                </wp:positionH>
                <wp:positionV relativeFrom="paragraph">
                  <wp:posOffset>3084390</wp:posOffset>
                </wp:positionV>
                <wp:extent cx="5283200" cy="493485"/>
                <wp:effectExtent l="0" t="0" r="12700" b="14605"/>
                <wp:wrapNone/>
                <wp:docPr id="23" name="Text Box 23"/>
                <wp:cNvGraphicFramePr/>
                <a:graphic xmlns:a="http://schemas.openxmlformats.org/drawingml/2006/main">
                  <a:graphicData uri="http://schemas.microsoft.com/office/word/2010/wordprocessingShape">
                    <wps:wsp>
                      <wps:cNvSpPr txBox="1"/>
                      <wps:spPr>
                        <a:xfrm>
                          <a:off x="0" y="0"/>
                          <a:ext cx="5283200" cy="493485"/>
                        </a:xfrm>
                        <a:prstGeom prst="rect">
                          <a:avLst/>
                        </a:prstGeom>
                        <a:solidFill>
                          <a:schemeClr val="lt1"/>
                        </a:solidFill>
                        <a:ln w="6350">
                          <a:solidFill>
                            <a:prstClr val="black"/>
                          </a:solidFill>
                        </a:ln>
                      </wps:spPr>
                      <wps:txbx>
                        <w:txbxContent>
                          <w:p w14:paraId="48827EFC" w14:textId="2F90D9C8" w:rsidR="00BA709D" w:rsidRPr="000E2622" w:rsidRDefault="00BA709D" w:rsidP="00BA709D">
                            <w:pPr>
                              <w:jc w:val="both"/>
                              <w:rPr>
                                <w:rFonts w:ascii="Arial" w:hAnsi="Arial" w:cs="Arial"/>
                              </w:rPr>
                            </w:pPr>
                            <w:r w:rsidRPr="000E2622">
                              <w:rPr>
                                <w:rFonts w:ascii="Arial" w:hAnsi="Arial" w:cs="Arial"/>
                                <w:b/>
                                <w:bCs/>
                              </w:rPr>
                              <w:t>Table S</w:t>
                            </w:r>
                            <w:r w:rsidR="00A40AD9" w:rsidRPr="000E2622">
                              <w:rPr>
                                <w:rFonts w:ascii="Arial" w:hAnsi="Arial" w:cs="Arial"/>
                                <w:b/>
                                <w:bCs/>
                              </w:rPr>
                              <w:t>9</w:t>
                            </w:r>
                            <w:r w:rsidRPr="000E2622">
                              <w:rPr>
                                <w:rFonts w:ascii="Arial" w:hAnsi="Arial" w:cs="Arial"/>
                                <w:b/>
                                <w:bCs/>
                              </w:rPr>
                              <w:t xml:space="preserve"> – </w:t>
                            </w:r>
                            <w:r w:rsidRPr="000E2622">
                              <w:rPr>
                                <w:rFonts w:ascii="Arial" w:hAnsi="Arial" w:cs="Arial"/>
                              </w:rPr>
                              <w:t>Coefficient of variation in cardenolide sequestration across each milkweed species. Note that variation is lowest on GOPH and ASCU.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E3025" id="Text Box 23" o:spid="_x0000_s1036" type="#_x0000_t202" style="position:absolute;margin-left:24pt;margin-top:242.85pt;width:416pt;height:38.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" fillcolor="white [3201]" strokeweight=".5pt">
                <v:textbox>
                  <w:txbxContent>
                    <w:p w14:paraId="48827EFC" w14:textId="2F90D9C8" w:rsidR="00BA709D" w:rsidRPr="000E2622" w:rsidRDefault="00BA709D" w:rsidP="00BA709D">
                      <w:pPr>
                        <w:jc w:val="both"/>
                        <w:rPr>
                          <w:rFonts w:ascii="Arial" w:hAnsi="Arial" w:cs="Arial"/>
                        </w:rPr>
                      </w:pPr>
                      <w:r w:rsidRPr="000E2622">
                        <w:rPr>
                          <w:rFonts w:ascii="Arial" w:hAnsi="Arial" w:cs="Arial"/>
                          <w:b/>
                          <w:bCs/>
                        </w:rPr>
                        <w:t>Table S</w:t>
                      </w:r>
                      <w:r w:rsidR="00A40AD9" w:rsidRPr="000E2622">
                        <w:rPr>
                          <w:rFonts w:ascii="Arial" w:hAnsi="Arial" w:cs="Arial"/>
                          <w:b/>
                          <w:bCs/>
                        </w:rPr>
                        <w:t>9</w:t>
                      </w:r>
                      <w:r w:rsidRPr="000E2622">
                        <w:rPr>
                          <w:rFonts w:ascii="Arial" w:hAnsi="Arial" w:cs="Arial"/>
                          <w:b/>
                          <w:bCs/>
                        </w:rPr>
                        <w:t xml:space="preserve"> – </w:t>
                      </w:r>
                      <w:r w:rsidRPr="000E2622">
                        <w:rPr>
                          <w:rFonts w:ascii="Arial" w:hAnsi="Arial" w:cs="Arial"/>
                        </w:rPr>
                        <w:t>Coefficient of variation in cardenolide sequestration across each milkweed species. Note that variation is lowest on GOPH and ASCU.</w:t>
                      </w:r>
                    </w:p>
                  </w:txbxContent>
                </v:textbox>
              </v:shape>
            </w:pict>
          </mc:Fallback>
        </mc:AlternateContent>
      </w:r>
      <w:r w:rsidR="003D5419">
        <w:br w:type="page"/>
      </w:r>
    </w:p>
    <w:tbl>
      <w:tblPr>
        <w:tblW w:w="9374" w:type="dxa"/>
        <w:tblLook w:val="04A0" w:firstRow="1" w:lastRow="0" w:firstColumn="1" w:lastColumn="0" w:noHBand="0" w:noVBand="1"/>
      </w:tblPr>
      <w:tblGrid>
        <w:gridCol w:w="1580"/>
        <w:gridCol w:w="1283"/>
        <w:gridCol w:w="1589"/>
        <w:gridCol w:w="817"/>
        <w:gridCol w:w="1200"/>
        <w:gridCol w:w="1021"/>
        <w:gridCol w:w="1021"/>
        <w:gridCol w:w="936"/>
      </w:tblGrid>
      <w:tr w:rsidR="003C1E0A" w:rsidRPr="000E2622" w14:paraId="3542D822" w14:textId="5D3EE82F" w:rsidTr="00716845">
        <w:trPr>
          <w:trHeight w:val="342"/>
        </w:trPr>
        <w:tc>
          <w:tcPr>
            <w:tcW w:w="1580" w:type="dxa"/>
            <w:tcBorders>
              <w:top w:val="single" w:sz="4" w:space="0" w:color="auto"/>
              <w:left w:val="single" w:sz="4" w:space="0" w:color="auto"/>
              <w:bottom w:val="single" w:sz="4" w:space="0" w:color="auto"/>
              <w:right w:val="nil"/>
            </w:tcBorders>
            <w:shd w:val="clear" w:color="auto" w:fill="auto"/>
            <w:noWrap/>
            <w:vAlign w:val="center"/>
            <w:hideMark/>
          </w:tcPr>
          <w:p w14:paraId="39049D37" w14:textId="5A1C82BD" w:rsidR="003C1E0A" w:rsidRPr="000E2622" w:rsidRDefault="003C1E0A" w:rsidP="003C1E0A">
            <w:pPr>
              <w:jc w:val="center"/>
              <w:rPr>
                <w:rFonts w:ascii="Arial" w:hAnsi="Arial" w:cs="Arial"/>
                <w:b/>
                <w:bCs/>
                <w:color w:val="000000"/>
              </w:rPr>
            </w:pPr>
            <w:r w:rsidRPr="000E2622">
              <w:rPr>
                <w:rFonts w:ascii="Arial" w:hAnsi="Arial" w:cs="Arial"/>
                <w:b/>
                <w:bCs/>
                <w:color w:val="000000"/>
              </w:rPr>
              <w:lastRenderedPageBreak/>
              <w:t>Monarch Population</w:t>
            </w:r>
          </w:p>
        </w:tc>
        <w:tc>
          <w:tcPr>
            <w:tcW w:w="1247" w:type="dxa"/>
            <w:tcBorders>
              <w:top w:val="single" w:sz="4" w:space="0" w:color="auto"/>
              <w:left w:val="nil"/>
              <w:bottom w:val="single" w:sz="4" w:space="0" w:color="auto"/>
              <w:right w:val="nil"/>
            </w:tcBorders>
            <w:shd w:val="clear" w:color="auto" w:fill="auto"/>
            <w:noWrap/>
            <w:vAlign w:val="center"/>
            <w:hideMark/>
          </w:tcPr>
          <w:p w14:paraId="011026D1" w14:textId="537D45C2" w:rsidR="003C1E0A" w:rsidRPr="000E2622" w:rsidRDefault="003C1E0A" w:rsidP="003C1E0A">
            <w:pPr>
              <w:jc w:val="center"/>
              <w:rPr>
                <w:rFonts w:ascii="Arial" w:hAnsi="Arial" w:cs="Arial"/>
                <w:b/>
                <w:bCs/>
                <w:color w:val="000000"/>
              </w:rPr>
            </w:pPr>
            <w:r w:rsidRPr="000E2622">
              <w:rPr>
                <w:rFonts w:ascii="Arial" w:hAnsi="Arial" w:cs="Arial"/>
                <w:b/>
                <w:bCs/>
                <w:color w:val="000000"/>
              </w:rPr>
              <w:t>Milkweed Species</w:t>
            </w:r>
          </w:p>
        </w:tc>
        <w:tc>
          <w:tcPr>
            <w:tcW w:w="1589" w:type="dxa"/>
            <w:tcBorders>
              <w:top w:val="single" w:sz="4" w:space="0" w:color="auto"/>
              <w:left w:val="nil"/>
              <w:bottom w:val="single" w:sz="4" w:space="0" w:color="auto"/>
              <w:right w:val="nil"/>
            </w:tcBorders>
            <w:shd w:val="clear" w:color="auto" w:fill="auto"/>
            <w:noWrap/>
            <w:vAlign w:val="center"/>
            <w:hideMark/>
          </w:tcPr>
          <w:p w14:paraId="63ADDF9D" w14:textId="7ECEBC59" w:rsidR="003C1E0A" w:rsidRPr="000E2622" w:rsidRDefault="003C1E0A" w:rsidP="003C1E0A">
            <w:pPr>
              <w:jc w:val="center"/>
              <w:rPr>
                <w:rFonts w:ascii="Arial" w:hAnsi="Arial" w:cs="Arial"/>
                <w:b/>
                <w:bCs/>
                <w:color w:val="000000"/>
              </w:rPr>
            </w:pPr>
            <w:r w:rsidRPr="000E2622">
              <w:rPr>
                <w:rFonts w:ascii="Arial" w:hAnsi="Arial" w:cs="Arial"/>
                <w:b/>
                <w:bCs/>
                <w:color w:val="000000"/>
              </w:rPr>
              <w:t>Marginal Mean</w:t>
            </w:r>
          </w:p>
        </w:tc>
        <w:tc>
          <w:tcPr>
            <w:tcW w:w="788" w:type="dxa"/>
            <w:tcBorders>
              <w:top w:val="single" w:sz="4" w:space="0" w:color="auto"/>
              <w:left w:val="nil"/>
              <w:bottom w:val="single" w:sz="4" w:space="0" w:color="auto"/>
              <w:right w:val="nil"/>
            </w:tcBorders>
            <w:shd w:val="clear" w:color="auto" w:fill="auto"/>
            <w:noWrap/>
            <w:vAlign w:val="center"/>
            <w:hideMark/>
          </w:tcPr>
          <w:p w14:paraId="20687303" w14:textId="77777777" w:rsidR="003C1E0A" w:rsidRPr="000E2622" w:rsidRDefault="003C1E0A" w:rsidP="003C1E0A">
            <w:pPr>
              <w:jc w:val="center"/>
              <w:rPr>
                <w:rFonts w:ascii="Arial" w:hAnsi="Arial" w:cs="Arial"/>
                <w:b/>
                <w:bCs/>
                <w:color w:val="000000"/>
              </w:rPr>
            </w:pPr>
            <w:r w:rsidRPr="000E2622">
              <w:rPr>
                <w:rFonts w:ascii="Arial" w:hAnsi="Arial" w:cs="Arial"/>
                <w:b/>
                <w:bCs/>
                <w:color w:val="000000"/>
              </w:rPr>
              <w:t>SE</w:t>
            </w:r>
          </w:p>
        </w:tc>
        <w:tc>
          <w:tcPr>
            <w:tcW w:w="1200" w:type="dxa"/>
            <w:tcBorders>
              <w:top w:val="single" w:sz="4" w:space="0" w:color="auto"/>
              <w:left w:val="nil"/>
              <w:bottom w:val="single" w:sz="4" w:space="0" w:color="auto"/>
              <w:right w:val="nil"/>
            </w:tcBorders>
            <w:shd w:val="clear" w:color="auto" w:fill="auto"/>
            <w:noWrap/>
            <w:vAlign w:val="center"/>
            <w:hideMark/>
          </w:tcPr>
          <w:p w14:paraId="62110B63" w14:textId="77777777" w:rsidR="003C1E0A" w:rsidRPr="000E2622" w:rsidRDefault="003C1E0A" w:rsidP="003C1E0A">
            <w:pPr>
              <w:jc w:val="center"/>
              <w:rPr>
                <w:rFonts w:ascii="Arial" w:hAnsi="Arial" w:cs="Arial"/>
                <w:b/>
                <w:bCs/>
                <w:color w:val="000000"/>
              </w:rPr>
            </w:pPr>
            <w:r w:rsidRPr="000E2622">
              <w:rPr>
                <w:rFonts w:ascii="Arial" w:hAnsi="Arial" w:cs="Arial"/>
                <w:b/>
                <w:bCs/>
                <w:color w:val="000000"/>
              </w:rPr>
              <w:t>df</w:t>
            </w:r>
          </w:p>
        </w:tc>
        <w:tc>
          <w:tcPr>
            <w:tcW w:w="1021" w:type="dxa"/>
            <w:tcBorders>
              <w:top w:val="single" w:sz="4" w:space="0" w:color="auto"/>
              <w:left w:val="nil"/>
              <w:bottom w:val="single" w:sz="4" w:space="0" w:color="auto"/>
              <w:right w:val="nil"/>
            </w:tcBorders>
            <w:shd w:val="clear" w:color="auto" w:fill="auto"/>
            <w:noWrap/>
            <w:vAlign w:val="center"/>
            <w:hideMark/>
          </w:tcPr>
          <w:p w14:paraId="42EEB1E0" w14:textId="019F4D8E" w:rsidR="003C1E0A" w:rsidRPr="000E2622" w:rsidRDefault="003C1E0A" w:rsidP="003C1E0A">
            <w:pPr>
              <w:jc w:val="center"/>
              <w:rPr>
                <w:rFonts w:ascii="Arial" w:hAnsi="Arial" w:cs="Arial"/>
                <w:b/>
                <w:bCs/>
                <w:color w:val="000000"/>
              </w:rPr>
            </w:pPr>
            <w:r w:rsidRPr="000E2622">
              <w:rPr>
                <w:rFonts w:ascii="Arial" w:hAnsi="Arial" w:cs="Arial"/>
                <w:b/>
                <w:bCs/>
                <w:color w:val="000000"/>
              </w:rPr>
              <w:t>Lower CL</w:t>
            </w:r>
          </w:p>
        </w:tc>
        <w:tc>
          <w:tcPr>
            <w:tcW w:w="1021" w:type="dxa"/>
            <w:tcBorders>
              <w:top w:val="single" w:sz="4" w:space="0" w:color="auto"/>
              <w:left w:val="nil"/>
              <w:bottom w:val="single" w:sz="4" w:space="0" w:color="auto"/>
              <w:right w:val="nil"/>
            </w:tcBorders>
            <w:shd w:val="clear" w:color="auto" w:fill="auto"/>
            <w:noWrap/>
            <w:vAlign w:val="center"/>
            <w:hideMark/>
          </w:tcPr>
          <w:p w14:paraId="5A2AC134" w14:textId="273EE506" w:rsidR="003C1E0A" w:rsidRPr="000E2622" w:rsidRDefault="003C1E0A" w:rsidP="003C1E0A">
            <w:pPr>
              <w:jc w:val="center"/>
              <w:rPr>
                <w:rFonts w:ascii="Arial" w:hAnsi="Arial" w:cs="Arial"/>
                <w:b/>
                <w:bCs/>
                <w:color w:val="000000"/>
              </w:rPr>
            </w:pPr>
            <w:r w:rsidRPr="000E2622">
              <w:rPr>
                <w:rFonts w:ascii="Arial" w:hAnsi="Arial" w:cs="Arial"/>
                <w:b/>
                <w:bCs/>
                <w:color w:val="000000"/>
              </w:rPr>
              <w:t>Upper CL</w:t>
            </w:r>
          </w:p>
        </w:tc>
        <w:tc>
          <w:tcPr>
            <w:tcW w:w="928" w:type="dxa"/>
            <w:tcBorders>
              <w:top w:val="single" w:sz="4" w:space="0" w:color="auto"/>
              <w:left w:val="nil"/>
              <w:bottom w:val="single" w:sz="4" w:space="0" w:color="auto"/>
              <w:right w:val="single" w:sz="4" w:space="0" w:color="auto"/>
            </w:tcBorders>
          </w:tcPr>
          <w:p w14:paraId="515E43EA" w14:textId="28275917" w:rsidR="003C1E0A" w:rsidRPr="000E2622" w:rsidRDefault="003C1E0A" w:rsidP="003C1E0A">
            <w:pPr>
              <w:jc w:val="center"/>
              <w:rPr>
                <w:rFonts w:ascii="Arial" w:hAnsi="Arial" w:cs="Arial"/>
                <w:b/>
                <w:bCs/>
                <w:color w:val="000000"/>
              </w:rPr>
            </w:pPr>
            <w:r w:rsidRPr="000E2622">
              <w:rPr>
                <w:rFonts w:ascii="Arial" w:hAnsi="Arial" w:cs="Arial"/>
                <w:b/>
                <w:bCs/>
                <w:color w:val="000000"/>
              </w:rPr>
              <w:t>Group</w:t>
            </w:r>
          </w:p>
        </w:tc>
      </w:tr>
      <w:tr w:rsidR="003C1E0A" w:rsidRPr="000E2622" w14:paraId="3AA09FF3" w14:textId="286056FA" w:rsidTr="00716845">
        <w:trPr>
          <w:trHeight w:val="342"/>
        </w:trPr>
        <w:tc>
          <w:tcPr>
            <w:tcW w:w="1580" w:type="dxa"/>
            <w:tcBorders>
              <w:top w:val="single" w:sz="4" w:space="0" w:color="auto"/>
              <w:left w:val="single" w:sz="4" w:space="0" w:color="auto"/>
              <w:bottom w:val="nil"/>
              <w:right w:val="nil"/>
            </w:tcBorders>
            <w:shd w:val="clear" w:color="auto" w:fill="auto"/>
            <w:noWrap/>
            <w:vAlign w:val="center"/>
            <w:hideMark/>
          </w:tcPr>
          <w:p w14:paraId="606A6DEF" w14:textId="77777777" w:rsidR="003C1E0A" w:rsidRPr="000E2622" w:rsidRDefault="003C1E0A" w:rsidP="003C1E0A">
            <w:pPr>
              <w:jc w:val="center"/>
              <w:rPr>
                <w:rFonts w:ascii="Arial" w:hAnsi="Arial" w:cs="Arial"/>
                <w:color w:val="000000"/>
              </w:rPr>
            </w:pPr>
            <w:r w:rsidRPr="000E2622">
              <w:rPr>
                <w:rFonts w:ascii="Arial" w:hAnsi="Arial" w:cs="Arial"/>
                <w:color w:val="000000"/>
              </w:rPr>
              <w:t>AU</w:t>
            </w:r>
          </w:p>
        </w:tc>
        <w:tc>
          <w:tcPr>
            <w:tcW w:w="1247" w:type="dxa"/>
            <w:tcBorders>
              <w:top w:val="single" w:sz="4" w:space="0" w:color="auto"/>
              <w:left w:val="nil"/>
              <w:bottom w:val="nil"/>
              <w:right w:val="nil"/>
            </w:tcBorders>
            <w:shd w:val="clear" w:color="auto" w:fill="auto"/>
            <w:noWrap/>
            <w:vAlign w:val="center"/>
            <w:hideMark/>
          </w:tcPr>
          <w:p w14:paraId="6E086501" w14:textId="77777777" w:rsidR="003C1E0A" w:rsidRPr="000E2622" w:rsidRDefault="003C1E0A" w:rsidP="003C1E0A">
            <w:pPr>
              <w:jc w:val="center"/>
              <w:rPr>
                <w:rFonts w:ascii="Arial" w:hAnsi="Arial" w:cs="Arial"/>
                <w:color w:val="000000"/>
              </w:rPr>
            </w:pPr>
            <w:r w:rsidRPr="000E2622">
              <w:rPr>
                <w:rFonts w:ascii="Arial" w:hAnsi="Arial" w:cs="Arial"/>
                <w:color w:val="000000"/>
              </w:rPr>
              <w:t>GOPH</w:t>
            </w:r>
          </w:p>
        </w:tc>
        <w:tc>
          <w:tcPr>
            <w:tcW w:w="1589" w:type="dxa"/>
            <w:tcBorders>
              <w:top w:val="single" w:sz="4" w:space="0" w:color="auto"/>
              <w:left w:val="nil"/>
              <w:bottom w:val="nil"/>
              <w:right w:val="nil"/>
            </w:tcBorders>
            <w:shd w:val="clear" w:color="auto" w:fill="auto"/>
            <w:noWrap/>
            <w:vAlign w:val="center"/>
            <w:hideMark/>
          </w:tcPr>
          <w:p w14:paraId="5317C8E1" w14:textId="77777777" w:rsidR="003C1E0A" w:rsidRPr="000E2622" w:rsidRDefault="003C1E0A" w:rsidP="003C1E0A">
            <w:pPr>
              <w:jc w:val="center"/>
              <w:rPr>
                <w:rFonts w:ascii="Arial" w:hAnsi="Arial" w:cs="Arial"/>
                <w:color w:val="000000"/>
              </w:rPr>
            </w:pPr>
            <w:r w:rsidRPr="000E2622">
              <w:rPr>
                <w:rFonts w:ascii="Arial" w:hAnsi="Arial" w:cs="Arial"/>
                <w:color w:val="000000"/>
              </w:rPr>
              <w:t>5.242</w:t>
            </w:r>
          </w:p>
        </w:tc>
        <w:tc>
          <w:tcPr>
            <w:tcW w:w="788" w:type="dxa"/>
            <w:tcBorders>
              <w:top w:val="single" w:sz="4" w:space="0" w:color="auto"/>
              <w:left w:val="nil"/>
              <w:bottom w:val="nil"/>
              <w:right w:val="nil"/>
            </w:tcBorders>
            <w:shd w:val="clear" w:color="auto" w:fill="auto"/>
            <w:noWrap/>
            <w:vAlign w:val="center"/>
            <w:hideMark/>
          </w:tcPr>
          <w:p w14:paraId="528240C5" w14:textId="77777777" w:rsidR="003C1E0A" w:rsidRPr="000E2622" w:rsidRDefault="003C1E0A" w:rsidP="003C1E0A">
            <w:pPr>
              <w:jc w:val="center"/>
              <w:rPr>
                <w:rFonts w:ascii="Arial" w:hAnsi="Arial" w:cs="Arial"/>
                <w:color w:val="000000"/>
              </w:rPr>
            </w:pPr>
            <w:r w:rsidRPr="000E2622">
              <w:rPr>
                <w:rFonts w:ascii="Arial" w:hAnsi="Arial" w:cs="Arial"/>
                <w:color w:val="000000"/>
              </w:rPr>
              <w:t>0.795</w:t>
            </w:r>
          </w:p>
        </w:tc>
        <w:tc>
          <w:tcPr>
            <w:tcW w:w="1200" w:type="dxa"/>
            <w:tcBorders>
              <w:top w:val="single" w:sz="4" w:space="0" w:color="auto"/>
              <w:left w:val="nil"/>
              <w:bottom w:val="nil"/>
              <w:right w:val="nil"/>
            </w:tcBorders>
            <w:shd w:val="clear" w:color="auto" w:fill="auto"/>
            <w:noWrap/>
            <w:vAlign w:val="center"/>
            <w:hideMark/>
          </w:tcPr>
          <w:p w14:paraId="69FBA805" w14:textId="77777777" w:rsidR="003C1E0A" w:rsidRPr="000E2622" w:rsidRDefault="003C1E0A" w:rsidP="003C1E0A">
            <w:pPr>
              <w:jc w:val="center"/>
              <w:rPr>
                <w:rFonts w:ascii="Arial" w:hAnsi="Arial" w:cs="Arial"/>
                <w:color w:val="000000"/>
              </w:rPr>
            </w:pPr>
            <w:r w:rsidRPr="000E2622">
              <w:rPr>
                <w:rFonts w:ascii="Arial" w:hAnsi="Arial" w:cs="Arial"/>
                <w:color w:val="000000"/>
              </w:rPr>
              <w:t>115.159</w:t>
            </w:r>
          </w:p>
        </w:tc>
        <w:tc>
          <w:tcPr>
            <w:tcW w:w="1021" w:type="dxa"/>
            <w:tcBorders>
              <w:top w:val="single" w:sz="4" w:space="0" w:color="auto"/>
              <w:left w:val="nil"/>
              <w:bottom w:val="nil"/>
              <w:right w:val="nil"/>
            </w:tcBorders>
            <w:shd w:val="clear" w:color="auto" w:fill="auto"/>
            <w:noWrap/>
            <w:vAlign w:val="center"/>
            <w:hideMark/>
          </w:tcPr>
          <w:p w14:paraId="7669BB94" w14:textId="77777777" w:rsidR="003C1E0A" w:rsidRPr="000E2622" w:rsidRDefault="003C1E0A" w:rsidP="003C1E0A">
            <w:pPr>
              <w:jc w:val="center"/>
              <w:rPr>
                <w:rFonts w:ascii="Arial" w:hAnsi="Arial" w:cs="Arial"/>
                <w:color w:val="000000"/>
              </w:rPr>
            </w:pPr>
            <w:r w:rsidRPr="000E2622">
              <w:rPr>
                <w:rFonts w:ascii="Arial" w:hAnsi="Arial" w:cs="Arial"/>
                <w:color w:val="000000"/>
              </w:rPr>
              <w:t>3.667</w:t>
            </w:r>
          </w:p>
        </w:tc>
        <w:tc>
          <w:tcPr>
            <w:tcW w:w="1021" w:type="dxa"/>
            <w:tcBorders>
              <w:top w:val="single" w:sz="4" w:space="0" w:color="auto"/>
              <w:left w:val="nil"/>
              <w:bottom w:val="nil"/>
              <w:right w:val="nil"/>
            </w:tcBorders>
            <w:shd w:val="clear" w:color="auto" w:fill="auto"/>
            <w:noWrap/>
            <w:vAlign w:val="center"/>
            <w:hideMark/>
          </w:tcPr>
          <w:p w14:paraId="514E0EF5" w14:textId="77777777" w:rsidR="003C1E0A" w:rsidRPr="000E2622" w:rsidRDefault="003C1E0A" w:rsidP="003C1E0A">
            <w:pPr>
              <w:jc w:val="center"/>
              <w:rPr>
                <w:rFonts w:ascii="Arial" w:hAnsi="Arial" w:cs="Arial"/>
                <w:color w:val="000000"/>
              </w:rPr>
            </w:pPr>
            <w:r w:rsidRPr="000E2622">
              <w:rPr>
                <w:rFonts w:ascii="Arial" w:hAnsi="Arial" w:cs="Arial"/>
                <w:color w:val="000000"/>
              </w:rPr>
              <w:t>6.816</w:t>
            </w:r>
          </w:p>
        </w:tc>
        <w:tc>
          <w:tcPr>
            <w:tcW w:w="928" w:type="dxa"/>
            <w:tcBorders>
              <w:top w:val="single" w:sz="4" w:space="0" w:color="auto"/>
              <w:left w:val="nil"/>
              <w:bottom w:val="nil"/>
              <w:right w:val="single" w:sz="4" w:space="0" w:color="auto"/>
            </w:tcBorders>
          </w:tcPr>
          <w:p w14:paraId="12F58F09" w14:textId="49F41CAC" w:rsidR="003C1E0A" w:rsidRPr="000E2622" w:rsidRDefault="003C1E0A" w:rsidP="003C1E0A">
            <w:pPr>
              <w:jc w:val="center"/>
              <w:rPr>
                <w:rFonts w:ascii="Arial" w:hAnsi="Arial" w:cs="Arial"/>
                <w:color w:val="000000"/>
              </w:rPr>
            </w:pPr>
            <w:r w:rsidRPr="000E2622">
              <w:rPr>
                <w:rFonts w:ascii="Arial" w:hAnsi="Arial" w:cs="Arial"/>
                <w:color w:val="000000"/>
              </w:rPr>
              <w:t>A</w:t>
            </w:r>
          </w:p>
        </w:tc>
      </w:tr>
      <w:tr w:rsidR="003C1E0A" w:rsidRPr="000E2622" w14:paraId="44DBAD25" w14:textId="717D1A6B" w:rsidTr="00716845">
        <w:trPr>
          <w:trHeight w:val="342"/>
        </w:trPr>
        <w:tc>
          <w:tcPr>
            <w:tcW w:w="1580" w:type="dxa"/>
            <w:tcBorders>
              <w:top w:val="nil"/>
              <w:left w:val="single" w:sz="4" w:space="0" w:color="auto"/>
              <w:bottom w:val="nil"/>
              <w:right w:val="nil"/>
            </w:tcBorders>
            <w:shd w:val="clear" w:color="auto" w:fill="auto"/>
            <w:noWrap/>
            <w:vAlign w:val="center"/>
            <w:hideMark/>
          </w:tcPr>
          <w:p w14:paraId="3F250A0A" w14:textId="77777777" w:rsidR="003C1E0A" w:rsidRPr="000E2622" w:rsidRDefault="003C1E0A" w:rsidP="003C1E0A">
            <w:pPr>
              <w:jc w:val="center"/>
              <w:rPr>
                <w:rFonts w:ascii="Arial" w:hAnsi="Arial" w:cs="Arial"/>
                <w:color w:val="000000"/>
              </w:rPr>
            </w:pPr>
            <w:r w:rsidRPr="000E2622">
              <w:rPr>
                <w:rFonts w:ascii="Arial" w:hAnsi="Arial" w:cs="Arial"/>
                <w:color w:val="000000"/>
              </w:rPr>
              <w:t>CA</w:t>
            </w:r>
          </w:p>
        </w:tc>
        <w:tc>
          <w:tcPr>
            <w:tcW w:w="1247" w:type="dxa"/>
            <w:tcBorders>
              <w:top w:val="nil"/>
              <w:left w:val="nil"/>
              <w:bottom w:val="nil"/>
              <w:right w:val="nil"/>
            </w:tcBorders>
            <w:shd w:val="clear" w:color="auto" w:fill="auto"/>
            <w:noWrap/>
            <w:vAlign w:val="center"/>
            <w:hideMark/>
          </w:tcPr>
          <w:p w14:paraId="0AFEF688" w14:textId="77777777" w:rsidR="003C1E0A" w:rsidRPr="000E2622" w:rsidRDefault="003C1E0A" w:rsidP="003C1E0A">
            <w:pPr>
              <w:jc w:val="center"/>
              <w:rPr>
                <w:rFonts w:ascii="Arial" w:hAnsi="Arial" w:cs="Arial"/>
                <w:color w:val="000000"/>
              </w:rPr>
            </w:pPr>
            <w:r w:rsidRPr="000E2622">
              <w:rPr>
                <w:rFonts w:ascii="Arial" w:hAnsi="Arial" w:cs="Arial"/>
                <w:color w:val="000000"/>
              </w:rPr>
              <w:t>GOPH</w:t>
            </w:r>
          </w:p>
        </w:tc>
        <w:tc>
          <w:tcPr>
            <w:tcW w:w="1589" w:type="dxa"/>
            <w:tcBorders>
              <w:top w:val="nil"/>
              <w:left w:val="nil"/>
              <w:bottom w:val="nil"/>
              <w:right w:val="nil"/>
            </w:tcBorders>
            <w:shd w:val="clear" w:color="auto" w:fill="auto"/>
            <w:noWrap/>
            <w:vAlign w:val="center"/>
            <w:hideMark/>
          </w:tcPr>
          <w:p w14:paraId="72446B29" w14:textId="77777777" w:rsidR="003C1E0A" w:rsidRPr="000E2622" w:rsidRDefault="003C1E0A" w:rsidP="003C1E0A">
            <w:pPr>
              <w:jc w:val="center"/>
              <w:rPr>
                <w:rFonts w:ascii="Arial" w:hAnsi="Arial" w:cs="Arial"/>
                <w:color w:val="000000"/>
              </w:rPr>
            </w:pPr>
            <w:r w:rsidRPr="000E2622">
              <w:rPr>
                <w:rFonts w:ascii="Arial" w:hAnsi="Arial" w:cs="Arial"/>
                <w:color w:val="000000"/>
              </w:rPr>
              <w:t>4.819</w:t>
            </w:r>
          </w:p>
        </w:tc>
        <w:tc>
          <w:tcPr>
            <w:tcW w:w="788" w:type="dxa"/>
            <w:tcBorders>
              <w:top w:val="nil"/>
              <w:left w:val="nil"/>
              <w:bottom w:val="nil"/>
              <w:right w:val="nil"/>
            </w:tcBorders>
            <w:shd w:val="clear" w:color="auto" w:fill="auto"/>
            <w:noWrap/>
            <w:vAlign w:val="center"/>
            <w:hideMark/>
          </w:tcPr>
          <w:p w14:paraId="45D00718" w14:textId="77777777" w:rsidR="003C1E0A" w:rsidRPr="000E2622" w:rsidRDefault="003C1E0A" w:rsidP="003C1E0A">
            <w:pPr>
              <w:jc w:val="center"/>
              <w:rPr>
                <w:rFonts w:ascii="Arial" w:hAnsi="Arial" w:cs="Arial"/>
                <w:color w:val="000000"/>
              </w:rPr>
            </w:pPr>
            <w:r w:rsidRPr="000E2622">
              <w:rPr>
                <w:rFonts w:ascii="Arial" w:hAnsi="Arial" w:cs="Arial"/>
                <w:color w:val="000000"/>
              </w:rPr>
              <w:t>0.885</w:t>
            </w:r>
          </w:p>
        </w:tc>
        <w:tc>
          <w:tcPr>
            <w:tcW w:w="1200" w:type="dxa"/>
            <w:tcBorders>
              <w:top w:val="nil"/>
              <w:left w:val="nil"/>
              <w:bottom w:val="nil"/>
              <w:right w:val="nil"/>
            </w:tcBorders>
            <w:shd w:val="clear" w:color="auto" w:fill="auto"/>
            <w:noWrap/>
            <w:vAlign w:val="center"/>
            <w:hideMark/>
          </w:tcPr>
          <w:p w14:paraId="58ACFFA8" w14:textId="77777777" w:rsidR="003C1E0A" w:rsidRPr="000E2622" w:rsidRDefault="003C1E0A" w:rsidP="003C1E0A">
            <w:pPr>
              <w:jc w:val="center"/>
              <w:rPr>
                <w:rFonts w:ascii="Arial" w:hAnsi="Arial" w:cs="Arial"/>
                <w:color w:val="000000"/>
              </w:rPr>
            </w:pPr>
            <w:r w:rsidRPr="000E2622">
              <w:rPr>
                <w:rFonts w:ascii="Arial" w:hAnsi="Arial" w:cs="Arial"/>
                <w:color w:val="000000"/>
              </w:rPr>
              <w:t>188.960</w:t>
            </w:r>
          </w:p>
        </w:tc>
        <w:tc>
          <w:tcPr>
            <w:tcW w:w="1021" w:type="dxa"/>
            <w:tcBorders>
              <w:top w:val="nil"/>
              <w:left w:val="nil"/>
              <w:bottom w:val="nil"/>
              <w:right w:val="nil"/>
            </w:tcBorders>
            <w:shd w:val="clear" w:color="auto" w:fill="auto"/>
            <w:noWrap/>
            <w:vAlign w:val="center"/>
            <w:hideMark/>
          </w:tcPr>
          <w:p w14:paraId="7FD8A4FF" w14:textId="77777777" w:rsidR="003C1E0A" w:rsidRPr="000E2622" w:rsidRDefault="003C1E0A" w:rsidP="003C1E0A">
            <w:pPr>
              <w:jc w:val="center"/>
              <w:rPr>
                <w:rFonts w:ascii="Arial" w:hAnsi="Arial" w:cs="Arial"/>
                <w:color w:val="000000"/>
              </w:rPr>
            </w:pPr>
            <w:r w:rsidRPr="000E2622">
              <w:rPr>
                <w:rFonts w:ascii="Arial" w:hAnsi="Arial" w:cs="Arial"/>
                <w:color w:val="000000"/>
              </w:rPr>
              <w:t>3.074</w:t>
            </w:r>
          </w:p>
        </w:tc>
        <w:tc>
          <w:tcPr>
            <w:tcW w:w="1021" w:type="dxa"/>
            <w:tcBorders>
              <w:top w:val="nil"/>
              <w:left w:val="nil"/>
              <w:bottom w:val="nil"/>
              <w:right w:val="nil"/>
            </w:tcBorders>
            <w:shd w:val="clear" w:color="auto" w:fill="auto"/>
            <w:noWrap/>
            <w:vAlign w:val="center"/>
            <w:hideMark/>
          </w:tcPr>
          <w:p w14:paraId="353ECA17" w14:textId="77777777" w:rsidR="003C1E0A" w:rsidRPr="000E2622" w:rsidRDefault="003C1E0A" w:rsidP="003C1E0A">
            <w:pPr>
              <w:jc w:val="center"/>
              <w:rPr>
                <w:rFonts w:ascii="Arial" w:hAnsi="Arial" w:cs="Arial"/>
                <w:color w:val="000000"/>
              </w:rPr>
            </w:pPr>
            <w:r w:rsidRPr="000E2622">
              <w:rPr>
                <w:rFonts w:ascii="Arial" w:hAnsi="Arial" w:cs="Arial"/>
                <w:color w:val="000000"/>
              </w:rPr>
              <w:t>6.564</w:t>
            </w:r>
          </w:p>
        </w:tc>
        <w:tc>
          <w:tcPr>
            <w:tcW w:w="928" w:type="dxa"/>
            <w:tcBorders>
              <w:top w:val="nil"/>
              <w:left w:val="nil"/>
              <w:bottom w:val="nil"/>
              <w:right w:val="single" w:sz="4" w:space="0" w:color="auto"/>
            </w:tcBorders>
          </w:tcPr>
          <w:p w14:paraId="676B6604" w14:textId="34FCCE33" w:rsidR="003C1E0A" w:rsidRPr="000E2622" w:rsidRDefault="003C1E0A" w:rsidP="003C1E0A">
            <w:pPr>
              <w:jc w:val="center"/>
              <w:rPr>
                <w:rFonts w:ascii="Arial" w:hAnsi="Arial" w:cs="Arial"/>
                <w:color w:val="000000"/>
              </w:rPr>
            </w:pPr>
            <w:r w:rsidRPr="000E2622">
              <w:rPr>
                <w:rFonts w:ascii="Arial" w:hAnsi="Arial" w:cs="Arial"/>
                <w:color w:val="000000"/>
              </w:rPr>
              <w:t>A</w:t>
            </w:r>
          </w:p>
        </w:tc>
      </w:tr>
      <w:tr w:rsidR="003C1E0A" w:rsidRPr="000E2622" w14:paraId="49497338" w14:textId="1E359E11" w:rsidTr="00716845">
        <w:trPr>
          <w:trHeight w:val="342"/>
        </w:trPr>
        <w:tc>
          <w:tcPr>
            <w:tcW w:w="1580" w:type="dxa"/>
            <w:tcBorders>
              <w:top w:val="nil"/>
              <w:left w:val="single" w:sz="4" w:space="0" w:color="auto"/>
              <w:bottom w:val="nil"/>
              <w:right w:val="nil"/>
            </w:tcBorders>
            <w:shd w:val="clear" w:color="auto" w:fill="auto"/>
            <w:noWrap/>
            <w:vAlign w:val="center"/>
            <w:hideMark/>
          </w:tcPr>
          <w:p w14:paraId="3A8E47A6" w14:textId="77777777" w:rsidR="003C1E0A" w:rsidRPr="000E2622" w:rsidRDefault="003C1E0A" w:rsidP="003C1E0A">
            <w:pPr>
              <w:jc w:val="center"/>
              <w:rPr>
                <w:rFonts w:ascii="Arial" w:hAnsi="Arial" w:cs="Arial"/>
                <w:color w:val="000000"/>
              </w:rPr>
            </w:pPr>
            <w:r w:rsidRPr="000E2622">
              <w:rPr>
                <w:rFonts w:ascii="Arial" w:hAnsi="Arial" w:cs="Arial"/>
                <w:color w:val="000000"/>
              </w:rPr>
              <w:t>ENA</w:t>
            </w:r>
          </w:p>
        </w:tc>
        <w:tc>
          <w:tcPr>
            <w:tcW w:w="1247" w:type="dxa"/>
            <w:tcBorders>
              <w:top w:val="nil"/>
              <w:left w:val="nil"/>
              <w:bottom w:val="nil"/>
              <w:right w:val="nil"/>
            </w:tcBorders>
            <w:shd w:val="clear" w:color="auto" w:fill="auto"/>
            <w:noWrap/>
            <w:vAlign w:val="center"/>
            <w:hideMark/>
          </w:tcPr>
          <w:p w14:paraId="7F5F71A9" w14:textId="77777777" w:rsidR="003C1E0A" w:rsidRPr="000E2622" w:rsidRDefault="003C1E0A" w:rsidP="003C1E0A">
            <w:pPr>
              <w:jc w:val="center"/>
              <w:rPr>
                <w:rFonts w:ascii="Arial" w:hAnsi="Arial" w:cs="Arial"/>
                <w:color w:val="000000"/>
              </w:rPr>
            </w:pPr>
            <w:r w:rsidRPr="000E2622">
              <w:rPr>
                <w:rFonts w:ascii="Arial" w:hAnsi="Arial" w:cs="Arial"/>
                <w:color w:val="000000"/>
              </w:rPr>
              <w:t>GOPH</w:t>
            </w:r>
          </w:p>
        </w:tc>
        <w:tc>
          <w:tcPr>
            <w:tcW w:w="1589" w:type="dxa"/>
            <w:tcBorders>
              <w:top w:val="nil"/>
              <w:left w:val="nil"/>
              <w:bottom w:val="nil"/>
              <w:right w:val="nil"/>
            </w:tcBorders>
            <w:shd w:val="clear" w:color="auto" w:fill="auto"/>
            <w:noWrap/>
            <w:vAlign w:val="center"/>
            <w:hideMark/>
          </w:tcPr>
          <w:p w14:paraId="0B984FBE" w14:textId="77777777" w:rsidR="003C1E0A" w:rsidRPr="000E2622" w:rsidRDefault="003C1E0A" w:rsidP="003C1E0A">
            <w:pPr>
              <w:jc w:val="center"/>
              <w:rPr>
                <w:rFonts w:ascii="Arial" w:hAnsi="Arial" w:cs="Arial"/>
                <w:color w:val="000000"/>
              </w:rPr>
            </w:pPr>
            <w:r w:rsidRPr="000E2622">
              <w:rPr>
                <w:rFonts w:ascii="Arial" w:hAnsi="Arial" w:cs="Arial"/>
                <w:color w:val="000000"/>
              </w:rPr>
              <w:t>5.352</w:t>
            </w:r>
          </w:p>
        </w:tc>
        <w:tc>
          <w:tcPr>
            <w:tcW w:w="788" w:type="dxa"/>
            <w:tcBorders>
              <w:top w:val="nil"/>
              <w:left w:val="nil"/>
              <w:bottom w:val="nil"/>
              <w:right w:val="nil"/>
            </w:tcBorders>
            <w:shd w:val="clear" w:color="auto" w:fill="auto"/>
            <w:noWrap/>
            <w:vAlign w:val="center"/>
            <w:hideMark/>
          </w:tcPr>
          <w:p w14:paraId="6D37DC80" w14:textId="77777777" w:rsidR="003C1E0A" w:rsidRPr="000E2622" w:rsidRDefault="003C1E0A" w:rsidP="003C1E0A">
            <w:pPr>
              <w:jc w:val="center"/>
              <w:rPr>
                <w:rFonts w:ascii="Arial" w:hAnsi="Arial" w:cs="Arial"/>
                <w:color w:val="000000"/>
              </w:rPr>
            </w:pPr>
            <w:r w:rsidRPr="000E2622">
              <w:rPr>
                <w:rFonts w:ascii="Arial" w:hAnsi="Arial" w:cs="Arial"/>
                <w:color w:val="000000"/>
              </w:rPr>
              <w:t>0.785</w:t>
            </w:r>
          </w:p>
        </w:tc>
        <w:tc>
          <w:tcPr>
            <w:tcW w:w="1200" w:type="dxa"/>
            <w:tcBorders>
              <w:top w:val="nil"/>
              <w:left w:val="nil"/>
              <w:bottom w:val="nil"/>
              <w:right w:val="nil"/>
            </w:tcBorders>
            <w:shd w:val="clear" w:color="auto" w:fill="auto"/>
            <w:noWrap/>
            <w:vAlign w:val="center"/>
            <w:hideMark/>
          </w:tcPr>
          <w:p w14:paraId="13130859" w14:textId="77777777" w:rsidR="003C1E0A" w:rsidRPr="000E2622" w:rsidRDefault="003C1E0A" w:rsidP="003C1E0A">
            <w:pPr>
              <w:jc w:val="center"/>
              <w:rPr>
                <w:rFonts w:ascii="Arial" w:hAnsi="Arial" w:cs="Arial"/>
                <w:color w:val="000000"/>
              </w:rPr>
            </w:pPr>
            <w:r w:rsidRPr="000E2622">
              <w:rPr>
                <w:rFonts w:ascii="Arial" w:hAnsi="Arial" w:cs="Arial"/>
                <w:color w:val="000000"/>
              </w:rPr>
              <w:t>153.641</w:t>
            </w:r>
          </w:p>
        </w:tc>
        <w:tc>
          <w:tcPr>
            <w:tcW w:w="1021" w:type="dxa"/>
            <w:tcBorders>
              <w:top w:val="nil"/>
              <w:left w:val="nil"/>
              <w:bottom w:val="nil"/>
              <w:right w:val="nil"/>
            </w:tcBorders>
            <w:shd w:val="clear" w:color="auto" w:fill="auto"/>
            <w:noWrap/>
            <w:vAlign w:val="center"/>
            <w:hideMark/>
          </w:tcPr>
          <w:p w14:paraId="5C33FCE5" w14:textId="77777777" w:rsidR="003C1E0A" w:rsidRPr="000E2622" w:rsidRDefault="003C1E0A" w:rsidP="003C1E0A">
            <w:pPr>
              <w:jc w:val="center"/>
              <w:rPr>
                <w:rFonts w:ascii="Arial" w:hAnsi="Arial" w:cs="Arial"/>
                <w:color w:val="000000"/>
              </w:rPr>
            </w:pPr>
            <w:r w:rsidRPr="000E2622">
              <w:rPr>
                <w:rFonts w:ascii="Arial" w:hAnsi="Arial" w:cs="Arial"/>
                <w:color w:val="000000"/>
              </w:rPr>
              <w:t>3.802</w:t>
            </w:r>
          </w:p>
        </w:tc>
        <w:tc>
          <w:tcPr>
            <w:tcW w:w="1021" w:type="dxa"/>
            <w:tcBorders>
              <w:top w:val="nil"/>
              <w:left w:val="nil"/>
              <w:bottom w:val="nil"/>
              <w:right w:val="nil"/>
            </w:tcBorders>
            <w:shd w:val="clear" w:color="auto" w:fill="auto"/>
            <w:noWrap/>
            <w:vAlign w:val="center"/>
            <w:hideMark/>
          </w:tcPr>
          <w:p w14:paraId="5179D0BB" w14:textId="77777777" w:rsidR="003C1E0A" w:rsidRPr="000E2622" w:rsidRDefault="003C1E0A" w:rsidP="003C1E0A">
            <w:pPr>
              <w:jc w:val="center"/>
              <w:rPr>
                <w:rFonts w:ascii="Arial" w:hAnsi="Arial" w:cs="Arial"/>
                <w:color w:val="000000"/>
              </w:rPr>
            </w:pPr>
            <w:r w:rsidRPr="000E2622">
              <w:rPr>
                <w:rFonts w:ascii="Arial" w:hAnsi="Arial" w:cs="Arial"/>
                <w:color w:val="000000"/>
              </w:rPr>
              <w:t>6.902</w:t>
            </w:r>
          </w:p>
        </w:tc>
        <w:tc>
          <w:tcPr>
            <w:tcW w:w="928" w:type="dxa"/>
            <w:tcBorders>
              <w:top w:val="nil"/>
              <w:left w:val="nil"/>
              <w:bottom w:val="nil"/>
              <w:right w:val="single" w:sz="4" w:space="0" w:color="auto"/>
            </w:tcBorders>
          </w:tcPr>
          <w:p w14:paraId="09FDBA43" w14:textId="617F3A97" w:rsidR="003C1E0A" w:rsidRPr="000E2622" w:rsidRDefault="003C1E0A" w:rsidP="003C1E0A">
            <w:pPr>
              <w:jc w:val="center"/>
              <w:rPr>
                <w:rFonts w:ascii="Arial" w:hAnsi="Arial" w:cs="Arial"/>
                <w:color w:val="000000"/>
              </w:rPr>
            </w:pPr>
            <w:r w:rsidRPr="000E2622">
              <w:rPr>
                <w:rFonts w:ascii="Arial" w:hAnsi="Arial" w:cs="Arial"/>
                <w:color w:val="000000"/>
              </w:rPr>
              <w:t>A</w:t>
            </w:r>
          </w:p>
        </w:tc>
      </w:tr>
      <w:tr w:rsidR="003C1E0A" w:rsidRPr="000E2622" w14:paraId="32106ACD" w14:textId="65DF45C6" w:rsidTr="00716845">
        <w:trPr>
          <w:trHeight w:val="342"/>
        </w:trPr>
        <w:tc>
          <w:tcPr>
            <w:tcW w:w="1580" w:type="dxa"/>
            <w:tcBorders>
              <w:top w:val="nil"/>
              <w:left w:val="single" w:sz="4" w:space="0" w:color="auto"/>
              <w:bottom w:val="nil"/>
              <w:right w:val="nil"/>
            </w:tcBorders>
            <w:shd w:val="clear" w:color="auto" w:fill="auto"/>
            <w:noWrap/>
            <w:vAlign w:val="center"/>
            <w:hideMark/>
          </w:tcPr>
          <w:p w14:paraId="21D60AA8" w14:textId="77777777" w:rsidR="003C1E0A" w:rsidRPr="000E2622" w:rsidRDefault="003C1E0A" w:rsidP="003C1E0A">
            <w:pPr>
              <w:jc w:val="center"/>
              <w:rPr>
                <w:rFonts w:ascii="Arial" w:hAnsi="Arial" w:cs="Arial"/>
                <w:color w:val="000000"/>
              </w:rPr>
            </w:pPr>
            <w:r w:rsidRPr="000E2622">
              <w:rPr>
                <w:rFonts w:ascii="Arial" w:hAnsi="Arial" w:cs="Arial"/>
                <w:color w:val="000000"/>
              </w:rPr>
              <w:t>GU</w:t>
            </w:r>
          </w:p>
        </w:tc>
        <w:tc>
          <w:tcPr>
            <w:tcW w:w="1247" w:type="dxa"/>
            <w:tcBorders>
              <w:top w:val="nil"/>
              <w:left w:val="nil"/>
              <w:bottom w:val="nil"/>
              <w:right w:val="nil"/>
            </w:tcBorders>
            <w:shd w:val="clear" w:color="auto" w:fill="auto"/>
            <w:noWrap/>
            <w:vAlign w:val="center"/>
            <w:hideMark/>
          </w:tcPr>
          <w:p w14:paraId="2B63844F" w14:textId="77777777" w:rsidR="003C1E0A" w:rsidRPr="000E2622" w:rsidRDefault="003C1E0A" w:rsidP="003C1E0A">
            <w:pPr>
              <w:jc w:val="center"/>
              <w:rPr>
                <w:rFonts w:ascii="Arial" w:hAnsi="Arial" w:cs="Arial"/>
                <w:color w:val="000000"/>
              </w:rPr>
            </w:pPr>
            <w:r w:rsidRPr="000E2622">
              <w:rPr>
                <w:rFonts w:ascii="Arial" w:hAnsi="Arial" w:cs="Arial"/>
                <w:color w:val="000000"/>
              </w:rPr>
              <w:t>GOPH</w:t>
            </w:r>
          </w:p>
        </w:tc>
        <w:tc>
          <w:tcPr>
            <w:tcW w:w="1589" w:type="dxa"/>
            <w:tcBorders>
              <w:top w:val="nil"/>
              <w:left w:val="nil"/>
              <w:bottom w:val="nil"/>
              <w:right w:val="nil"/>
            </w:tcBorders>
            <w:shd w:val="clear" w:color="auto" w:fill="auto"/>
            <w:noWrap/>
            <w:vAlign w:val="center"/>
            <w:hideMark/>
          </w:tcPr>
          <w:p w14:paraId="23D783CC" w14:textId="77777777" w:rsidR="003C1E0A" w:rsidRPr="000E2622" w:rsidRDefault="003C1E0A" w:rsidP="003C1E0A">
            <w:pPr>
              <w:jc w:val="center"/>
              <w:rPr>
                <w:rFonts w:ascii="Arial" w:hAnsi="Arial" w:cs="Arial"/>
                <w:color w:val="000000"/>
              </w:rPr>
            </w:pPr>
            <w:r w:rsidRPr="000E2622">
              <w:rPr>
                <w:rFonts w:ascii="Arial" w:hAnsi="Arial" w:cs="Arial"/>
                <w:color w:val="000000"/>
              </w:rPr>
              <w:t>4.721</w:t>
            </w:r>
          </w:p>
        </w:tc>
        <w:tc>
          <w:tcPr>
            <w:tcW w:w="788" w:type="dxa"/>
            <w:tcBorders>
              <w:top w:val="nil"/>
              <w:left w:val="nil"/>
              <w:bottom w:val="nil"/>
              <w:right w:val="nil"/>
            </w:tcBorders>
            <w:shd w:val="clear" w:color="auto" w:fill="auto"/>
            <w:noWrap/>
            <w:vAlign w:val="center"/>
            <w:hideMark/>
          </w:tcPr>
          <w:p w14:paraId="1DE7EC53" w14:textId="77777777" w:rsidR="003C1E0A" w:rsidRPr="000E2622" w:rsidRDefault="003C1E0A" w:rsidP="003C1E0A">
            <w:pPr>
              <w:jc w:val="center"/>
              <w:rPr>
                <w:rFonts w:ascii="Arial" w:hAnsi="Arial" w:cs="Arial"/>
                <w:color w:val="000000"/>
              </w:rPr>
            </w:pPr>
            <w:r w:rsidRPr="000E2622">
              <w:rPr>
                <w:rFonts w:ascii="Arial" w:hAnsi="Arial" w:cs="Arial"/>
                <w:color w:val="000000"/>
              </w:rPr>
              <w:t>0.886</w:t>
            </w:r>
          </w:p>
        </w:tc>
        <w:tc>
          <w:tcPr>
            <w:tcW w:w="1200" w:type="dxa"/>
            <w:tcBorders>
              <w:top w:val="nil"/>
              <w:left w:val="nil"/>
              <w:bottom w:val="nil"/>
              <w:right w:val="nil"/>
            </w:tcBorders>
            <w:shd w:val="clear" w:color="auto" w:fill="auto"/>
            <w:noWrap/>
            <w:vAlign w:val="center"/>
            <w:hideMark/>
          </w:tcPr>
          <w:p w14:paraId="6561DD01" w14:textId="77777777" w:rsidR="003C1E0A" w:rsidRPr="000E2622" w:rsidRDefault="003C1E0A" w:rsidP="003C1E0A">
            <w:pPr>
              <w:jc w:val="center"/>
              <w:rPr>
                <w:rFonts w:ascii="Arial" w:hAnsi="Arial" w:cs="Arial"/>
                <w:color w:val="000000"/>
              </w:rPr>
            </w:pPr>
            <w:r w:rsidRPr="000E2622">
              <w:rPr>
                <w:rFonts w:ascii="Arial" w:hAnsi="Arial" w:cs="Arial"/>
                <w:color w:val="000000"/>
              </w:rPr>
              <w:t>180.993</w:t>
            </w:r>
          </w:p>
        </w:tc>
        <w:tc>
          <w:tcPr>
            <w:tcW w:w="1021" w:type="dxa"/>
            <w:tcBorders>
              <w:top w:val="nil"/>
              <w:left w:val="nil"/>
              <w:bottom w:val="nil"/>
              <w:right w:val="nil"/>
            </w:tcBorders>
            <w:shd w:val="clear" w:color="auto" w:fill="auto"/>
            <w:noWrap/>
            <w:vAlign w:val="center"/>
            <w:hideMark/>
          </w:tcPr>
          <w:p w14:paraId="766859AF" w14:textId="77777777" w:rsidR="003C1E0A" w:rsidRPr="000E2622" w:rsidRDefault="003C1E0A" w:rsidP="003C1E0A">
            <w:pPr>
              <w:jc w:val="center"/>
              <w:rPr>
                <w:rFonts w:ascii="Arial" w:hAnsi="Arial" w:cs="Arial"/>
                <w:color w:val="000000"/>
              </w:rPr>
            </w:pPr>
            <w:r w:rsidRPr="000E2622">
              <w:rPr>
                <w:rFonts w:ascii="Arial" w:hAnsi="Arial" w:cs="Arial"/>
                <w:color w:val="000000"/>
              </w:rPr>
              <w:t>2.973</w:t>
            </w:r>
          </w:p>
        </w:tc>
        <w:tc>
          <w:tcPr>
            <w:tcW w:w="1021" w:type="dxa"/>
            <w:tcBorders>
              <w:top w:val="nil"/>
              <w:left w:val="nil"/>
              <w:bottom w:val="nil"/>
              <w:right w:val="nil"/>
            </w:tcBorders>
            <w:shd w:val="clear" w:color="auto" w:fill="auto"/>
            <w:noWrap/>
            <w:vAlign w:val="center"/>
            <w:hideMark/>
          </w:tcPr>
          <w:p w14:paraId="1C45851D" w14:textId="77777777" w:rsidR="003C1E0A" w:rsidRPr="000E2622" w:rsidRDefault="003C1E0A" w:rsidP="003C1E0A">
            <w:pPr>
              <w:jc w:val="center"/>
              <w:rPr>
                <w:rFonts w:ascii="Arial" w:hAnsi="Arial" w:cs="Arial"/>
                <w:color w:val="000000"/>
              </w:rPr>
            </w:pPr>
            <w:r w:rsidRPr="000E2622">
              <w:rPr>
                <w:rFonts w:ascii="Arial" w:hAnsi="Arial" w:cs="Arial"/>
                <w:color w:val="000000"/>
              </w:rPr>
              <w:t>6.469</w:t>
            </w:r>
          </w:p>
        </w:tc>
        <w:tc>
          <w:tcPr>
            <w:tcW w:w="928" w:type="dxa"/>
            <w:tcBorders>
              <w:top w:val="nil"/>
              <w:left w:val="nil"/>
              <w:bottom w:val="nil"/>
              <w:right w:val="single" w:sz="4" w:space="0" w:color="auto"/>
            </w:tcBorders>
          </w:tcPr>
          <w:p w14:paraId="4184A7ED" w14:textId="68F7984E" w:rsidR="003C1E0A" w:rsidRPr="000E2622" w:rsidRDefault="003C1E0A" w:rsidP="003C1E0A">
            <w:pPr>
              <w:jc w:val="center"/>
              <w:rPr>
                <w:rFonts w:ascii="Arial" w:hAnsi="Arial" w:cs="Arial"/>
                <w:color w:val="000000"/>
              </w:rPr>
            </w:pPr>
            <w:r w:rsidRPr="000E2622">
              <w:rPr>
                <w:rFonts w:ascii="Arial" w:hAnsi="Arial" w:cs="Arial"/>
                <w:color w:val="000000"/>
              </w:rPr>
              <w:t>A</w:t>
            </w:r>
          </w:p>
        </w:tc>
      </w:tr>
      <w:tr w:rsidR="003C1E0A" w:rsidRPr="000E2622" w14:paraId="6E9FF61C" w14:textId="192B17A0" w:rsidTr="00716845">
        <w:trPr>
          <w:trHeight w:val="342"/>
        </w:trPr>
        <w:tc>
          <w:tcPr>
            <w:tcW w:w="1580" w:type="dxa"/>
            <w:tcBorders>
              <w:top w:val="nil"/>
              <w:left w:val="single" w:sz="4" w:space="0" w:color="auto"/>
              <w:bottom w:val="nil"/>
              <w:right w:val="nil"/>
            </w:tcBorders>
            <w:shd w:val="clear" w:color="auto" w:fill="auto"/>
            <w:noWrap/>
            <w:vAlign w:val="center"/>
            <w:hideMark/>
          </w:tcPr>
          <w:p w14:paraId="3ADDF5F7" w14:textId="77777777" w:rsidR="003C1E0A" w:rsidRPr="000E2622" w:rsidRDefault="003C1E0A" w:rsidP="003C1E0A">
            <w:pPr>
              <w:jc w:val="center"/>
              <w:rPr>
                <w:rFonts w:ascii="Arial" w:hAnsi="Arial" w:cs="Arial"/>
                <w:color w:val="000000"/>
              </w:rPr>
            </w:pPr>
            <w:r w:rsidRPr="000E2622">
              <w:rPr>
                <w:rFonts w:ascii="Arial" w:hAnsi="Arial" w:cs="Arial"/>
                <w:color w:val="000000"/>
              </w:rPr>
              <w:t>HI</w:t>
            </w:r>
          </w:p>
        </w:tc>
        <w:tc>
          <w:tcPr>
            <w:tcW w:w="1247" w:type="dxa"/>
            <w:tcBorders>
              <w:top w:val="nil"/>
              <w:left w:val="nil"/>
              <w:bottom w:val="nil"/>
              <w:right w:val="nil"/>
            </w:tcBorders>
            <w:shd w:val="clear" w:color="auto" w:fill="auto"/>
            <w:noWrap/>
            <w:vAlign w:val="center"/>
            <w:hideMark/>
          </w:tcPr>
          <w:p w14:paraId="7031E71C" w14:textId="77777777" w:rsidR="003C1E0A" w:rsidRPr="000E2622" w:rsidRDefault="003C1E0A" w:rsidP="003C1E0A">
            <w:pPr>
              <w:jc w:val="center"/>
              <w:rPr>
                <w:rFonts w:ascii="Arial" w:hAnsi="Arial" w:cs="Arial"/>
                <w:color w:val="000000"/>
              </w:rPr>
            </w:pPr>
            <w:r w:rsidRPr="000E2622">
              <w:rPr>
                <w:rFonts w:ascii="Arial" w:hAnsi="Arial" w:cs="Arial"/>
                <w:color w:val="000000"/>
              </w:rPr>
              <w:t>GOPH</w:t>
            </w:r>
          </w:p>
        </w:tc>
        <w:tc>
          <w:tcPr>
            <w:tcW w:w="1589" w:type="dxa"/>
            <w:tcBorders>
              <w:top w:val="nil"/>
              <w:left w:val="nil"/>
              <w:bottom w:val="nil"/>
              <w:right w:val="nil"/>
            </w:tcBorders>
            <w:shd w:val="clear" w:color="auto" w:fill="auto"/>
            <w:noWrap/>
            <w:vAlign w:val="center"/>
            <w:hideMark/>
          </w:tcPr>
          <w:p w14:paraId="457C09F8" w14:textId="77777777" w:rsidR="003C1E0A" w:rsidRPr="000E2622" w:rsidRDefault="003C1E0A" w:rsidP="003C1E0A">
            <w:pPr>
              <w:jc w:val="center"/>
              <w:rPr>
                <w:rFonts w:ascii="Arial" w:hAnsi="Arial" w:cs="Arial"/>
                <w:color w:val="000000"/>
              </w:rPr>
            </w:pPr>
            <w:r w:rsidRPr="000E2622">
              <w:rPr>
                <w:rFonts w:ascii="Arial" w:hAnsi="Arial" w:cs="Arial"/>
                <w:color w:val="000000"/>
              </w:rPr>
              <w:t>4.991</w:t>
            </w:r>
          </w:p>
        </w:tc>
        <w:tc>
          <w:tcPr>
            <w:tcW w:w="788" w:type="dxa"/>
            <w:tcBorders>
              <w:top w:val="nil"/>
              <w:left w:val="nil"/>
              <w:bottom w:val="nil"/>
              <w:right w:val="nil"/>
            </w:tcBorders>
            <w:shd w:val="clear" w:color="auto" w:fill="auto"/>
            <w:noWrap/>
            <w:vAlign w:val="center"/>
            <w:hideMark/>
          </w:tcPr>
          <w:p w14:paraId="42973F0B" w14:textId="77777777" w:rsidR="003C1E0A" w:rsidRPr="000E2622" w:rsidRDefault="003C1E0A" w:rsidP="003C1E0A">
            <w:pPr>
              <w:jc w:val="center"/>
              <w:rPr>
                <w:rFonts w:ascii="Arial" w:hAnsi="Arial" w:cs="Arial"/>
                <w:color w:val="000000"/>
              </w:rPr>
            </w:pPr>
            <w:r w:rsidRPr="000E2622">
              <w:rPr>
                <w:rFonts w:ascii="Arial" w:hAnsi="Arial" w:cs="Arial"/>
                <w:color w:val="000000"/>
              </w:rPr>
              <w:t>0.794</w:t>
            </w:r>
          </w:p>
        </w:tc>
        <w:tc>
          <w:tcPr>
            <w:tcW w:w="1200" w:type="dxa"/>
            <w:tcBorders>
              <w:top w:val="nil"/>
              <w:left w:val="nil"/>
              <w:bottom w:val="nil"/>
              <w:right w:val="nil"/>
            </w:tcBorders>
            <w:shd w:val="clear" w:color="auto" w:fill="auto"/>
            <w:noWrap/>
            <w:vAlign w:val="center"/>
            <w:hideMark/>
          </w:tcPr>
          <w:p w14:paraId="3F5A5B91" w14:textId="77777777" w:rsidR="003C1E0A" w:rsidRPr="000E2622" w:rsidRDefault="003C1E0A" w:rsidP="003C1E0A">
            <w:pPr>
              <w:jc w:val="center"/>
              <w:rPr>
                <w:rFonts w:ascii="Arial" w:hAnsi="Arial" w:cs="Arial"/>
                <w:color w:val="000000"/>
              </w:rPr>
            </w:pPr>
            <w:r w:rsidRPr="000E2622">
              <w:rPr>
                <w:rFonts w:ascii="Arial" w:hAnsi="Arial" w:cs="Arial"/>
                <w:color w:val="000000"/>
              </w:rPr>
              <w:t>100.655</w:t>
            </w:r>
          </w:p>
        </w:tc>
        <w:tc>
          <w:tcPr>
            <w:tcW w:w="1021" w:type="dxa"/>
            <w:tcBorders>
              <w:top w:val="nil"/>
              <w:left w:val="nil"/>
              <w:bottom w:val="nil"/>
              <w:right w:val="nil"/>
            </w:tcBorders>
            <w:shd w:val="clear" w:color="auto" w:fill="auto"/>
            <w:noWrap/>
            <w:vAlign w:val="center"/>
            <w:hideMark/>
          </w:tcPr>
          <w:p w14:paraId="0877A9F6" w14:textId="77777777" w:rsidR="003C1E0A" w:rsidRPr="000E2622" w:rsidRDefault="003C1E0A" w:rsidP="003C1E0A">
            <w:pPr>
              <w:jc w:val="center"/>
              <w:rPr>
                <w:rFonts w:ascii="Arial" w:hAnsi="Arial" w:cs="Arial"/>
                <w:color w:val="000000"/>
              </w:rPr>
            </w:pPr>
            <w:r w:rsidRPr="000E2622">
              <w:rPr>
                <w:rFonts w:ascii="Arial" w:hAnsi="Arial" w:cs="Arial"/>
                <w:color w:val="000000"/>
              </w:rPr>
              <w:t>3.416</w:t>
            </w:r>
          </w:p>
        </w:tc>
        <w:tc>
          <w:tcPr>
            <w:tcW w:w="1021" w:type="dxa"/>
            <w:tcBorders>
              <w:top w:val="nil"/>
              <w:left w:val="nil"/>
              <w:bottom w:val="nil"/>
              <w:right w:val="nil"/>
            </w:tcBorders>
            <w:shd w:val="clear" w:color="auto" w:fill="auto"/>
            <w:noWrap/>
            <w:vAlign w:val="center"/>
            <w:hideMark/>
          </w:tcPr>
          <w:p w14:paraId="71C00580" w14:textId="77777777" w:rsidR="003C1E0A" w:rsidRPr="000E2622" w:rsidRDefault="003C1E0A" w:rsidP="003C1E0A">
            <w:pPr>
              <w:jc w:val="center"/>
              <w:rPr>
                <w:rFonts w:ascii="Arial" w:hAnsi="Arial" w:cs="Arial"/>
                <w:color w:val="000000"/>
              </w:rPr>
            </w:pPr>
            <w:r w:rsidRPr="000E2622">
              <w:rPr>
                <w:rFonts w:ascii="Arial" w:hAnsi="Arial" w:cs="Arial"/>
                <w:color w:val="000000"/>
              </w:rPr>
              <w:t>6.566</w:t>
            </w:r>
          </w:p>
        </w:tc>
        <w:tc>
          <w:tcPr>
            <w:tcW w:w="928" w:type="dxa"/>
            <w:tcBorders>
              <w:top w:val="nil"/>
              <w:left w:val="nil"/>
              <w:bottom w:val="nil"/>
              <w:right w:val="single" w:sz="4" w:space="0" w:color="auto"/>
            </w:tcBorders>
          </w:tcPr>
          <w:p w14:paraId="25361783" w14:textId="7D9AE649" w:rsidR="003C1E0A" w:rsidRPr="000E2622" w:rsidRDefault="003C1E0A" w:rsidP="003C1E0A">
            <w:pPr>
              <w:jc w:val="center"/>
              <w:rPr>
                <w:rFonts w:ascii="Arial" w:hAnsi="Arial" w:cs="Arial"/>
                <w:color w:val="000000"/>
              </w:rPr>
            </w:pPr>
            <w:r w:rsidRPr="000E2622">
              <w:rPr>
                <w:rFonts w:ascii="Arial" w:hAnsi="Arial" w:cs="Arial"/>
                <w:color w:val="000000"/>
              </w:rPr>
              <w:t>A</w:t>
            </w:r>
          </w:p>
        </w:tc>
      </w:tr>
      <w:tr w:rsidR="003C1E0A" w:rsidRPr="000E2622" w14:paraId="5A3DFA86" w14:textId="2730D3E2" w:rsidTr="00716845">
        <w:trPr>
          <w:trHeight w:val="342"/>
        </w:trPr>
        <w:tc>
          <w:tcPr>
            <w:tcW w:w="1580" w:type="dxa"/>
            <w:tcBorders>
              <w:top w:val="nil"/>
              <w:left w:val="single" w:sz="4" w:space="0" w:color="auto"/>
              <w:bottom w:val="single" w:sz="4" w:space="0" w:color="auto"/>
              <w:right w:val="nil"/>
            </w:tcBorders>
            <w:shd w:val="clear" w:color="auto" w:fill="auto"/>
            <w:noWrap/>
            <w:vAlign w:val="center"/>
            <w:hideMark/>
          </w:tcPr>
          <w:p w14:paraId="09B17EB2" w14:textId="77777777" w:rsidR="003C1E0A" w:rsidRPr="000E2622" w:rsidRDefault="003C1E0A" w:rsidP="003C1E0A">
            <w:pPr>
              <w:jc w:val="center"/>
              <w:rPr>
                <w:rFonts w:ascii="Arial" w:hAnsi="Arial" w:cs="Arial"/>
                <w:color w:val="000000"/>
              </w:rPr>
            </w:pPr>
            <w:r w:rsidRPr="000E2622">
              <w:rPr>
                <w:rFonts w:ascii="Arial" w:hAnsi="Arial" w:cs="Arial"/>
                <w:color w:val="000000"/>
              </w:rPr>
              <w:t>PR</w:t>
            </w:r>
          </w:p>
        </w:tc>
        <w:tc>
          <w:tcPr>
            <w:tcW w:w="1247" w:type="dxa"/>
            <w:tcBorders>
              <w:top w:val="nil"/>
              <w:left w:val="nil"/>
              <w:bottom w:val="single" w:sz="4" w:space="0" w:color="auto"/>
              <w:right w:val="nil"/>
            </w:tcBorders>
            <w:shd w:val="clear" w:color="auto" w:fill="auto"/>
            <w:noWrap/>
            <w:vAlign w:val="center"/>
            <w:hideMark/>
          </w:tcPr>
          <w:p w14:paraId="79562324" w14:textId="77777777" w:rsidR="003C1E0A" w:rsidRPr="000E2622" w:rsidRDefault="003C1E0A" w:rsidP="003C1E0A">
            <w:pPr>
              <w:jc w:val="center"/>
              <w:rPr>
                <w:rFonts w:ascii="Arial" w:hAnsi="Arial" w:cs="Arial"/>
                <w:color w:val="000000"/>
              </w:rPr>
            </w:pPr>
            <w:r w:rsidRPr="000E2622">
              <w:rPr>
                <w:rFonts w:ascii="Arial" w:hAnsi="Arial" w:cs="Arial"/>
                <w:color w:val="000000"/>
              </w:rPr>
              <w:t>GOPH</w:t>
            </w:r>
          </w:p>
        </w:tc>
        <w:tc>
          <w:tcPr>
            <w:tcW w:w="1589" w:type="dxa"/>
            <w:tcBorders>
              <w:top w:val="nil"/>
              <w:left w:val="nil"/>
              <w:bottom w:val="single" w:sz="4" w:space="0" w:color="auto"/>
              <w:right w:val="nil"/>
            </w:tcBorders>
            <w:shd w:val="clear" w:color="auto" w:fill="auto"/>
            <w:noWrap/>
            <w:vAlign w:val="center"/>
            <w:hideMark/>
          </w:tcPr>
          <w:p w14:paraId="788F09EB" w14:textId="77777777" w:rsidR="003C1E0A" w:rsidRPr="000E2622" w:rsidRDefault="003C1E0A" w:rsidP="003C1E0A">
            <w:pPr>
              <w:jc w:val="center"/>
              <w:rPr>
                <w:rFonts w:ascii="Arial" w:hAnsi="Arial" w:cs="Arial"/>
                <w:color w:val="000000"/>
              </w:rPr>
            </w:pPr>
            <w:r w:rsidRPr="000E2622">
              <w:rPr>
                <w:rFonts w:ascii="Arial" w:hAnsi="Arial" w:cs="Arial"/>
                <w:color w:val="000000"/>
              </w:rPr>
              <w:t>7.692</w:t>
            </w:r>
          </w:p>
        </w:tc>
        <w:tc>
          <w:tcPr>
            <w:tcW w:w="788" w:type="dxa"/>
            <w:tcBorders>
              <w:top w:val="nil"/>
              <w:left w:val="nil"/>
              <w:bottom w:val="single" w:sz="4" w:space="0" w:color="auto"/>
              <w:right w:val="nil"/>
            </w:tcBorders>
            <w:shd w:val="clear" w:color="auto" w:fill="auto"/>
            <w:noWrap/>
            <w:vAlign w:val="center"/>
            <w:hideMark/>
          </w:tcPr>
          <w:p w14:paraId="227C87AA" w14:textId="77777777" w:rsidR="003C1E0A" w:rsidRPr="000E2622" w:rsidRDefault="003C1E0A" w:rsidP="003C1E0A">
            <w:pPr>
              <w:jc w:val="center"/>
              <w:rPr>
                <w:rFonts w:ascii="Arial" w:hAnsi="Arial" w:cs="Arial"/>
                <w:color w:val="000000"/>
              </w:rPr>
            </w:pPr>
            <w:r w:rsidRPr="000E2622">
              <w:rPr>
                <w:rFonts w:ascii="Arial" w:hAnsi="Arial" w:cs="Arial"/>
                <w:color w:val="000000"/>
              </w:rPr>
              <w:t>1.008</w:t>
            </w:r>
          </w:p>
        </w:tc>
        <w:tc>
          <w:tcPr>
            <w:tcW w:w="1200" w:type="dxa"/>
            <w:tcBorders>
              <w:top w:val="nil"/>
              <w:left w:val="nil"/>
              <w:bottom w:val="single" w:sz="4" w:space="0" w:color="auto"/>
              <w:right w:val="nil"/>
            </w:tcBorders>
            <w:shd w:val="clear" w:color="auto" w:fill="auto"/>
            <w:noWrap/>
            <w:vAlign w:val="center"/>
            <w:hideMark/>
          </w:tcPr>
          <w:p w14:paraId="1E6D5203" w14:textId="77777777" w:rsidR="003C1E0A" w:rsidRPr="000E2622" w:rsidRDefault="003C1E0A" w:rsidP="003C1E0A">
            <w:pPr>
              <w:jc w:val="center"/>
              <w:rPr>
                <w:rFonts w:ascii="Arial" w:hAnsi="Arial" w:cs="Arial"/>
                <w:color w:val="000000"/>
              </w:rPr>
            </w:pPr>
            <w:r w:rsidRPr="000E2622">
              <w:rPr>
                <w:rFonts w:ascii="Arial" w:hAnsi="Arial" w:cs="Arial"/>
                <w:color w:val="000000"/>
              </w:rPr>
              <w:t>167.648</w:t>
            </w:r>
          </w:p>
        </w:tc>
        <w:tc>
          <w:tcPr>
            <w:tcW w:w="1021" w:type="dxa"/>
            <w:tcBorders>
              <w:top w:val="nil"/>
              <w:left w:val="nil"/>
              <w:bottom w:val="single" w:sz="4" w:space="0" w:color="auto"/>
              <w:right w:val="nil"/>
            </w:tcBorders>
            <w:shd w:val="clear" w:color="auto" w:fill="auto"/>
            <w:noWrap/>
            <w:vAlign w:val="center"/>
            <w:hideMark/>
          </w:tcPr>
          <w:p w14:paraId="62EFFAFB" w14:textId="77777777" w:rsidR="003C1E0A" w:rsidRPr="000E2622" w:rsidRDefault="003C1E0A" w:rsidP="003C1E0A">
            <w:pPr>
              <w:jc w:val="center"/>
              <w:rPr>
                <w:rFonts w:ascii="Arial" w:hAnsi="Arial" w:cs="Arial"/>
                <w:color w:val="000000"/>
              </w:rPr>
            </w:pPr>
            <w:r w:rsidRPr="000E2622">
              <w:rPr>
                <w:rFonts w:ascii="Arial" w:hAnsi="Arial" w:cs="Arial"/>
                <w:color w:val="000000"/>
              </w:rPr>
              <w:t>5.702</w:t>
            </w:r>
          </w:p>
        </w:tc>
        <w:tc>
          <w:tcPr>
            <w:tcW w:w="1021" w:type="dxa"/>
            <w:tcBorders>
              <w:top w:val="nil"/>
              <w:left w:val="nil"/>
              <w:bottom w:val="single" w:sz="4" w:space="0" w:color="auto"/>
              <w:right w:val="nil"/>
            </w:tcBorders>
            <w:shd w:val="clear" w:color="auto" w:fill="auto"/>
            <w:noWrap/>
            <w:vAlign w:val="center"/>
            <w:hideMark/>
          </w:tcPr>
          <w:p w14:paraId="2B7C4A5F" w14:textId="77777777" w:rsidR="003C1E0A" w:rsidRPr="000E2622" w:rsidRDefault="003C1E0A" w:rsidP="003C1E0A">
            <w:pPr>
              <w:jc w:val="center"/>
              <w:rPr>
                <w:rFonts w:ascii="Arial" w:hAnsi="Arial" w:cs="Arial"/>
                <w:color w:val="000000"/>
              </w:rPr>
            </w:pPr>
            <w:r w:rsidRPr="000E2622">
              <w:rPr>
                <w:rFonts w:ascii="Arial" w:hAnsi="Arial" w:cs="Arial"/>
                <w:color w:val="000000"/>
              </w:rPr>
              <w:t>9.682</w:t>
            </w:r>
          </w:p>
        </w:tc>
        <w:tc>
          <w:tcPr>
            <w:tcW w:w="928" w:type="dxa"/>
            <w:tcBorders>
              <w:top w:val="nil"/>
              <w:left w:val="nil"/>
              <w:bottom w:val="single" w:sz="4" w:space="0" w:color="auto"/>
              <w:right w:val="single" w:sz="4" w:space="0" w:color="auto"/>
            </w:tcBorders>
          </w:tcPr>
          <w:p w14:paraId="173D5008" w14:textId="7CCD76B7" w:rsidR="003C1E0A" w:rsidRPr="000E2622" w:rsidRDefault="003C1E0A" w:rsidP="003C1E0A">
            <w:pPr>
              <w:jc w:val="center"/>
              <w:rPr>
                <w:rFonts w:ascii="Arial" w:hAnsi="Arial" w:cs="Arial"/>
                <w:color w:val="000000"/>
              </w:rPr>
            </w:pPr>
            <w:r w:rsidRPr="000E2622">
              <w:rPr>
                <w:rFonts w:ascii="Arial" w:hAnsi="Arial" w:cs="Arial"/>
                <w:color w:val="000000"/>
              </w:rPr>
              <w:t>A</w:t>
            </w:r>
          </w:p>
        </w:tc>
      </w:tr>
      <w:tr w:rsidR="003C1E0A" w:rsidRPr="000E2622" w14:paraId="7F00C4AE" w14:textId="26340EF6" w:rsidTr="00716845">
        <w:trPr>
          <w:trHeight w:val="342"/>
        </w:trPr>
        <w:tc>
          <w:tcPr>
            <w:tcW w:w="1580" w:type="dxa"/>
            <w:tcBorders>
              <w:top w:val="single" w:sz="4" w:space="0" w:color="auto"/>
              <w:left w:val="single" w:sz="4" w:space="0" w:color="auto"/>
              <w:bottom w:val="nil"/>
              <w:right w:val="nil"/>
            </w:tcBorders>
            <w:shd w:val="clear" w:color="auto" w:fill="auto"/>
            <w:noWrap/>
            <w:vAlign w:val="center"/>
            <w:hideMark/>
          </w:tcPr>
          <w:p w14:paraId="16C0C29F" w14:textId="77777777" w:rsidR="003C1E0A" w:rsidRPr="000E2622" w:rsidRDefault="003C1E0A" w:rsidP="003C1E0A">
            <w:pPr>
              <w:jc w:val="center"/>
              <w:rPr>
                <w:rFonts w:ascii="Arial" w:hAnsi="Arial" w:cs="Arial"/>
                <w:color w:val="000000"/>
              </w:rPr>
            </w:pPr>
            <w:r w:rsidRPr="000E2622">
              <w:rPr>
                <w:rFonts w:ascii="Arial" w:hAnsi="Arial" w:cs="Arial"/>
                <w:color w:val="000000"/>
              </w:rPr>
              <w:t>AU</w:t>
            </w:r>
          </w:p>
        </w:tc>
        <w:tc>
          <w:tcPr>
            <w:tcW w:w="1247" w:type="dxa"/>
            <w:tcBorders>
              <w:top w:val="single" w:sz="4" w:space="0" w:color="auto"/>
              <w:left w:val="nil"/>
              <w:bottom w:val="nil"/>
              <w:right w:val="nil"/>
            </w:tcBorders>
            <w:shd w:val="clear" w:color="auto" w:fill="auto"/>
            <w:noWrap/>
            <w:vAlign w:val="center"/>
            <w:hideMark/>
          </w:tcPr>
          <w:p w14:paraId="7BF6FC5D" w14:textId="77777777" w:rsidR="003C1E0A" w:rsidRPr="000E2622" w:rsidRDefault="003C1E0A" w:rsidP="003C1E0A">
            <w:pPr>
              <w:jc w:val="center"/>
              <w:rPr>
                <w:rFonts w:ascii="Arial" w:hAnsi="Arial" w:cs="Arial"/>
                <w:color w:val="000000"/>
              </w:rPr>
            </w:pPr>
            <w:r w:rsidRPr="000E2622">
              <w:rPr>
                <w:rFonts w:ascii="Arial" w:hAnsi="Arial" w:cs="Arial"/>
                <w:color w:val="000000"/>
              </w:rPr>
              <w:t>ASCU</w:t>
            </w:r>
          </w:p>
        </w:tc>
        <w:tc>
          <w:tcPr>
            <w:tcW w:w="1589" w:type="dxa"/>
            <w:tcBorders>
              <w:top w:val="single" w:sz="4" w:space="0" w:color="auto"/>
              <w:left w:val="nil"/>
              <w:bottom w:val="nil"/>
              <w:right w:val="nil"/>
            </w:tcBorders>
            <w:shd w:val="clear" w:color="auto" w:fill="auto"/>
            <w:noWrap/>
            <w:vAlign w:val="center"/>
            <w:hideMark/>
          </w:tcPr>
          <w:p w14:paraId="4D3C7B3D" w14:textId="77777777" w:rsidR="003C1E0A" w:rsidRPr="000E2622" w:rsidRDefault="003C1E0A" w:rsidP="003C1E0A">
            <w:pPr>
              <w:jc w:val="center"/>
              <w:rPr>
                <w:rFonts w:ascii="Arial" w:hAnsi="Arial" w:cs="Arial"/>
                <w:color w:val="000000"/>
              </w:rPr>
            </w:pPr>
            <w:r w:rsidRPr="000E2622">
              <w:rPr>
                <w:rFonts w:ascii="Arial" w:hAnsi="Arial" w:cs="Arial"/>
                <w:color w:val="000000"/>
              </w:rPr>
              <w:t>14.611</w:t>
            </w:r>
          </w:p>
        </w:tc>
        <w:tc>
          <w:tcPr>
            <w:tcW w:w="788" w:type="dxa"/>
            <w:tcBorders>
              <w:top w:val="single" w:sz="4" w:space="0" w:color="auto"/>
              <w:left w:val="nil"/>
              <w:bottom w:val="nil"/>
              <w:right w:val="nil"/>
            </w:tcBorders>
            <w:shd w:val="clear" w:color="auto" w:fill="auto"/>
            <w:noWrap/>
            <w:vAlign w:val="center"/>
            <w:hideMark/>
          </w:tcPr>
          <w:p w14:paraId="2450ABF4" w14:textId="77777777" w:rsidR="003C1E0A" w:rsidRPr="000E2622" w:rsidRDefault="003C1E0A" w:rsidP="003C1E0A">
            <w:pPr>
              <w:jc w:val="center"/>
              <w:rPr>
                <w:rFonts w:ascii="Arial" w:hAnsi="Arial" w:cs="Arial"/>
                <w:color w:val="000000"/>
              </w:rPr>
            </w:pPr>
            <w:r w:rsidRPr="000E2622">
              <w:rPr>
                <w:rFonts w:ascii="Arial" w:hAnsi="Arial" w:cs="Arial"/>
                <w:color w:val="000000"/>
              </w:rPr>
              <w:t>1.151</w:t>
            </w:r>
          </w:p>
        </w:tc>
        <w:tc>
          <w:tcPr>
            <w:tcW w:w="1200" w:type="dxa"/>
            <w:tcBorders>
              <w:top w:val="single" w:sz="4" w:space="0" w:color="auto"/>
              <w:left w:val="nil"/>
              <w:bottom w:val="nil"/>
              <w:right w:val="nil"/>
            </w:tcBorders>
            <w:shd w:val="clear" w:color="auto" w:fill="auto"/>
            <w:noWrap/>
            <w:vAlign w:val="center"/>
            <w:hideMark/>
          </w:tcPr>
          <w:p w14:paraId="45E16C7B" w14:textId="77777777" w:rsidR="003C1E0A" w:rsidRPr="000E2622" w:rsidRDefault="003C1E0A" w:rsidP="003C1E0A">
            <w:pPr>
              <w:jc w:val="center"/>
              <w:rPr>
                <w:rFonts w:ascii="Arial" w:hAnsi="Arial" w:cs="Arial"/>
                <w:color w:val="000000"/>
              </w:rPr>
            </w:pPr>
            <w:r w:rsidRPr="000E2622">
              <w:rPr>
                <w:rFonts w:ascii="Arial" w:hAnsi="Arial" w:cs="Arial"/>
                <w:color w:val="000000"/>
              </w:rPr>
              <w:t>54.918</w:t>
            </w:r>
          </w:p>
        </w:tc>
        <w:tc>
          <w:tcPr>
            <w:tcW w:w="1021" w:type="dxa"/>
            <w:tcBorders>
              <w:top w:val="single" w:sz="4" w:space="0" w:color="auto"/>
              <w:left w:val="nil"/>
              <w:bottom w:val="nil"/>
              <w:right w:val="nil"/>
            </w:tcBorders>
            <w:shd w:val="clear" w:color="auto" w:fill="auto"/>
            <w:noWrap/>
            <w:vAlign w:val="center"/>
            <w:hideMark/>
          </w:tcPr>
          <w:p w14:paraId="740B9767" w14:textId="77777777" w:rsidR="003C1E0A" w:rsidRPr="000E2622" w:rsidRDefault="003C1E0A" w:rsidP="003C1E0A">
            <w:pPr>
              <w:jc w:val="center"/>
              <w:rPr>
                <w:rFonts w:ascii="Arial" w:hAnsi="Arial" w:cs="Arial"/>
                <w:color w:val="000000"/>
              </w:rPr>
            </w:pPr>
            <w:r w:rsidRPr="000E2622">
              <w:rPr>
                <w:rFonts w:ascii="Arial" w:hAnsi="Arial" w:cs="Arial"/>
                <w:color w:val="000000"/>
              </w:rPr>
              <w:t>12.304</w:t>
            </w:r>
          </w:p>
        </w:tc>
        <w:tc>
          <w:tcPr>
            <w:tcW w:w="1021" w:type="dxa"/>
            <w:tcBorders>
              <w:top w:val="single" w:sz="4" w:space="0" w:color="auto"/>
              <w:left w:val="nil"/>
              <w:bottom w:val="nil"/>
              <w:right w:val="nil"/>
            </w:tcBorders>
            <w:shd w:val="clear" w:color="auto" w:fill="auto"/>
            <w:noWrap/>
            <w:vAlign w:val="center"/>
            <w:hideMark/>
          </w:tcPr>
          <w:p w14:paraId="7BBC39C2" w14:textId="77777777" w:rsidR="003C1E0A" w:rsidRPr="000E2622" w:rsidRDefault="003C1E0A" w:rsidP="003C1E0A">
            <w:pPr>
              <w:jc w:val="center"/>
              <w:rPr>
                <w:rFonts w:ascii="Arial" w:hAnsi="Arial" w:cs="Arial"/>
                <w:color w:val="000000"/>
              </w:rPr>
            </w:pPr>
            <w:r w:rsidRPr="000E2622">
              <w:rPr>
                <w:rFonts w:ascii="Arial" w:hAnsi="Arial" w:cs="Arial"/>
                <w:color w:val="000000"/>
              </w:rPr>
              <w:t>16.917</w:t>
            </w:r>
          </w:p>
        </w:tc>
        <w:tc>
          <w:tcPr>
            <w:tcW w:w="928" w:type="dxa"/>
            <w:tcBorders>
              <w:top w:val="single" w:sz="4" w:space="0" w:color="auto"/>
              <w:left w:val="nil"/>
              <w:bottom w:val="nil"/>
              <w:right w:val="single" w:sz="4" w:space="0" w:color="auto"/>
            </w:tcBorders>
          </w:tcPr>
          <w:p w14:paraId="362EB4DB" w14:textId="3D337604" w:rsidR="003C1E0A" w:rsidRPr="000E2622" w:rsidRDefault="003C1E0A" w:rsidP="003C1E0A">
            <w:pPr>
              <w:jc w:val="center"/>
              <w:rPr>
                <w:rFonts w:ascii="Arial" w:hAnsi="Arial" w:cs="Arial"/>
                <w:color w:val="000000"/>
              </w:rPr>
            </w:pPr>
            <w:r w:rsidRPr="000E2622">
              <w:rPr>
                <w:rFonts w:ascii="Arial" w:hAnsi="Arial" w:cs="Arial"/>
                <w:color w:val="000000"/>
              </w:rPr>
              <w:t>A</w:t>
            </w:r>
          </w:p>
        </w:tc>
      </w:tr>
      <w:tr w:rsidR="003C1E0A" w:rsidRPr="000E2622" w14:paraId="6B21AE04" w14:textId="38DD05F5" w:rsidTr="00716845">
        <w:trPr>
          <w:trHeight w:val="342"/>
        </w:trPr>
        <w:tc>
          <w:tcPr>
            <w:tcW w:w="1580" w:type="dxa"/>
            <w:tcBorders>
              <w:top w:val="nil"/>
              <w:left w:val="single" w:sz="4" w:space="0" w:color="auto"/>
              <w:bottom w:val="nil"/>
              <w:right w:val="nil"/>
            </w:tcBorders>
            <w:shd w:val="clear" w:color="auto" w:fill="auto"/>
            <w:noWrap/>
            <w:vAlign w:val="center"/>
            <w:hideMark/>
          </w:tcPr>
          <w:p w14:paraId="5B863521" w14:textId="77777777" w:rsidR="003C1E0A" w:rsidRPr="000E2622" w:rsidRDefault="003C1E0A" w:rsidP="003C1E0A">
            <w:pPr>
              <w:jc w:val="center"/>
              <w:rPr>
                <w:rFonts w:ascii="Arial" w:hAnsi="Arial" w:cs="Arial"/>
                <w:color w:val="000000"/>
              </w:rPr>
            </w:pPr>
            <w:r w:rsidRPr="000E2622">
              <w:rPr>
                <w:rFonts w:ascii="Arial" w:hAnsi="Arial" w:cs="Arial"/>
                <w:color w:val="000000"/>
              </w:rPr>
              <w:t>CA</w:t>
            </w:r>
          </w:p>
        </w:tc>
        <w:tc>
          <w:tcPr>
            <w:tcW w:w="1247" w:type="dxa"/>
            <w:tcBorders>
              <w:top w:val="nil"/>
              <w:left w:val="nil"/>
              <w:bottom w:val="nil"/>
              <w:right w:val="nil"/>
            </w:tcBorders>
            <w:shd w:val="clear" w:color="auto" w:fill="auto"/>
            <w:noWrap/>
            <w:vAlign w:val="center"/>
            <w:hideMark/>
          </w:tcPr>
          <w:p w14:paraId="46B11ECF" w14:textId="77777777" w:rsidR="003C1E0A" w:rsidRPr="000E2622" w:rsidRDefault="003C1E0A" w:rsidP="003C1E0A">
            <w:pPr>
              <w:jc w:val="center"/>
              <w:rPr>
                <w:rFonts w:ascii="Arial" w:hAnsi="Arial" w:cs="Arial"/>
                <w:color w:val="000000"/>
              </w:rPr>
            </w:pPr>
            <w:r w:rsidRPr="000E2622">
              <w:rPr>
                <w:rFonts w:ascii="Arial" w:hAnsi="Arial" w:cs="Arial"/>
                <w:color w:val="000000"/>
              </w:rPr>
              <w:t>ASCU</w:t>
            </w:r>
          </w:p>
        </w:tc>
        <w:tc>
          <w:tcPr>
            <w:tcW w:w="1589" w:type="dxa"/>
            <w:tcBorders>
              <w:top w:val="nil"/>
              <w:left w:val="nil"/>
              <w:bottom w:val="nil"/>
              <w:right w:val="nil"/>
            </w:tcBorders>
            <w:shd w:val="clear" w:color="auto" w:fill="auto"/>
            <w:noWrap/>
            <w:vAlign w:val="center"/>
            <w:hideMark/>
          </w:tcPr>
          <w:p w14:paraId="13F7D3A7" w14:textId="77777777" w:rsidR="003C1E0A" w:rsidRPr="000E2622" w:rsidRDefault="003C1E0A" w:rsidP="003C1E0A">
            <w:pPr>
              <w:jc w:val="center"/>
              <w:rPr>
                <w:rFonts w:ascii="Arial" w:hAnsi="Arial" w:cs="Arial"/>
                <w:color w:val="000000"/>
              </w:rPr>
            </w:pPr>
            <w:r w:rsidRPr="000E2622">
              <w:rPr>
                <w:rFonts w:ascii="Arial" w:hAnsi="Arial" w:cs="Arial"/>
                <w:color w:val="000000"/>
              </w:rPr>
              <w:t>12.574</w:t>
            </w:r>
          </w:p>
        </w:tc>
        <w:tc>
          <w:tcPr>
            <w:tcW w:w="788" w:type="dxa"/>
            <w:tcBorders>
              <w:top w:val="nil"/>
              <w:left w:val="nil"/>
              <w:bottom w:val="nil"/>
              <w:right w:val="nil"/>
            </w:tcBorders>
            <w:shd w:val="clear" w:color="auto" w:fill="auto"/>
            <w:noWrap/>
            <w:vAlign w:val="center"/>
            <w:hideMark/>
          </w:tcPr>
          <w:p w14:paraId="257F6917" w14:textId="77777777" w:rsidR="003C1E0A" w:rsidRPr="000E2622" w:rsidRDefault="003C1E0A" w:rsidP="003C1E0A">
            <w:pPr>
              <w:jc w:val="center"/>
              <w:rPr>
                <w:rFonts w:ascii="Arial" w:hAnsi="Arial" w:cs="Arial"/>
                <w:color w:val="000000"/>
              </w:rPr>
            </w:pPr>
            <w:r w:rsidRPr="000E2622">
              <w:rPr>
                <w:rFonts w:ascii="Arial" w:hAnsi="Arial" w:cs="Arial"/>
                <w:color w:val="000000"/>
              </w:rPr>
              <w:t>1.089</w:t>
            </w:r>
          </w:p>
        </w:tc>
        <w:tc>
          <w:tcPr>
            <w:tcW w:w="1200" w:type="dxa"/>
            <w:tcBorders>
              <w:top w:val="nil"/>
              <w:left w:val="nil"/>
              <w:bottom w:val="nil"/>
              <w:right w:val="nil"/>
            </w:tcBorders>
            <w:shd w:val="clear" w:color="auto" w:fill="auto"/>
            <w:noWrap/>
            <w:vAlign w:val="center"/>
            <w:hideMark/>
          </w:tcPr>
          <w:p w14:paraId="23EF4C68" w14:textId="77777777" w:rsidR="003C1E0A" w:rsidRPr="000E2622" w:rsidRDefault="003C1E0A" w:rsidP="003C1E0A">
            <w:pPr>
              <w:jc w:val="center"/>
              <w:rPr>
                <w:rFonts w:ascii="Arial" w:hAnsi="Arial" w:cs="Arial"/>
                <w:color w:val="000000"/>
              </w:rPr>
            </w:pPr>
            <w:r w:rsidRPr="000E2622">
              <w:rPr>
                <w:rFonts w:ascii="Arial" w:hAnsi="Arial" w:cs="Arial"/>
                <w:color w:val="000000"/>
              </w:rPr>
              <w:t>43.170</w:t>
            </w:r>
          </w:p>
        </w:tc>
        <w:tc>
          <w:tcPr>
            <w:tcW w:w="1021" w:type="dxa"/>
            <w:tcBorders>
              <w:top w:val="nil"/>
              <w:left w:val="nil"/>
              <w:bottom w:val="nil"/>
              <w:right w:val="nil"/>
            </w:tcBorders>
            <w:shd w:val="clear" w:color="auto" w:fill="auto"/>
            <w:noWrap/>
            <w:vAlign w:val="center"/>
            <w:hideMark/>
          </w:tcPr>
          <w:p w14:paraId="2E52FC56" w14:textId="77777777" w:rsidR="003C1E0A" w:rsidRPr="000E2622" w:rsidRDefault="003C1E0A" w:rsidP="003C1E0A">
            <w:pPr>
              <w:jc w:val="center"/>
              <w:rPr>
                <w:rFonts w:ascii="Arial" w:hAnsi="Arial" w:cs="Arial"/>
                <w:color w:val="000000"/>
              </w:rPr>
            </w:pPr>
            <w:r w:rsidRPr="000E2622">
              <w:rPr>
                <w:rFonts w:ascii="Arial" w:hAnsi="Arial" w:cs="Arial"/>
                <w:color w:val="000000"/>
              </w:rPr>
              <w:t>10.378</w:t>
            </w:r>
          </w:p>
        </w:tc>
        <w:tc>
          <w:tcPr>
            <w:tcW w:w="1021" w:type="dxa"/>
            <w:tcBorders>
              <w:top w:val="nil"/>
              <w:left w:val="nil"/>
              <w:bottom w:val="nil"/>
              <w:right w:val="nil"/>
            </w:tcBorders>
            <w:shd w:val="clear" w:color="auto" w:fill="auto"/>
            <w:noWrap/>
            <w:vAlign w:val="center"/>
            <w:hideMark/>
          </w:tcPr>
          <w:p w14:paraId="40A73ED1" w14:textId="77777777" w:rsidR="003C1E0A" w:rsidRPr="000E2622" w:rsidRDefault="003C1E0A" w:rsidP="003C1E0A">
            <w:pPr>
              <w:jc w:val="center"/>
              <w:rPr>
                <w:rFonts w:ascii="Arial" w:hAnsi="Arial" w:cs="Arial"/>
                <w:color w:val="000000"/>
              </w:rPr>
            </w:pPr>
            <w:r w:rsidRPr="000E2622">
              <w:rPr>
                <w:rFonts w:ascii="Arial" w:hAnsi="Arial" w:cs="Arial"/>
                <w:color w:val="000000"/>
              </w:rPr>
              <w:t>14.770</w:t>
            </w:r>
          </w:p>
        </w:tc>
        <w:tc>
          <w:tcPr>
            <w:tcW w:w="928" w:type="dxa"/>
            <w:tcBorders>
              <w:top w:val="nil"/>
              <w:left w:val="nil"/>
              <w:bottom w:val="nil"/>
              <w:right w:val="single" w:sz="4" w:space="0" w:color="auto"/>
            </w:tcBorders>
          </w:tcPr>
          <w:p w14:paraId="123A5E06" w14:textId="01847397" w:rsidR="003C1E0A" w:rsidRPr="000E2622" w:rsidRDefault="003C1E0A" w:rsidP="003C1E0A">
            <w:pPr>
              <w:jc w:val="center"/>
              <w:rPr>
                <w:rFonts w:ascii="Arial" w:hAnsi="Arial" w:cs="Arial"/>
                <w:color w:val="000000"/>
              </w:rPr>
            </w:pPr>
            <w:r w:rsidRPr="000E2622">
              <w:rPr>
                <w:rFonts w:ascii="Arial" w:hAnsi="Arial" w:cs="Arial"/>
                <w:color w:val="000000"/>
              </w:rPr>
              <w:t>AB</w:t>
            </w:r>
          </w:p>
        </w:tc>
      </w:tr>
      <w:tr w:rsidR="003C1E0A" w:rsidRPr="000E2622" w14:paraId="03380ECE" w14:textId="6435D3BC" w:rsidTr="00716845">
        <w:trPr>
          <w:trHeight w:val="342"/>
        </w:trPr>
        <w:tc>
          <w:tcPr>
            <w:tcW w:w="1580" w:type="dxa"/>
            <w:tcBorders>
              <w:top w:val="nil"/>
              <w:left w:val="single" w:sz="4" w:space="0" w:color="auto"/>
              <w:bottom w:val="nil"/>
              <w:right w:val="nil"/>
            </w:tcBorders>
            <w:shd w:val="clear" w:color="auto" w:fill="auto"/>
            <w:noWrap/>
            <w:vAlign w:val="center"/>
            <w:hideMark/>
          </w:tcPr>
          <w:p w14:paraId="061DC458" w14:textId="77777777" w:rsidR="003C1E0A" w:rsidRPr="000E2622" w:rsidRDefault="003C1E0A" w:rsidP="003C1E0A">
            <w:pPr>
              <w:jc w:val="center"/>
              <w:rPr>
                <w:rFonts w:ascii="Arial" w:hAnsi="Arial" w:cs="Arial"/>
                <w:color w:val="000000"/>
              </w:rPr>
            </w:pPr>
            <w:r w:rsidRPr="000E2622">
              <w:rPr>
                <w:rFonts w:ascii="Arial" w:hAnsi="Arial" w:cs="Arial"/>
                <w:color w:val="000000"/>
              </w:rPr>
              <w:t>ENA</w:t>
            </w:r>
          </w:p>
        </w:tc>
        <w:tc>
          <w:tcPr>
            <w:tcW w:w="1247" w:type="dxa"/>
            <w:tcBorders>
              <w:top w:val="nil"/>
              <w:left w:val="nil"/>
              <w:bottom w:val="nil"/>
              <w:right w:val="nil"/>
            </w:tcBorders>
            <w:shd w:val="clear" w:color="auto" w:fill="auto"/>
            <w:noWrap/>
            <w:vAlign w:val="center"/>
            <w:hideMark/>
          </w:tcPr>
          <w:p w14:paraId="3F02253B" w14:textId="77777777" w:rsidR="003C1E0A" w:rsidRPr="000E2622" w:rsidRDefault="003C1E0A" w:rsidP="003C1E0A">
            <w:pPr>
              <w:jc w:val="center"/>
              <w:rPr>
                <w:rFonts w:ascii="Arial" w:hAnsi="Arial" w:cs="Arial"/>
                <w:color w:val="000000"/>
              </w:rPr>
            </w:pPr>
            <w:r w:rsidRPr="000E2622">
              <w:rPr>
                <w:rFonts w:ascii="Arial" w:hAnsi="Arial" w:cs="Arial"/>
                <w:color w:val="000000"/>
              </w:rPr>
              <w:t>ASCU</w:t>
            </w:r>
          </w:p>
        </w:tc>
        <w:tc>
          <w:tcPr>
            <w:tcW w:w="1589" w:type="dxa"/>
            <w:tcBorders>
              <w:top w:val="nil"/>
              <w:left w:val="nil"/>
              <w:bottom w:val="nil"/>
              <w:right w:val="nil"/>
            </w:tcBorders>
            <w:shd w:val="clear" w:color="auto" w:fill="auto"/>
            <w:noWrap/>
            <w:vAlign w:val="center"/>
            <w:hideMark/>
          </w:tcPr>
          <w:p w14:paraId="505B2A4A" w14:textId="77777777" w:rsidR="003C1E0A" w:rsidRPr="000E2622" w:rsidRDefault="003C1E0A" w:rsidP="003C1E0A">
            <w:pPr>
              <w:jc w:val="center"/>
              <w:rPr>
                <w:rFonts w:ascii="Arial" w:hAnsi="Arial" w:cs="Arial"/>
                <w:color w:val="000000"/>
              </w:rPr>
            </w:pPr>
            <w:r w:rsidRPr="000E2622">
              <w:rPr>
                <w:rFonts w:ascii="Arial" w:hAnsi="Arial" w:cs="Arial"/>
                <w:color w:val="000000"/>
              </w:rPr>
              <w:t>13.079</w:t>
            </w:r>
          </w:p>
        </w:tc>
        <w:tc>
          <w:tcPr>
            <w:tcW w:w="788" w:type="dxa"/>
            <w:tcBorders>
              <w:top w:val="nil"/>
              <w:left w:val="nil"/>
              <w:bottom w:val="nil"/>
              <w:right w:val="nil"/>
            </w:tcBorders>
            <w:shd w:val="clear" w:color="auto" w:fill="auto"/>
            <w:noWrap/>
            <w:vAlign w:val="center"/>
            <w:hideMark/>
          </w:tcPr>
          <w:p w14:paraId="54723B43" w14:textId="77777777" w:rsidR="003C1E0A" w:rsidRPr="000E2622" w:rsidRDefault="003C1E0A" w:rsidP="003C1E0A">
            <w:pPr>
              <w:jc w:val="center"/>
              <w:rPr>
                <w:rFonts w:ascii="Arial" w:hAnsi="Arial" w:cs="Arial"/>
                <w:color w:val="000000"/>
              </w:rPr>
            </w:pPr>
            <w:r w:rsidRPr="000E2622">
              <w:rPr>
                <w:rFonts w:ascii="Arial" w:hAnsi="Arial" w:cs="Arial"/>
                <w:color w:val="000000"/>
              </w:rPr>
              <w:t>1.021</w:t>
            </w:r>
          </w:p>
        </w:tc>
        <w:tc>
          <w:tcPr>
            <w:tcW w:w="1200" w:type="dxa"/>
            <w:tcBorders>
              <w:top w:val="nil"/>
              <w:left w:val="nil"/>
              <w:bottom w:val="nil"/>
              <w:right w:val="nil"/>
            </w:tcBorders>
            <w:shd w:val="clear" w:color="auto" w:fill="auto"/>
            <w:noWrap/>
            <w:vAlign w:val="center"/>
            <w:hideMark/>
          </w:tcPr>
          <w:p w14:paraId="3D586623" w14:textId="77777777" w:rsidR="003C1E0A" w:rsidRPr="000E2622" w:rsidRDefault="003C1E0A" w:rsidP="003C1E0A">
            <w:pPr>
              <w:jc w:val="center"/>
              <w:rPr>
                <w:rFonts w:ascii="Arial" w:hAnsi="Arial" w:cs="Arial"/>
                <w:color w:val="000000"/>
              </w:rPr>
            </w:pPr>
            <w:r w:rsidRPr="000E2622">
              <w:rPr>
                <w:rFonts w:ascii="Arial" w:hAnsi="Arial" w:cs="Arial"/>
                <w:color w:val="000000"/>
              </w:rPr>
              <w:t>42.408</w:t>
            </w:r>
          </w:p>
        </w:tc>
        <w:tc>
          <w:tcPr>
            <w:tcW w:w="1021" w:type="dxa"/>
            <w:tcBorders>
              <w:top w:val="nil"/>
              <w:left w:val="nil"/>
              <w:bottom w:val="nil"/>
              <w:right w:val="nil"/>
            </w:tcBorders>
            <w:shd w:val="clear" w:color="auto" w:fill="auto"/>
            <w:noWrap/>
            <w:vAlign w:val="center"/>
            <w:hideMark/>
          </w:tcPr>
          <w:p w14:paraId="03531CAB" w14:textId="77777777" w:rsidR="003C1E0A" w:rsidRPr="000E2622" w:rsidRDefault="003C1E0A" w:rsidP="003C1E0A">
            <w:pPr>
              <w:jc w:val="center"/>
              <w:rPr>
                <w:rFonts w:ascii="Arial" w:hAnsi="Arial" w:cs="Arial"/>
                <w:color w:val="000000"/>
              </w:rPr>
            </w:pPr>
            <w:r w:rsidRPr="000E2622">
              <w:rPr>
                <w:rFonts w:ascii="Arial" w:hAnsi="Arial" w:cs="Arial"/>
                <w:color w:val="000000"/>
              </w:rPr>
              <w:t>11.018</w:t>
            </w:r>
          </w:p>
        </w:tc>
        <w:tc>
          <w:tcPr>
            <w:tcW w:w="1021" w:type="dxa"/>
            <w:tcBorders>
              <w:top w:val="nil"/>
              <w:left w:val="nil"/>
              <w:bottom w:val="nil"/>
              <w:right w:val="nil"/>
            </w:tcBorders>
            <w:shd w:val="clear" w:color="auto" w:fill="auto"/>
            <w:noWrap/>
            <w:vAlign w:val="center"/>
            <w:hideMark/>
          </w:tcPr>
          <w:p w14:paraId="267F7855" w14:textId="77777777" w:rsidR="003C1E0A" w:rsidRPr="000E2622" w:rsidRDefault="003C1E0A" w:rsidP="003C1E0A">
            <w:pPr>
              <w:jc w:val="center"/>
              <w:rPr>
                <w:rFonts w:ascii="Arial" w:hAnsi="Arial" w:cs="Arial"/>
                <w:color w:val="000000"/>
              </w:rPr>
            </w:pPr>
            <w:r w:rsidRPr="000E2622">
              <w:rPr>
                <w:rFonts w:ascii="Arial" w:hAnsi="Arial" w:cs="Arial"/>
                <w:color w:val="000000"/>
              </w:rPr>
              <w:t>15.139</w:t>
            </w:r>
          </w:p>
        </w:tc>
        <w:tc>
          <w:tcPr>
            <w:tcW w:w="928" w:type="dxa"/>
            <w:tcBorders>
              <w:top w:val="nil"/>
              <w:left w:val="nil"/>
              <w:bottom w:val="nil"/>
              <w:right w:val="single" w:sz="4" w:space="0" w:color="auto"/>
            </w:tcBorders>
          </w:tcPr>
          <w:p w14:paraId="0008BF0C" w14:textId="51530DD8" w:rsidR="003C1E0A" w:rsidRPr="000E2622" w:rsidRDefault="003C1E0A" w:rsidP="003C1E0A">
            <w:pPr>
              <w:jc w:val="center"/>
              <w:rPr>
                <w:rFonts w:ascii="Arial" w:hAnsi="Arial" w:cs="Arial"/>
                <w:color w:val="000000"/>
              </w:rPr>
            </w:pPr>
            <w:r w:rsidRPr="000E2622">
              <w:rPr>
                <w:rFonts w:ascii="Arial" w:hAnsi="Arial" w:cs="Arial"/>
                <w:color w:val="000000"/>
              </w:rPr>
              <w:t>A</w:t>
            </w:r>
          </w:p>
        </w:tc>
      </w:tr>
      <w:tr w:rsidR="003C1E0A" w:rsidRPr="000E2622" w14:paraId="2D9B9BF1" w14:textId="6A95EA7A" w:rsidTr="00716845">
        <w:trPr>
          <w:trHeight w:val="342"/>
        </w:trPr>
        <w:tc>
          <w:tcPr>
            <w:tcW w:w="1580" w:type="dxa"/>
            <w:tcBorders>
              <w:top w:val="nil"/>
              <w:left w:val="single" w:sz="4" w:space="0" w:color="auto"/>
              <w:bottom w:val="nil"/>
              <w:right w:val="nil"/>
            </w:tcBorders>
            <w:shd w:val="clear" w:color="auto" w:fill="auto"/>
            <w:noWrap/>
            <w:vAlign w:val="center"/>
            <w:hideMark/>
          </w:tcPr>
          <w:p w14:paraId="189CA89D" w14:textId="77777777" w:rsidR="003C1E0A" w:rsidRPr="000E2622" w:rsidRDefault="003C1E0A" w:rsidP="003C1E0A">
            <w:pPr>
              <w:jc w:val="center"/>
              <w:rPr>
                <w:rFonts w:ascii="Arial" w:hAnsi="Arial" w:cs="Arial"/>
                <w:b/>
                <w:bCs/>
                <w:color w:val="000000"/>
              </w:rPr>
            </w:pPr>
            <w:r w:rsidRPr="000E2622">
              <w:rPr>
                <w:rFonts w:ascii="Arial" w:hAnsi="Arial" w:cs="Arial"/>
                <w:b/>
                <w:bCs/>
                <w:color w:val="000000"/>
              </w:rPr>
              <w:t>GU</w:t>
            </w:r>
          </w:p>
        </w:tc>
        <w:tc>
          <w:tcPr>
            <w:tcW w:w="1247" w:type="dxa"/>
            <w:tcBorders>
              <w:top w:val="nil"/>
              <w:left w:val="nil"/>
              <w:bottom w:val="nil"/>
              <w:right w:val="nil"/>
            </w:tcBorders>
            <w:shd w:val="clear" w:color="auto" w:fill="auto"/>
            <w:noWrap/>
            <w:vAlign w:val="center"/>
            <w:hideMark/>
          </w:tcPr>
          <w:p w14:paraId="4CFD5638" w14:textId="77777777" w:rsidR="003C1E0A" w:rsidRPr="000E2622" w:rsidRDefault="003C1E0A" w:rsidP="003C1E0A">
            <w:pPr>
              <w:jc w:val="center"/>
              <w:rPr>
                <w:rFonts w:ascii="Arial" w:hAnsi="Arial" w:cs="Arial"/>
                <w:b/>
                <w:bCs/>
                <w:color w:val="000000"/>
              </w:rPr>
            </w:pPr>
            <w:r w:rsidRPr="000E2622">
              <w:rPr>
                <w:rFonts w:ascii="Arial" w:hAnsi="Arial" w:cs="Arial"/>
                <w:b/>
                <w:bCs/>
                <w:color w:val="000000"/>
              </w:rPr>
              <w:t>ASCU</w:t>
            </w:r>
          </w:p>
        </w:tc>
        <w:tc>
          <w:tcPr>
            <w:tcW w:w="1589" w:type="dxa"/>
            <w:tcBorders>
              <w:top w:val="nil"/>
              <w:left w:val="nil"/>
              <w:bottom w:val="nil"/>
              <w:right w:val="nil"/>
            </w:tcBorders>
            <w:shd w:val="clear" w:color="auto" w:fill="auto"/>
            <w:noWrap/>
            <w:vAlign w:val="center"/>
            <w:hideMark/>
          </w:tcPr>
          <w:p w14:paraId="2DE18241" w14:textId="77777777" w:rsidR="003C1E0A" w:rsidRPr="000E2622" w:rsidRDefault="003C1E0A" w:rsidP="003C1E0A">
            <w:pPr>
              <w:jc w:val="center"/>
              <w:rPr>
                <w:rFonts w:ascii="Arial" w:hAnsi="Arial" w:cs="Arial"/>
                <w:b/>
                <w:bCs/>
                <w:color w:val="000000"/>
              </w:rPr>
            </w:pPr>
            <w:r w:rsidRPr="000E2622">
              <w:rPr>
                <w:rFonts w:ascii="Arial" w:hAnsi="Arial" w:cs="Arial"/>
                <w:b/>
                <w:bCs/>
                <w:color w:val="000000"/>
              </w:rPr>
              <w:t>8.886</w:t>
            </w:r>
          </w:p>
        </w:tc>
        <w:tc>
          <w:tcPr>
            <w:tcW w:w="788" w:type="dxa"/>
            <w:tcBorders>
              <w:top w:val="nil"/>
              <w:left w:val="nil"/>
              <w:bottom w:val="nil"/>
              <w:right w:val="nil"/>
            </w:tcBorders>
            <w:shd w:val="clear" w:color="auto" w:fill="auto"/>
            <w:noWrap/>
            <w:vAlign w:val="center"/>
            <w:hideMark/>
          </w:tcPr>
          <w:p w14:paraId="3F4EBE45" w14:textId="77777777" w:rsidR="003C1E0A" w:rsidRPr="000E2622" w:rsidRDefault="003C1E0A" w:rsidP="003C1E0A">
            <w:pPr>
              <w:jc w:val="center"/>
              <w:rPr>
                <w:rFonts w:ascii="Arial" w:hAnsi="Arial" w:cs="Arial"/>
                <w:b/>
                <w:bCs/>
                <w:color w:val="000000"/>
              </w:rPr>
            </w:pPr>
            <w:r w:rsidRPr="000E2622">
              <w:rPr>
                <w:rFonts w:ascii="Arial" w:hAnsi="Arial" w:cs="Arial"/>
                <w:b/>
                <w:bCs/>
                <w:color w:val="000000"/>
              </w:rPr>
              <w:t>0.941</w:t>
            </w:r>
          </w:p>
        </w:tc>
        <w:tc>
          <w:tcPr>
            <w:tcW w:w="1200" w:type="dxa"/>
            <w:tcBorders>
              <w:top w:val="nil"/>
              <w:left w:val="nil"/>
              <w:bottom w:val="nil"/>
              <w:right w:val="nil"/>
            </w:tcBorders>
            <w:shd w:val="clear" w:color="auto" w:fill="auto"/>
            <w:noWrap/>
            <w:vAlign w:val="center"/>
            <w:hideMark/>
          </w:tcPr>
          <w:p w14:paraId="4AE641EB" w14:textId="77777777" w:rsidR="003C1E0A" w:rsidRPr="000E2622" w:rsidRDefault="003C1E0A" w:rsidP="003C1E0A">
            <w:pPr>
              <w:jc w:val="center"/>
              <w:rPr>
                <w:rFonts w:ascii="Arial" w:hAnsi="Arial" w:cs="Arial"/>
                <w:b/>
                <w:bCs/>
                <w:color w:val="000000"/>
              </w:rPr>
            </w:pPr>
            <w:r w:rsidRPr="000E2622">
              <w:rPr>
                <w:rFonts w:ascii="Arial" w:hAnsi="Arial" w:cs="Arial"/>
                <w:b/>
                <w:bCs/>
                <w:color w:val="000000"/>
              </w:rPr>
              <w:t>36.731</w:t>
            </w:r>
          </w:p>
        </w:tc>
        <w:tc>
          <w:tcPr>
            <w:tcW w:w="1021" w:type="dxa"/>
            <w:tcBorders>
              <w:top w:val="nil"/>
              <w:left w:val="nil"/>
              <w:bottom w:val="nil"/>
              <w:right w:val="nil"/>
            </w:tcBorders>
            <w:shd w:val="clear" w:color="auto" w:fill="auto"/>
            <w:noWrap/>
            <w:vAlign w:val="center"/>
            <w:hideMark/>
          </w:tcPr>
          <w:p w14:paraId="7E7BC0F0" w14:textId="77777777" w:rsidR="003C1E0A" w:rsidRPr="000E2622" w:rsidRDefault="003C1E0A" w:rsidP="003C1E0A">
            <w:pPr>
              <w:jc w:val="center"/>
              <w:rPr>
                <w:rFonts w:ascii="Arial" w:hAnsi="Arial" w:cs="Arial"/>
                <w:b/>
                <w:bCs/>
                <w:color w:val="000000"/>
              </w:rPr>
            </w:pPr>
            <w:r w:rsidRPr="000E2622">
              <w:rPr>
                <w:rFonts w:ascii="Arial" w:hAnsi="Arial" w:cs="Arial"/>
                <w:b/>
                <w:bCs/>
                <w:color w:val="000000"/>
              </w:rPr>
              <w:t>6.978</w:t>
            </w:r>
          </w:p>
        </w:tc>
        <w:tc>
          <w:tcPr>
            <w:tcW w:w="1021" w:type="dxa"/>
            <w:tcBorders>
              <w:top w:val="nil"/>
              <w:left w:val="nil"/>
              <w:bottom w:val="nil"/>
              <w:right w:val="nil"/>
            </w:tcBorders>
            <w:shd w:val="clear" w:color="auto" w:fill="auto"/>
            <w:noWrap/>
            <w:vAlign w:val="center"/>
            <w:hideMark/>
          </w:tcPr>
          <w:p w14:paraId="6CA5BEF5" w14:textId="77777777" w:rsidR="003C1E0A" w:rsidRPr="000E2622" w:rsidRDefault="003C1E0A" w:rsidP="003C1E0A">
            <w:pPr>
              <w:jc w:val="center"/>
              <w:rPr>
                <w:rFonts w:ascii="Arial" w:hAnsi="Arial" w:cs="Arial"/>
                <w:b/>
                <w:bCs/>
                <w:color w:val="000000"/>
              </w:rPr>
            </w:pPr>
            <w:r w:rsidRPr="000E2622">
              <w:rPr>
                <w:rFonts w:ascii="Arial" w:hAnsi="Arial" w:cs="Arial"/>
                <w:b/>
                <w:bCs/>
                <w:color w:val="000000"/>
              </w:rPr>
              <w:t>10.793</w:t>
            </w:r>
          </w:p>
        </w:tc>
        <w:tc>
          <w:tcPr>
            <w:tcW w:w="928" w:type="dxa"/>
            <w:tcBorders>
              <w:top w:val="nil"/>
              <w:left w:val="nil"/>
              <w:bottom w:val="nil"/>
              <w:right w:val="single" w:sz="4" w:space="0" w:color="auto"/>
            </w:tcBorders>
          </w:tcPr>
          <w:p w14:paraId="1451303A" w14:textId="7A46F4D4" w:rsidR="003C1E0A" w:rsidRPr="000E2622" w:rsidRDefault="003C1E0A" w:rsidP="003C1E0A">
            <w:pPr>
              <w:jc w:val="center"/>
              <w:rPr>
                <w:rFonts w:ascii="Arial" w:hAnsi="Arial" w:cs="Arial"/>
                <w:b/>
                <w:bCs/>
                <w:color w:val="000000"/>
              </w:rPr>
            </w:pPr>
            <w:r w:rsidRPr="000E2622">
              <w:rPr>
                <w:rFonts w:ascii="Arial" w:hAnsi="Arial" w:cs="Arial"/>
                <w:b/>
                <w:bCs/>
                <w:color w:val="000000"/>
              </w:rPr>
              <w:t>B</w:t>
            </w:r>
          </w:p>
        </w:tc>
      </w:tr>
      <w:tr w:rsidR="003C1E0A" w:rsidRPr="000E2622" w14:paraId="41055930" w14:textId="09B3E363" w:rsidTr="00716845">
        <w:trPr>
          <w:trHeight w:val="342"/>
        </w:trPr>
        <w:tc>
          <w:tcPr>
            <w:tcW w:w="1580" w:type="dxa"/>
            <w:tcBorders>
              <w:top w:val="nil"/>
              <w:left w:val="single" w:sz="4" w:space="0" w:color="auto"/>
              <w:bottom w:val="nil"/>
              <w:right w:val="nil"/>
            </w:tcBorders>
            <w:shd w:val="clear" w:color="auto" w:fill="auto"/>
            <w:noWrap/>
            <w:vAlign w:val="center"/>
            <w:hideMark/>
          </w:tcPr>
          <w:p w14:paraId="45BA256C" w14:textId="77777777" w:rsidR="003C1E0A" w:rsidRPr="000E2622" w:rsidRDefault="003C1E0A" w:rsidP="003C1E0A">
            <w:pPr>
              <w:jc w:val="center"/>
              <w:rPr>
                <w:rFonts w:ascii="Arial" w:hAnsi="Arial" w:cs="Arial"/>
                <w:color w:val="000000"/>
              </w:rPr>
            </w:pPr>
            <w:r w:rsidRPr="000E2622">
              <w:rPr>
                <w:rFonts w:ascii="Arial" w:hAnsi="Arial" w:cs="Arial"/>
                <w:color w:val="000000"/>
              </w:rPr>
              <w:t>HI</w:t>
            </w:r>
          </w:p>
        </w:tc>
        <w:tc>
          <w:tcPr>
            <w:tcW w:w="1247" w:type="dxa"/>
            <w:tcBorders>
              <w:top w:val="nil"/>
              <w:left w:val="nil"/>
              <w:bottom w:val="nil"/>
              <w:right w:val="nil"/>
            </w:tcBorders>
            <w:shd w:val="clear" w:color="auto" w:fill="auto"/>
            <w:noWrap/>
            <w:vAlign w:val="center"/>
            <w:hideMark/>
          </w:tcPr>
          <w:p w14:paraId="113A74E8" w14:textId="77777777" w:rsidR="003C1E0A" w:rsidRPr="000E2622" w:rsidRDefault="003C1E0A" w:rsidP="003C1E0A">
            <w:pPr>
              <w:jc w:val="center"/>
              <w:rPr>
                <w:rFonts w:ascii="Arial" w:hAnsi="Arial" w:cs="Arial"/>
                <w:color w:val="000000"/>
              </w:rPr>
            </w:pPr>
            <w:r w:rsidRPr="000E2622">
              <w:rPr>
                <w:rFonts w:ascii="Arial" w:hAnsi="Arial" w:cs="Arial"/>
                <w:color w:val="000000"/>
              </w:rPr>
              <w:t>ASCU</w:t>
            </w:r>
          </w:p>
        </w:tc>
        <w:tc>
          <w:tcPr>
            <w:tcW w:w="1589" w:type="dxa"/>
            <w:tcBorders>
              <w:top w:val="nil"/>
              <w:left w:val="nil"/>
              <w:bottom w:val="nil"/>
              <w:right w:val="nil"/>
            </w:tcBorders>
            <w:shd w:val="clear" w:color="auto" w:fill="auto"/>
            <w:noWrap/>
            <w:vAlign w:val="center"/>
            <w:hideMark/>
          </w:tcPr>
          <w:p w14:paraId="0AA3A580" w14:textId="77777777" w:rsidR="003C1E0A" w:rsidRPr="000E2622" w:rsidRDefault="003C1E0A" w:rsidP="003C1E0A">
            <w:pPr>
              <w:jc w:val="center"/>
              <w:rPr>
                <w:rFonts w:ascii="Arial" w:hAnsi="Arial" w:cs="Arial"/>
                <w:color w:val="000000"/>
              </w:rPr>
            </w:pPr>
            <w:r w:rsidRPr="000E2622">
              <w:rPr>
                <w:rFonts w:ascii="Arial" w:hAnsi="Arial" w:cs="Arial"/>
                <w:color w:val="000000"/>
              </w:rPr>
              <w:t>11.013</w:t>
            </w:r>
          </w:p>
        </w:tc>
        <w:tc>
          <w:tcPr>
            <w:tcW w:w="788" w:type="dxa"/>
            <w:tcBorders>
              <w:top w:val="nil"/>
              <w:left w:val="nil"/>
              <w:bottom w:val="nil"/>
              <w:right w:val="nil"/>
            </w:tcBorders>
            <w:shd w:val="clear" w:color="auto" w:fill="auto"/>
            <w:noWrap/>
            <w:vAlign w:val="center"/>
            <w:hideMark/>
          </w:tcPr>
          <w:p w14:paraId="4310E256" w14:textId="77777777" w:rsidR="003C1E0A" w:rsidRPr="000E2622" w:rsidRDefault="003C1E0A" w:rsidP="003C1E0A">
            <w:pPr>
              <w:jc w:val="center"/>
              <w:rPr>
                <w:rFonts w:ascii="Arial" w:hAnsi="Arial" w:cs="Arial"/>
                <w:color w:val="000000"/>
              </w:rPr>
            </w:pPr>
            <w:r w:rsidRPr="000E2622">
              <w:rPr>
                <w:rFonts w:ascii="Arial" w:hAnsi="Arial" w:cs="Arial"/>
                <w:color w:val="000000"/>
              </w:rPr>
              <w:t>1.052</w:t>
            </w:r>
          </w:p>
        </w:tc>
        <w:tc>
          <w:tcPr>
            <w:tcW w:w="1200" w:type="dxa"/>
            <w:tcBorders>
              <w:top w:val="nil"/>
              <w:left w:val="nil"/>
              <w:bottom w:val="nil"/>
              <w:right w:val="nil"/>
            </w:tcBorders>
            <w:shd w:val="clear" w:color="auto" w:fill="auto"/>
            <w:noWrap/>
            <w:vAlign w:val="center"/>
            <w:hideMark/>
          </w:tcPr>
          <w:p w14:paraId="79C7D7FA" w14:textId="77777777" w:rsidR="003C1E0A" w:rsidRPr="000E2622" w:rsidRDefault="003C1E0A" w:rsidP="003C1E0A">
            <w:pPr>
              <w:jc w:val="center"/>
              <w:rPr>
                <w:rFonts w:ascii="Arial" w:hAnsi="Arial" w:cs="Arial"/>
                <w:color w:val="000000"/>
              </w:rPr>
            </w:pPr>
            <w:r w:rsidRPr="000E2622">
              <w:rPr>
                <w:rFonts w:ascii="Arial" w:hAnsi="Arial" w:cs="Arial"/>
                <w:color w:val="000000"/>
              </w:rPr>
              <w:t>39.936</w:t>
            </w:r>
          </w:p>
        </w:tc>
        <w:tc>
          <w:tcPr>
            <w:tcW w:w="1021" w:type="dxa"/>
            <w:tcBorders>
              <w:top w:val="nil"/>
              <w:left w:val="nil"/>
              <w:bottom w:val="nil"/>
              <w:right w:val="nil"/>
            </w:tcBorders>
            <w:shd w:val="clear" w:color="auto" w:fill="auto"/>
            <w:noWrap/>
            <w:vAlign w:val="center"/>
            <w:hideMark/>
          </w:tcPr>
          <w:p w14:paraId="02B590C1" w14:textId="77777777" w:rsidR="003C1E0A" w:rsidRPr="000E2622" w:rsidRDefault="003C1E0A" w:rsidP="003C1E0A">
            <w:pPr>
              <w:jc w:val="center"/>
              <w:rPr>
                <w:rFonts w:ascii="Arial" w:hAnsi="Arial" w:cs="Arial"/>
                <w:color w:val="000000"/>
              </w:rPr>
            </w:pPr>
            <w:r w:rsidRPr="000E2622">
              <w:rPr>
                <w:rFonts w:ascii="Arial" w:hAnsi="Arial" w:cs="Arial"/>
                <w:color w:val="000000"/>
              </w:rPr>
              <w:t>8.887</w:t>
            </w:r>
          </w:p>
        </w:tc>
        <w:tc>
          <w:tcPr>
            <w:tcW w:w="1021" w:type="dxa"/>
            <w:tcBorders>
              <w:top w:val="nil"/>
              <w:left w:val="nil"/>
              <w:bottom w:val="nil"/>
              <w:right w:val="nil"/>
            </w:tcBorders>
            <w:shd w:val="clear" w:color="auto" w:fill="auto"/>
            <w:noWrap/>
            <w:vAlign w:val="center"/>
            <w:hideMark/>
          </w:tcPr>
          <w:p w14:paraId="0A7EE434" w14:textId="77777777" w:rsidR="003C1E0A" w:rsidRPr="000E2622" w:rsidRDefault="003C1E0A" w:rsidP="003C1E0A">
            <w:pPr>
              <w:jc w:val="center"/>
              <w:rPr>
                <w:rFonts w:ascii="Arial" w:hAnsi="Arial" w:cs="Arial"/>
                <w:color w:val="000000"/>
              </w:rPr>
            </w:pPr>
            <w:r w:rsidRPr="000E2622">
              <w:rPr>
                <w:rFonts w:ascii="Arial" w:hAnsi="Arial" w:cs="Arial"/>
                <w:color w:val="000000"/>
              </w:rPr>
              <w:t>13.140</w:t>
            </w:r>
          </w:p>
        </w:tc>
        <w:tc>
          <w:tcPr>
            <w:tcW w:w="928" w:type="dxa"/>
            <w:tcBorders>
              <w:top w:val="nil"/>
              <w:left w:val="nil"/>
              <w:bottom w:val="nil"/>
              <w:right w:val="single" w:sz="4" w:space="0" w:color="auto"/>
            </w:tcBorders>
          </w:tcPr>
          <w:p w14:paraId="5526F6EC" w14:textId="0D459421" w:rsidR="003C1E0A" w:rsidRPr="000E2622" w:rsidRDefault="003C1E0A" w:rsidP="003C1E0A">
            <w:pPr>
              <w:jc w:val="center"/>
              <w:rPr>
                <w:rFonts w:ascii="Arial" w:hAnsi="Arial" w:cs="Arial"/>
                <w:color w:val="000000"/>
              </w:rPr>
            </w:pPr>
            <w:r w:rsidRPr="000E2622">
              <w:rPr>
                <w:rFonts w:ascii="Arial" w:hAnsi="Arial" w:cs="Arial"/>
                <w:color w:val="000000"/>
              </w:rPr>
              <w:t>AB</w:t>
            </w:r>
          </w:p>
        </w:tc>
      </w:tr>
      <w:tr w:rsidR="003C1E0A" w:rsidRPr="000E2622" w14:paraId="0B6BECF6" w14:textId="52DBB125" w:rsidTr="00716845">
        <w:trPr>
          <w:trHeight w:val="342"/>
        </w:trPr>
        <w:tc>
          <w:tcPr>
            <w:tcW w:w="1580" w:type="dxa"/>
            <w:tcBorders>
              <w:top w:val="nil"/>
              <w:left w:val="single" w:sz="4" w:space="0" w:color="auto"/>
              <w:bottom w:val="single" w:sz="4" w:space="0" w:color="auto"/>
              <w:right w:val="nil"/>
            </w:tcBorders>
            <w:shd w:val="clear" w:color="auto" w:fill="auto"/>
            <w:noWrap/>
            <w:vAlign w:val="center"/>
            <w:hideMark/>
          </w:tcPr>
          <w:p w14:paraId="053B5D0D" w14:textId="77777777" w:rsidR="003C1E0A" w:rsidRPr="000E2622" w:rsidRDefault="003C1E0A" w:rsidP="003C1E0A">
            <w:pPr>
              <w:jc w:val="center"/>
              <w:rPr>
                <w:rFonts w:ascii="Arial" w:hAnsi="Arial" w:cs="Arial"/>
                <w:color w:val="000000"/>
              </w:rPr>
            </w:pPr>
            <w:r w:rsidRPr="000E2622">
              <w:rPr>
                <w:rFonts w:ascii="Arial" w:hAnsi="Arial" w:cs="Arial"/>
                <w:color w:val="000000"/>
              </w:rPr>
              <w:t>PR</w:t>
            </w:r>
          </w:p>
        </w:tc>
        <w:tc>
          <w:tcPr>
            <w:tcW w:w="1247" w:type="dxa"/>
            <w:tcBorders>
              <w:top w:val="nil"/>
              <w:left w:val="nil"/>
              <w:bottom w:val="single" w:sz="4" w:space="0" w:color="auto"/>
              <w:right w:val="nil"/>
            </w:tcBorders>
            <w:shd w:val="clear" w:color="auto" w:fill="auto"/>
            <w:noWrap/>
            <w:vAlign w:val="center"/>
            <w:hideMark/>
          </w:tcPr>
          <w:p w14:paraId="516D5F03" w14:textId="77777777" w:rsidR="003C1E0A" w:rsidRPr="000E2622" w:rsidRDefault="003C1E0A" w:rsidP="003C1E0A">
            <w:pPr>
              <w:jc w:val="center"/>
              <w:rPr>
                <w:rFonts w:ascii="Arial" w:hAnsi="Arial" w:cs="Arial"/>
                <w:color w:val="000000"/>
              </w:rPr>
            </w:pPr>
            <w:r w:rsidRPr="000E2622">
              <w:rPr>
                <w:rFonts w:ascii="Arial" w:hAnsi="Arial" w:cs="Arial"/>
                <w:color w:val="000000"/>
              </w:rPr>
              <w:t>ASCU</w:t>
            </w:r>
          </w:p>
        </w:tc>
        <w:tc>
          <w:tcPr>
            <w:tcW w:w="1589" w:type="dxa"/>
            <w:tcBorders>
              <w:top w:val="nil"/>
              <w:left w:val="nil"/>
              <w:bottom w:val="single" w:sz="4" w:space="0" w:color="auto"/>
              <w:right w:val="nil"/>
            </w:tcBorders>
            <w:shd w:val="clear" w:color="auto" w:fill="auto"/>
            <w:noWrap/>
            <w:vAlign w:val="center"/>
            <w:hideMark/>
          </w:tcPr>
          <w:p w14:paraId="6BE2E522" w14:textId="77777777" w:rsidR="003C1E0A" w:rsidRPr="000E2622" w:rsidRDefault="003C1E0A" w:rsidP="003C1E0A">
            <w:pPr>
              <w:jc w:val="center"/>
              <w:rPr>
                <w:rFonts w:ascii="Arial" w:hAnsi="Arial" w:cs="Arial"/>
                <w:color w:val="000000"/>
              </w:rPr>
            </w:pPr>
            <w:r w:rsidRPr="000E2622">
              <w:rPr>
                <w:rFonts w:ascii="Arial" w:hAnsi="Arial" w:cs="Arial"/>
                <w:color w:val="000000"/>
              </w:rPr>
              <w:t>14.963</w:t>
            </w:r>
          </w:p>
        </w:tc>
        <w:tc>
          <w:tcPr>
            <w:tcW w:w="788" w:type="dxa"/>
            <w:tcBorders>
              <w:top w:val="nil"/>
              <w:left w:val="nil"/>
              <w:bottom w:val="single" w:sz="4" w:space="0" w:color="auto"/>
              <w:right w:val="nil"/>
            </w:tcBorders>
            <w:shd w:val="clear" w:color="auto" w:fill="auto"/>
            <w:noWrap/>
            <w:vAlign w:val="center"/>
            <w:hideMark/>
          </w:tcPr>
          <w:p w14:paraId="7A7D2A88" w14:textId="77777777" w:rsidR="003C1E0A" w:rsidRPr="000E2622" w:rsidRDefault="003C1E0A" w:rsidP="003C1E0A">
            <w:pPr>
              <w:jc w:val="center"/>
              <w:rPr>
                <w:rFonts w:ascii="Arial" w:hAnsi="Arial" w:cs="Arial"/>
                <w:color w:val="000000"/>
              </w:rPr>
            </w:pPr>
            <w:r w:rsidRPr="000E2622">
              <w:rPr>
                <w:rFonts w:ascii="Arial" w:hAnsi="Arial" w:cs="Arial"/>
                <w:color w:val="000000"/>
              </w:rPr>
              <w:t>1.026</w:t>
            </w:r>
          </w:p>
        </w:tc>
        <w:tc>
          <w:tcPr>
            <w:tcW w:w="1200" w:type="dxa"/>
            <w:tcBorders>
              <w:top w:val="nil"/>
              <w:left w:val="nil"/>
              <w:bottom w:val="single" w:sz="4" w:space="0" w:color="auto"/>
              <w:right w:val="nil"/>
            </w:tcBorders>
            <w:shd w:val="clear" w:color="auto" w:fill="auto"/>
            <w:noWrap/>
            <w:vAlign w:val="center"/>
            <w:hideMark/>
          </w:tcPr>
          <w:p w14:paraId="2ED593E0" w14:textId="77777777" w:rsidR="003C1E0A" w:rsidRPr="000E2622" w:rsidRDefault="003C1E0A" w:rsidP="003C1E0A">
            <w:pPr>
              <w:jc w:val="center"/>
              <w:rPr>
                <w:rFonts w:ascii="Arial" w:hAnsi="Arial" w:cs="Arial"/>
                <w:color w:val="000000"/>
              </w:rPr>
            </w:pPr>
            <w:r w:rsidRPr="000E2622">
              <w:rPr>
                <w:rFonts w:ascii="Arial" w:hAnsi="Arial" w:cs="Arial"/>
                <w:color w:val="000000"/>
              </w:rPr>
              <w:t>41.599</w:t>
            </w:r>
          </w:p>
        </w:tc>
        <w:tc>
          <w:tcPr>
            <w:tcW w:w="1021" w:type="dxa"/>
            <w:tcBorders>
              <w:top w:val="nil"/>
              <w:left w:val="nil"/>
              <w:bottom w:val="single" w:sz="4" w:space="0" w:color="auto"/>
              <w:right w:val="nil"/>
            </w:tcBorders>
            <w:shd w:val="clear" w:color="auto" w:fill="auto"/>
            <w:noWrap/>
            <w:vAlign w:val="center"/>
            <w:hideMark/>
          </w:tcPr>
          <w:p w14:paraId="5296C494" w14:textId="77777777" w:rsidR="003C1E0A" w:rsidRPr="000E2622" w:rsidRDefault="003C1E0A" w:rsidP="003C1E0A">
            <w:pPr>
              <w:jc w:val="center"/>
              <w:rPr>
                <w:rFonts w:ascii="Arial" w:hAnsi="Arial" w:cs="Arial"/>
                <w:color w:val="000000"/>
              </w:rPr>
            </w:pPr>
            <w:r w:rsidRPr="000E2622">
              <w:rPr>
                <w:rFonts w:ascii="Arial" w:hAnsi="Arial" w:cs="Arial"/>
                <w:color w:val="000000"/>
              </w:rPr>
              <w:t>12.892</w:t>
            </w:r>
          </w:p>
        </w:tc>
        <w:tc>
          <w:tcPr>
            <w:tcW w:w="1021" w:type="dxa"/>
            <w:tcBorders>
              <w:top w:val="nil"/>
              <w:left w:val="nil"/>
              <w:bottom w:val="single" w:sz="4" w:space="0" w:color="auto"/>
              <w:right w:val="nil"/>
            </w:tcBorders>
            <w:shd w:val="clear" w:color="auto" w:fill="auto"/>
            <w:noWrap/>
            <w:vAlign w:val="center"/>
            <w:hideMark/>
          </w:tcPr>
          <w:p w14:paraId="7D003130" w14:textId="77777777" w:rsidR="003C1E0A" w:rsidRPr="000E2622" w:rsidRDefault="003C1E0A" w:rsidP="003C1E0A">
            <w:pPr>
              <w:jc w:val="center"/>
              <w:rPr>
                <w:rFonts w:ascii="Arial" w:hAnsi="Arial" w:cs="Arial"/>
                <w:color w:val="000000"/>
              </w:rPr>
            </w:pPr>
            <w:r w:rsidRPr="000E2622">
              <w:rPr>
                <w:rFonts w:ascii="Arial" w:hAnsi="Arial" w:cs="Arial"/>
                <w:color w:val="000000"/>
              </w:rPr>
              <w:t>17.033</w:t>
            </w:r>
          </w:p>
        </w:tc>
        <w:tc>
          <w:tcPr>
            <w:tcW w:w="928" w:type="dxa"/>
            <w:tcBorders>
              <w:top w:val="nil"/>
              <w:left w:val="nil"/>
              <w:bottom w:val="single" w:sz="4" w:space="0" w:color="auto"/>
              <w:right w:val="single" w:sz="4" w:space="0" w:color="auto"/>
            </w:tcBorders>
          </w:tcPr>
          <w:p w14:paraId="5127CA7B" w14:textId="41506CB0" w:rsidR="003C1E0A" w:rsidRPr="000E2622" w:rsidRDefault="003C1E0A" w:rsidP="003C1E0A">
            <w:pPr>
              <w:jc w:val="center"/>
              <w:rPr>
                <w:rFonts w:ascii="Arial" w:hAnsi="Arial" w:cs="Arial"/>
                <w:color w:val="000000"/>
              </w:rPr>
            </w:pPr>
            <w:r w:rsidRPr="000E2622">
              <w:rPr>
                <w:rFonts w:ascii="Arial" w:hAnsi="Arial" w:cs="Arial"/>
                <w:color w:val="000000"/>
              </w:rPr>
              <w:t>A</w:t>
            </w:r>
          </w:p>
        </w:tc>
      </w:tr>
      <w:tr w:rsidR="003C1E0A" w:rsidRPr="000E2622" w14:paraId="74401E33" w14:textId="7E8FBC0D" w:rsidTr="00716845">
        <w:trPr>
          <w:trHeight w:val="342"/>
        </w:trPr>
        <w:tc>
          <w:tcPr>
            <w:tcW w:w="1580" w:type="dxa"/>
            <w:tcBorders>
              <w:top w:val="single" w:sz="4" w:space="0" w:color="auto"/>
              <w:left w:val="single" w:sz="4" w:space="0" w:color="auto"/>
              <w:bottom w:val="nil"/>
              <w:right w:val="nil"/>
            </w:tcBorders>
            <w:shd w:val="clear" w:color="auto" w:fill="auto"/>
            <w:noWrap/>
            <w:vAlign w:val="center"/>
            <w:hideMark/>
          </w:tcPr>
          <w:p w14:paraId="466E49D9" w14:textId="77777777" w:rsidR="003C1E0A" w:rsidRPr="000E2622" w:rsidRDefault="003C1E0A" w:rsidP="003C1E0A">
            <w:pPr>
              <w:jc w:val="center"/>
              <w:rPr>
                <w:rFonts w:ascii="Arial" w:hAnsi="Arial" w:cs="Arial"/>
                <w:color w:val="000000"/>
              </w:rPr>
            </w:pPr>
            <w:r w:rsidRPr="000E2622">
              <w:rPr>
                <w:rFonts w:ascii="Arial" w:hAnsi="Arial" w:cs="Arial"/>
                <w:color w:val="000000"/>
              </w:rPr>
              <w:t>AU</w:t>
            </w:r>
          </w:p>
        </w:tc>
        <w:tc>
          <w:tcPr>
            <w:tcW w:w="1247" w:type="dxa"/>
            <w:tcBorders>
              <w:top w:val="single" w:sz="4" w:space="0" w:color="auto"/>
              <w:left w:val="nil"/>
              <w:bottom w:val="nil"/>
              <w:right w:val="nil"/>
            </w:tcBorders>
            <w:shd w:val="clear" w:color="auto" w:fill="auto"/>
            <w:noWrap/>
            <w:vAlign w:val="center"/>
            <w:hideMark/>
          </w:tcPr>
          <w:p w14:paraId="1013D151" w14:textId="77777777" w:rsidR="003C1E0A" w:rsidRPr="000E2622" w:rsidRDefault="003C1E0A" w:rsidP="003C1E0A">
            <w:pPr>
              <w:jc w:val="center"/>
              <w:rPr>
                <w:rFonts w:ascii="Arial" w:hAnsi="Arial" w:cs="Arial"/>
                <w:color w:val="000000"/>
              </w:rPr>
            </w:pPr>
            <w:r w:rsidRPr="000E2622">
              <w:rPr>
                <w:rFonts w:ascii="Arial" w:hAnsi="Arial" w:cs="Arial"/>
                <w:color w:val="000000"/>
              </w:rPr>
              <w:t>ASYR</w:t>
            </w:r>
          </w:p>
        </w:tc>
        <w:tc>
          <w:tcPr>
            <w:tcW w:w="1589" w:type="dxa"/>
            <w:tcBorders>
              <w:top w:val="single" w:sz="4" w:space="0" w:color="auto"/>
              <w:left w:val="nil"/>
              <w:bottom w:val="nil"/>
              <w:right w:val="nil"/>
            </w:tcBorders>
            <w:shd w:val="clear" w:color="auto" w:fill="auto"/>
            <w:noWrap/>
            <w:vAlign w:val="center"/>
            <w:hideMark/>
          </w:tcPr>
          <w:p w14:paraId="6351CED7" w14:textId="77777777" w:rsidR="003C1E0A" w:rsidRPr="000E2622" w:rsidRDefault="003C1E0A" w:rsidP="003C1E0A">
            <w:pPr>
              <w:jc w:val="center"/>
              <w:rPr>
                <w:rFonts w:ascii="Arial" w:hAnsi="Arial" w:cs="Arial"/>
                <w:color w:val="000000"/>
              </w:rPr>
            </w:pPr>
            <w:r w:rsidRPr="000E2622">
              <w:rPr>
                <w:rFonts w:ascii="Arial" w:hAnsi="Arial" w:cs="Arial"/>
                <w:color w:val="000000"/>
              </w:rPr>
              <w:t>7.164</w:t>
            </w:r>
          </w:p>
        </w:tc>
        <w:tc>
          <w:tcPr>
            <w:tcW w:w="788" w:type="dxa"/>
            <w:tcBorders>
              <w:top w:val="single" w:sz="4" w:space="0" w:color="auto"/>
              <w:left w:val="nil"/>
              <w:bottom w:val="nil"/>
              <w:right w:val="nil"/>
            </w:tcBorders>
            <w:shd w:val="clear" w:color="auto" w:fill="auto"/>
            <w:noWrap/>
            <w:vAlign w:val="center"/>
            <w:hideMark/>
          </w:tcPr>
          <w:p w14:paraId="5478F3B5" w14:textId="77777777" w:rsidR="003C1E0A" w:rsidRPr="000E2622" w:rsidRDefault="003C1E0A" w:rsidP="003C1E0A">
            <w:pPr>
              <w:jc w:val="center"/>
              <w:rPr>
                <w:rFonts w:ascii="Arial" w:hAnsi="Arial" w:cs="Arial"/>
                <w:color w:val="000000"/>
              </w:rPr>
            </w:pPr>
            <w:r w:rsidRPr="000E2622">
              <w:rPr>
                <w:rFonts w:ascii="Arial" w:hAnsi="Arial" w:cs="Arial"/>
                <w:color w:val="000000"/>
              </w:rPr>
              <w:t>0.957</w:t>
            </w:r>
          </w:p>
        </w:tc>
        <w:tc>
          <w:tcPr>
            <w:tcW w:w="1200" w:type="dxa"/>
            <w:tcBorders>
              <w:top w:val="single" w:sz="4" w:space="0" w:color="auto"/>
              <w:left w:val="nil"/>
              <w:bottom w:val="nil"/>
              <w:right w:val="nil"/>
            </w:tcBorders>
            <w:shd w:val="clear" w:color="auto" w:fill="auto"/>
            <w:noWrap/>
            <w:vAlign w:val="center"/>
            <w:hideMark/>
          </w:tcPr>
          <w:p w14:paraId="3F2A4C48" w14:textId="77777777" w:rsidR="003C1E0A" w:rsidRPr="000E2622" w:rsidRDefault="003C1E0A" w:rsidP="003C1E0A">
            <w:pPr>
              <w:jc w:val="center"/>
              <w:rPr>
                <w:rFonts w:ascii="Arial" w:hAnsi="Arial" w:cs="Arial"/>
                <w:color w:val="000000"/>
              </w:rPr>
            </w:pPr>
            <w:r w:rsidRPr="000E2622">
              <w:rPr>
                <w:rFonts w:ascii="Arial" w:hAnsi="Arial" w:cs="Arial"/>
                <w:color w:val="000000"/>
              </w:rPr>
              <w:t>150.575</w:t>
            </w:r>
          </w:p>
        </w:tc>
        <w:tc>
          <w:tcPr>
            <w:tcW w:w="1021" w:type="dxa"/>
            <w:tcBorders>
              <w:top w:val="single" w:sz="4" w:space="0" w:color="auto"/>
              <w:left w:val="nil"/>
              <w:bottom w:val="nil"/>
              <w:right w:val="nil"/>
            </w:tcBorders>
            <w:shd w:val="clear" w:color="auto" w:fill="auto"/>
            <w:noWrap/>
            <w:vAlign w:val="center"/>
            <w:hideMark/>
          </w:tcPr>
          <w:p w14:paraId="54BD44B7" w14:textId="77777777" w:rsidR="003C1E0A" w:rsidRPr="000E2622" w:rsidRDefault="003C1E0A" w:rsidP="003C1E0A">
            <w:pPr>
              <w:jc w:val="center"/>
              <w:rPr>
                <w:rFonts w:ascii="Arial" w:hAnsi="Arial" w:cs="Arial"/>
                <w:color w:val="000000"/>
              </w:rPr>
            </w:pPr>
            <w:r w:rsidRPr="000E2622">
              <w:rPr>
                <w:rFonts w:ascii="Arial" w:hAnsi="Arial" w:cs="Arial"/>
                <w:color w:val="000000"/>
              </w:rPr>
              <w:t>5.274</w:t>
            </w:r>
          </w:p>
        </w:tc>
        <w:tc>
          <w:tcPr>
            <w:tcW w:w="1021" w:type="dxa"/>
            <w:tcBorders>
              <w:top w:val="single" w:sz="4" w:space="0" w:color="auto"/>
              <w:left w:val="nil"/>
              <w:bottom w:val="nil"/>
              <w:right w:val="nil"/>
            </w:tcBorders>
            <w:shd w:val="clear" w:color="auto" w:fill="auto"/>
            <w:noWrap/>
            <w:vAlign w:val="center"/>
            <w:hideMark/>
          </w:tcPr>
          <w:p w14:paraId="7C020328" w14:textId="77777777" w:rsidR="003C1E0A" w:rsidRPr="000E2622" w:rsidRDefault="003C1E0A" w:rsidP="003C1E0A">
            <w:pPr>
              <w:jc w:val="center"/>
              <w:rPr>
                <w:rFonts w:ascii="Arial" w:hAnsi="Arial" w:cs="Arial"/>
                <w:color w:val="000000"/>
              </w:rPr>
            </w:pPr>
            <w:r w:rsidRPr="000E2622">
              <w:rPr>
                <w:rFonts w:ascii="Arial" w:hAnsi="Arial" w:cs="Arial"/>
                <w:color w:val="000000"/>
              </w:rPr>
              <w:t>9.054</w:t>
            </w:r>
          </w:p>
        </w:tc>
        <w:tc>
          <w:tcPr>
            <w:tcW w:w="928" w:type="dxa"/>
            <w:tcBorders>
              <w:top w:val="single" w:sz="4" w:space="0" w:color="auto"/>
              <w:left w:val="nil"/>
              <w:bottom w:val="nil"/>
              <w:right w:val="single" w:sz="4" w:space="0" w:color="auto"/>
            </w:tcBorders>
          </w:tcPr>
          <w:p w14:paraId="6B2E4A16" w14:textId="2DB30B53" w:rsidR="003C1E0A" w:rsidRPr="000E2622" w:rsidRDefault="003C1E0A" w:rsidP="003C1E0A">
            <w:pPr>
              <w:jc w:val="center"/>
              <w:rPr>
                <w:rFonts w:ascii="Arial" w:hAnsi="Arial" w:cs="Arial"/>
                <w:color w:val="000000"/>
              </w:rPr>
            </w:pPr>
            <w:r w:rsidRPr="000E2622">
              <w:rPr>
                <w:rFonts w:ascii="Arial" w:hAnsi="Arial" w:cs="Arial"/>
                <w:color w:val="000000"/>
              </w:rPr>
              <w:t>A</w:t>
            </w:r>
          </w:p>
        </w:tc>
      </w:tr>
      <w:tr w:rsidR="003C1E0A" w:rsidRPr="000E2622" w14:paraId="3862EDB5" w14:textId="69DD287F" w:rsidTr="00716845">
        <w:trPr>
          <w:trHeight w:val="342"/>
        </w:trPr>
        <w:tc>
          <w:tcPr>
            <w:tcW w:w="1580" w:type="dxa"/>
            <w:tcBorders>
              <w:top w:val="nil"/>
              <w:left w:val="single" w:sz="4" w:space="0" w:color="auto"/>
              <w:bottom w:val="nil"/>
              <w:right w:val="nil"/>
            </w:tcBorders>
            <w:shd w:val="clear" w:color="auto" w:fill="auto"/>
            <w:noWrap/>
            <w:vAlign w:val="center"/>
            <w:hideMark/>
          </w:tcPr>
          <w:p w14:paraId="5AD3705B" w14:textId="77777777" w:rsidR="003C1E0A" w:rsidRPr="000E2622" w:rsidRDefault="003C1E0A" w:rsidP="003C1E0A">
            <w:pPr>
              <w:jc w:val="center"/>
              <w:rPr>
                <w:rFonts w:ascii="Arial" w:hAnsi="Arial" w:cs="Arial"/>
                <w:color w:val="000000"/>
              </w:rPr>
            </w:pPr>
            <w:r w:rsidRPr="000E2622">
              <w:rPr>
                <w:rFonts w:ascii="Arial" w:hAnsi="Arial" w:cs="Arial"/>
                <w:color w:val="000000"/>
              </w:rPr>
              <w:t>CA</w:t>
            </w:r>
          </w:p>
        </w:tc>
        <w:tc>
          <w:tcPr>
            <w:tcW w:w="1247" w:type="dxa"/>
            <w:tcBorders>
              <w:top w:val="nil"/>
              <w:left w:val="nil"/>
              <w:bottom w:val="nil"/>
              <w:right w:val="nil"/>
            </w:tcBorders>
            <w:shd w:val="clear" w:color="auto" w:fill="auto"/>
            <w:noWrap/>
            <w:vAlign w:val="center"/>
            <w:hideMark/>
          </w:tcPr>
          <w:p w14:paraId="7C8A2733" w14:textId="77777777" w:rsidR="003C1E0A" w:rsidRPr="000E2622" w:rsidRDefault="003C1E0A" w:rsidP="003C1E0A">
            <w:pPr>
              <w:jc w:val="center"/>
              <w:rPr>
                <w:rFonts w:ascii="Arial" w:hAnsi="Arial" w:cs="Arial"/>
                <w:color w:val="000000"/>
              </w:rPr>
            </w:pPr>
            <w:r w:rsidRPr="000E2622">
              <w:rPr>
                <w:rFonts w:ascii="Arial" w:hAnsi="Arial" w:cs="Arial"/>
                <w:color w:val="000000"/>
              </w:rPr>
              <w:t>ASYR</w:t>
            </w:r>
          </w:p>
        </w:tc>
        <w:tc>
          <w:tcPr>
            <w:tcW w:w="1589" w:type="dxa"/>
            <w:tcBorders>
              <w:top w:val="nil"/>
              <w:left w:val="nil"/>
              <w:bottom w:val="nil"/>
              <w:right w:val="nil"/>
            </w:tcBorders>
            <w:shd w:val="clear" w:color="auto" w:fill="auto"/>
            <w:noWrap/>
            <w:vAlign w:val="center"/>
            <w:hideMark/>
          </w:tcPr>
          <w:p w14:paraId="5B0ECF0E" w14:textId="77777777" w:rsidR="003C1E0A" w:rsidRPr="000E2622" w:rsidRDefault="003C1E0A" w:rsidP="003C1E0A">
            <w:pPr>
              <w:jc w:val="center"/>
              <w:rPr>
                <w:rFonts w:ascii="Arial" w:hAnsi="Arial" w:cs="Arial"/>
                <w:color w:val="000000"/>
              </w:rPr>
            </w:pPr>
            <w:r w:rsidRPr="000E2622">
              <w:rPr>
                <w:rFonts w:ascii="Arial" w:hAnsi="Arial" w:cs="Arial"/>
                <w:color w:val="000000"/>
              </w:rPr>
              <w:t>5.250</w:t>
            </w:r>
          </w:p>
        </w:tc>
        <w:tc>
          <w:tcPr>
            <w:tcW w:w="788" w:type="dxa"/>
            <w:tcBorders>
              <w:top w:val="nil"/>
              <w:left w:val="nil"/>
              <w:bottom w:val="nil"/>
              <w:right w:val="nil"/>
            </w:tcBorders>
            <w:shd w:val="clear" w:color="auto" w:fill="auto"/>
            <w:noWrap/>
            <w:vAlign w:val="center"/>
            <w:hideMark/>
          </w:tcPr>
          <w:p w14:paraId="622A2BEB" w14:textId="77777777" w:rsidR="003C1E0A" w:rsidRPr="000E2622" w:rsidRDefault="003C1E0A" w:rsidP="003C1E0A">
            <w:pPr>
              <w:jc w:val="center"/>
              <w:rPr>
                <w:rFonts w:ascii="Arial" w:hAnsi="Arial" w:cs="Arial"/>
                <w:color w:val="000000"/>
              </w:rPr>
            </w:pPr>
            <w:r w:rsidRPr="000E2622">
              <w:rPr>
                <w:rFonts w:ascii="Arial" w:hAnsi="Arial" w:cs="Arial"/>
                <w:color w:val="000000"/>
              </w:rPr>
              <w:t>0.905</w:t>
            </w:r>
          </w:p>
        </w:tc>
        <w:tc>
          <w:tcPr>
            <w:tcW w:w="1200" w:type="dxa"/>
            <w:tcBorders>
              <w:top w:val="nil"/>
              <w:left w:val="nil"/>
              <w:bottom w:val="nil"/>
              <w:right w:val="nil"/>
            </w:tcBorders>
            <w:shd w:val="clear" w:color="auto" w:fill="auto"/>
            <w:noWrap/>
            <w:vAlign w:val="center"/>
            <w:hideMark/>
          </w:tcPr>
          <w:p w14:paraId="06E3BC6D" w14:textId="77777777" w:rsidR="003C1E0A" w:rsidRPr="000E2622" w:rsidRDefault="003C1E0A" w:rsidP="003C1E0A">
            <w:pPr>
              <w:jc w:val="center"/>
              <w:rPr>
                <w:rFonts w:ascii="Arial" w:hAnsi="Arial" w:cs="Arial"/>
                <w:color w:val="000000"/>
              </w:rPr>
            </w:pPr>
            <w:r w:rsidRPr="000E2622">
              <w:rPr>
                <w:rFonts w:ascii="Arial" w:hAnsi="Arial" w:cs="Arial"/>
                <w:color w:val="000000"/>
              </w:rPr>
              <w:t>107.173</w:t>
            </w:r>
          </w:p>
        </w:tc>
        <w:tc>
          <w:tcPr>
            <w:tcW w:w="1021" w:type="dxa"/>
            <w:tcBorders>
              <w:top w:val="nil"/>
              <w:left w:val="nil"/>
              <w:bottom w:val="nil"/>
              <w:right w:val="nil"/>
            </w:tcBorders>
            <w:shd w:val="clear" w:color="auto" w:fill="auto"/>
            <w:noWrap/>
            <w:vAlign w:val="center"/>
            <w:hideMark/>
          </w:tcPr>
          <w:p w14:paraId="69C06435" w14:textId="77777777" w:rsidR="003C1E0A" w:rsidRPr="000E2622" w:rsidRDefault="003C1E0A" w:rsidP="003C1E0A">
            <w:pPr>
              <w:jc w:val="center"/>
              <w:rPr>
                <w:rFonts w:ascii="Arial" w:hAnsi="Arial" w:cs="Arial"/>
                <w:color w:val="000000"/>
              </w:rPr>
            </w:pPr>
            <w:r w:rsidRPr="000E2622">
              <w:rPr>
                <w:rFonts w:ascii="Arial" w:hAnsi="Arial" w:cs="Arial"/>
                <w:color w:val="000000"/>
              </w:rPr>
              <w:t>3.456</w:t>
            </w:r>
          </w:p>
        </w:tc>
        <w:tc>
          <w:tcPr>
            <w:tcW w:w="1021" w:type="dxa"/>
            <w:tcBorders>
              <w:top w:val="nil"/>
              <w:left w:val="nil"/>
              <w:bottom w:val="nil"/>
              <w:right w:val="nil"/>
            </w:tcBorders>
            <w:shd w:val="clear" w:color="auto" w:fill="auto"/>
            <w:noWrap/>
            <w:vAlign w:val="center"/>
            <w:hideMark/>
          </w:tcPr>
          <w:p w14:paraId="14D13174" w14:textId="77777777" w:rsidR="003C1E0A" w:rsidRPr="000E2622" w:rsidRDefault="003C1E0A" w:rsidP="003C1E0A">
            <w:pPr>
              <w:jc w:val="center"/>
              <w:rPr>
                <w:rFonts w:ascii="Arial" w:hAnsi="Arial" w:cs="Arial"/>
                <w:color w:val="000000"/>
              </w:rPr>
            </w:pPr>
            <w:r w:rsidRPr="000E2622">
              <w:rPr>
                <w:rFonts w:ascii="Arial" w:hAnsi="Arial" w:cs="Arial"/>
                <w:color w:val="000000"/>
              </w:rPr>
              <w:t>7.045</w:t>
            </w:r>
          </w:p>
        </w:tc>
        <w:tc>
          <w:tcPr>
            <w:tcW w:w="928" w:type="dxa"/>
            <w:tcBorders>
              <w:top w:val="nil"/>
              <w:left w:val="nil"/>
              <w:bottom w:val="nil"/>
              <w:right w:val="single" w:sz="4" w:space="0" w:color="auto"/>
            </w:tcBorders>
          </w:tcPr>
          <w:p w14:paraId="64678FBD" w14:textId="48C64C96" w:rsidR="003C1E0A" w:rsidRPr="000E2622" w:rsidRDefault="003C1E0A" w:rsidP="003C1E0A">
            <w:pPr>
              <w:jc w:val="center"/>
              <w:rPr>
                <w:rFonts w:ascii="Arial" w:hAnsi="Arial" w:cs="Arial"/>
                <w:color w:val="000000"/>
              </w:rPr>
            </w:pPr>
            <w:r w:rsidRPr="000E2622">
              <w:rPr>
                <w:rFonts w:ascii="Arial" w:hAnsi="Arial" w:cs="Arial"/>
                <w:color w:val="000000"/>
              </w:rPr>
              <w:t>A</w:t>
            </w:r>
          </w:p>
        </w:tc>
      </w:tr>
      <w:tr w:rsidR="003C1E0A" w:rsidRPr="000E2622" w14:paraId="541373DF" w14:textId="74022C4F" w:rsidTr="00716845">
        <w:trPr>
          <w:trHeight w:val="342"/>
        </w:trPr>
        <w:tc>
          <w:tcPr>
            <w:tcW w:w="1580" w:type="dxa"/>
            <w:tcBorders>
              <w:top w:val="nil"/>
              <w:left w:val="single" w:sz="4" w:space="0" w:color="auto"/>
              <w:bottom w:val="nil"/>
              <w:right w:val="nil"/>
            </w:tcBorders>
            <w:shd w:val="clear" w:color="auto" w:fill="auto"/>
            <w:noWrap/>
            <w:vAlign w:val="center"/>
            <w:hideMark/>
          </w:tcPr>
          <w:p w14:paraId="464605EE" w14:textId="77777777" w:rsidR="003C1E0A" w:rsidRPr="000E2622" w:rsidRDefault="003C1E0A" w:rsidP="003C1E0A">
            <w:pPr>
              <w:jc w:val="center"/>
              <w:rPr>
                <w:rFonts w:ascii="Arial" w:hAnsi="Arial" w:cs="Arial"/>
                <w:color w:val="000000"/>
              </w:rPr>
            </w:pPr>
            <w:r w:rsidRPr="000E2622">
              <w:rPr>
                <w:rFonts w:ascii="Arial" w:hAnsi="Arial" w:cs="Arial"/>
                <w:color w:val="000000"/>
              </w:rPr>
              <w:t>ENA</w:t>
            </w:r>
          </w:p>
        </w:tc>
        <w:tc>
          <w:tcPr>
            <w:tcW w:w="1247" w:type="dxa"/>
            <w:tcBorders>
              <w:top w:val="nil"/>
              <w:left w:val="nil"/>
              <w:bottom w:val="nil"/>
              <w:right w:val="nil"/>
            </w:tcBorders>
            <w:shd w:val="clear" w:color="auto" w:fill="auto"/>
            <w:noWrap/>
            <w:vAlign w:val="center"/>
            <w:hideMark/>
          </w:tcPr>
          <w:p w14:paraId="075E58C0" w14:textId="77777777" w:rsidR="003C1E0A" w:rsidRPr="000E2622" w:rsidRDefault="003C1E0A" w:rsidP="003C1E0A">
            <w:pPr>
              <w:jc w:val="center"/>
              <w:rPr>
                <w:rFonts w:ascii="Arial" w:hAnsi="Arial" w:cs="Arial"/>
                <w:color w:val="000000"/>
              </w:rPr>
            </w:pPr>
            <w:r w:rsidRPr="000E2622">
              <w:rPr>
                <w:rFonts w:ascii="Arial" w:hAnsi="Arial" w:cs="Arial"/>
                <w:color w:val="000000"/>
              </w:rPr>
              <w:t>ASYR</w:t>
            </w:r>
          </w:p>
        </w:tc>
        <w:tc>
          <w:tcPr>
            <w:tcW w:w="1589" w:type="dxa"/>
            <w:tcBorders>
              <w:top w:val="nil"/>
              <w:left w:val="nil"/>
              <w:bottom w:val="nil"/>
              <w:right w:val="nil"/>
            </w:tcBorders>
            <w:shd w:val="clear" w:color="auto" w:fill="auto"/>
            <w:noWrap/>
            <w:vAlign w:val="center"/>
            <w:hideMark/>
          </w:tcPr>
          <w:p w14:paraId="497F76B2" w14:textId="77777777" w:rsidR="003C1E0A" w:rsidRPr="000E2622" w:rsidRDefault="003C1E0A" w:rsidP="003C1E0A">
            <w:pPr>
              <w:jc w:val="center"/>
              <w:rPr>
                <w:rFonts w:ascii="Arial" w:hAnsi="Arial" w:cs="Arial"/>
                <w:color w:val="000000"/>
              </w:rPr>
            </w:pPr>
            <w:r w:rsidRPr="000E2622">
              <w:rPr>
                <w:rFonts w:ascii="Arial" w:hAnsi="Arial" w:cs="Arial"/>
                <w:color w:val="000000"/>
              </w:rPr>
              <w:t>6.199</w:t>
            </w:r>
          </w:p>
        </w:tc>
        <w:tc>
          <w:tcPr>
            <w:tcW w:w="788" w:type="dxa"/>
            <w:tcBorders>
              <w:top w:val="nil"/>
              <w:left w:val="nil"/>
              <w:bottom w:val="nil"/>
              <w:right w:val="nil"/>
            </w:tcBorders>
            <w:shd w:val="clear" w:color="auto" w:fill="auto"/>
            <w:noWrap/>
            <w:vAlign w:val="center"/>
            <w:hideMark/>
          </w:tcPr>
          <w:p w14:paraId="39F9664D" w14:textId="77777777" w:rsidR="003C1E0A" w:rsidRPr="000E2622" w:rsidRDefault="003C1E0A" w:rsidP="003C1E0A">
            <w:pPr>
              <w:jc w:val="center"/>
              <w:rPr>
                <w:rFonts w:ascii="Arial" w:hAnsi="Arial" w:cs="Arial"/>
                <w:color w:val="000000"/>
              </w:rPr>
            </w:pPr>
            <w:r w:rsidRPr="000E2622">
              <w:rPr>
                <w:rFonts w:ascii="Arial" w:hAnsi="Arial" w:cs="Arial"/>
                <w:color w:val="000000"/>
              </w:rPr>
              <w:t>0.986</w:t>
            </w:r>
          </w:p>
        </w:tc>
        <w:tc>
          <w:tcPr>
            <w:tcW w:w="1200" w:type="dxa"/>
            <w:tcBorders>
              <w:top w:val="nil"/>
              <w:left w:val="nil"/>
              <w:bottom w:val="nil"/>
              <w:right w:val="nil"/>
            </w:tcBorders>
            <w:shd w:val="clear" w:color="auto" w:fill="auto"/>
            <w:noWrap/>
            <w:vAlign w:val="center"/>
            <w:hideMark/>
          </w:tcPr>
          <w:p w14:paraId="2FD6776F" w14:textId="77777777" w:rsidR="003C1E0A" w:rsidRPr="000E2622" w:rsidRDefault="003C1E0A" w:rsidP="003C1E0A">
            <w:pPr>
              <w:jc w:val="center"/>
              <w:rPr>
                <w:rFonts w:ascii="Arial" w:hAnsi="Arial" w:cs="Arial"/>
                <w:color w:val="000000"/>
              </w:rPr>
            </w:pPr>
            <w:r w:rsidRPr="000E2622">
              <w:rPr>
                <w:rFonts w:ascii="Arial" w:hAnsi="Arial" w:cs="Arial"/>
                <w:color w:val="000000"/>
              </w:rPr>
              <w:t>99.274</w:t>
            </w:r>
          </w:p>
        </w:tc>
        <w:tc>
          <w:tcPr>
            <w:tcW w:w="1021" w:type="dxa"/>
            <w:tcBorders>
              <w:top w:val="nil"/>
              <w:left w:val="nil"/>
              <w:bottom w:val="nil"/>
              <w:right w:val="nil"/>
            </w:tcBorders>
            <w:shd w:val="clear" w:color="auto" w:fill="auto"/>
            <w:noWrap/>
            <w:vAlign w:val="center"/>
            <w:hideMark/>
          </w:tcPr>
          <w:p w14:paraId="51B0A089" w14:textId="77777777" w:rsidR="003C1E0A" w:rsidRPr="000E2622" w:rsidRDefault="003C1E0A" w:rsidP="003C1E0A">
            <w:pPr>
              <w:jc w:val="center"/>
              <w:rPr>
                <w:rFonts w:ascii="Arial" w:hAnsi="Arial" w:cs="Arial"/>
                <w:color w:val="000000"/>
              </w:rPr>
            </w:pPr>
            <w:r w:rsidRPr="000E2622">
              <w:rPr>
                <w:rFonts w:ascii="Arial" w:hAnsi="Arial" w:cs="Arial"/>
                <w:color w:val="000000"/>
              </w:rPr>
              <w:t>4.244</w:t>
            </w:r>
          </w:p>
        </w:tc>
        <w:tc>
          <w:tcPr>
            <w:tcW w:w="1021" w:type="dxa"/>
            <w:tcBorders>
              <w:top w:val="nil"/>
              <w:left w:val="nil"/>
              <w:bottom w:val="nil"/>
              <w:right w:val="nil"/>
            </w:tcBorders>
            <w:shd w:val="clear" w:color="auto" w:fill="auto"/>
            <w:noWrap/>
            <w:vAlign w:val="center"/>
            <w:hideMark/>
          </w:tcPr>
          <w:p w14:paraId="000B7EFE" w14:textId="77777777" w:rsidR="003C1E0A" w:rsidRPr="000E2622" w:rsidRDefault="003C1E0A" w:rsidP="003C1E0A">
            <w:pPr>
              <w:jc w:val="center"/>
              <w:rPr>
                <w:rFonts w:ascii="Arial" w:hAnsi="Arial" w:cs="Arial"/>
                <w:color w:val="000000"/>
              </w:rPr>
            </w:pPr>
            <w:r w:rsidRPr="000E2622">
              <w:rPr>
                <w:rFonts w:ascii="Arial" w:hAnsi="Arial" w:cs="Arial"/>
                <w:color w:val="000000"/>
              </w:rPr>
              <w:t>8.155</w:t>
            </w:r>
          </w:p>
        </w:tc>
        <w:tc>
          <w:tcPr>
            <w:tcW w:w="928" w:type="dxa"/>
            <w:tcBorders>
              <w:top w:val="nil"/>
              <w:left w:val="nil"/>
              <w:bottom w:val="nil"/>
              <w:right w:val="single" w:sz="4" w:space="0" w:color="auto"/>
            </w:tcBorders>
          </w:tcPr>
          <w:p w14:paraId="126ACD0F" w14:textId="7A7503BC" w:rsidR="003C1E0A" w:rsidRPr="000E2622" w:rsidRDefault="003C1E0A" w:rsidP="003C1E0A">
            <w:pPr>
              <w:jc w:val="center"/>
              <w:rPr>
                <w:rFonts w:ascii="Arial" w:hAnsi="Arial" w:cs="Arial"/>
                <w:color w:val="000000"/>
              </w:rPr>
            </w:pPr>
            <w:r w:rsidRPr="000E2622">
              <w:rPr>
                <w:rFonts w:ascii="Arial" w:hAnsi="Arial" w:cs="Arial"/>
                <w:color w:val="000000"/>
              </w:rPr>
              <w:t>A</w:t>
            </w:r>
          </w:p>
        </w:tc>
      </w:tr>
      <w:tr w:rsidR="003C1E0A" w:rsidRPr="000E2622" w14:paraId="2518E552" w14:textId="264983C1" w:rsidTr="00716845">
        <w:trPr>
          <w:trHeight w:val="342"/>
        </w:trPr>
        <w:tc>
          <w:tcPr>
            <w:tcW w:w="1580" w:type="dxa"/>
            <w:tcBorders>
              <w:top w:val="nil"/>
              <w:left w:val="single" w:sz="4" w:space="0" w:color="auto"/>
              <w:bottom w:val="nil"/>
              <w:right w:val="nil"/>
            </w:tcBorders>
            <w:shd w:val="clear" w:color="auto" w:fill="auto"/>
            <w:noWrap/>
            <w:vAlign w:val="center"/>
            <w:hideMark/>
          </w:tcPr>
          <w:p w14:paraId="09510231" w14:textId="77777777" w:rsidR="003C1E0A" w:rsidRPr="000E2622" w:rsidRDefault="003C1E0A" w:rsidP="003C1E0A">
            <w:pPr>
              <w:jc w:val="center"/>
              <w:rPr>
                <w:rFonts w:ascii="Arial" w:hAnsi="Arial" w:cs="Arial"/>
                <w:color w:val="000000"/>
              </w:rPr>
            </w:pPr>
            <w:r w:rsidRPr="000E2622">
              <w:rPr>
                <w:rFonts w:ascii="Arial" w:hAnsi="Arial" w:cs="Arial"/>
                <w:color w:val="000000"/>
              </w:rPr>
              <w:t>GU</w:t>
            </w:r>
          </w:p>
        </w:tc>
        <w:tc>
          <w:tcPr>
            <w:tcW w:w="1247" w:type="dxa"/>
            <w:tcBorders>
              <w:top w:val="nil"/>
              <w:left w:val="nil"/>
              <w:bottom w:val="nil"/>
              <w:right w:val="nil"/>
            </w:tcBorders>
            <w:shd w:val="clear" w:color="auto" w:fill="auto"/>
            <w:noWrap/>
            <w:vAlign w:val="center"/>
            <w:hideMark/>
          </w:tcPr>
          <w:p w14:paraId="03CDBA31" w14:textId="77777777" w:rsidR="003C1E0A" w:rsidRPr="000E2622" w:rsidRDefault="003C1E0A" w:rsidP="003C1E0A">
            <w:pPr>
              <w:jc w:val="center"/>
              <w:rPr>
                <w:rFonts w:ascii="Arial" w:hAnsi="Arial" w:cs="Arial"/>
                <w:color w:val="000000"/>
              </w:rPr>
            </w:pPr>
            <w:r w:rsidRPr="000E2622">
              <w:rPr>
                <w:rFonts w:ascii="Arial" w:hAnsi="Arial" w:cs="Arial"/>
                <w:color w:val="000000"/>
              </w:rPr>
              <w:t>ASYR</w:t>
            </w:r>
          </w:p>
        </w:tc>
        <w:tc>
          <w:tcPr>
            <w:tcW w:w="1589" w:type="dxa"/>
            <w:tcBorders>
              <w:top w:val="nil"/>
              <w:left w:val="nil"/>
              <w:bottom w:val="nil"/>
              <w:right w:val="nil"/>
            </w:tcBorders>
            <w:shd w:val="clear" w:color="auto" w:fill="auto"/>
            <w:noWrap/>
            <w:vAlign w:val="center"/>
            <w:hideMark/>
          </w:tcPr>
          <w:p w14:paraId="066C999C" w14:textId="77777777" w:rsidR="003C1E0A" w:rsidRPr="000E2622" w:rsidRDefault="003C1E0A" w:rsidP="003C1E0A">
            <w:pPr>
              <w:jc w:val="center"/>
              <w:rPr>
                <w:rFonts w:ascii="Arial" w:hAnsi="Arial" w:cs="Arial"/>
                <w:color w:val="000000"/>
              </w:rPr>
            </w:pPr>
            <w:r w:rsidRPr="000E2622">
              <w:rPr>
                <w:rFonts w:ascii="Arial" w:hAnsi="Arial" w:cs="Arial"/>
                <w:color w:val="000000"/>
              </w:rPr>
              <w:t>6.618</w:t>
            </w:r>
          </w:p>
        </w:tc>
        <w:tc>
          <w:tcPr>
            <w:tcW w:w="788" w:type="dxa"/>
            <w:tcBorders>
              <w:top w:val="nil"/>
              <w:left w:val="nil"/>
              <w:bottom w:val="nil"/>
              <w:right w:val="nil"/>
            </w:tcBorders>
            <w:shd w:val="clear" w:color="auto" w:fill="auto"/>
            <w:noWrap/>
            <w:vAlign w:val="center"/>
            <w:hideMark/>
          </w:tcPr>
          <w:p w14:paraId="0F4DA4CE" w14:textId="77777777" w:rsidR="003C1E0A" w:rsidRPr="000E2622" w:rsidRDefault="003C1E0A" w:rsidP="003C1E0A">
            <w:pPr>
              <w:jc w:val="center"/>
              <w:rPr>
                <w:rFonts w:ascii="Arial" w:hAnsi="Arial" w:cs="Arial"/>
                <w:color w:val="000000"/>
              </w:rPr>
            </w:pPr>
            <w:r w:rsidRPr="000E2622">
              <w:rPr>
                <w:rFonts w:ascii="Arial" w:hAnsi="Arial" w:cs="Arial"/>
                <w:color w:val="000000"/>
              </w:rPr>
              <w:t>1.036</w:t>
            </w:r>
          </w:p>
        </w:tc>
        <w:tc>
          <w:tcPr>
            <w:tcW w:w="1200" w:type="dxa"/>
            <w:tcBorders>
              <w:top w:val="nil"/>
              <w:left w:val="nil"/>
              <w:bottom w:val="nil"/>
              <w:right w:val="nil"/>
            </w:tcBorders>
            <w:shd w:val="clear" w:color="auto" w:fill="auto"/>
            <w:noWrap/>
            <w:vAlign w:val="center"/>
            <w:hideMark/>
          </w:tcPr>
          <w:p w14:paraId="30B82FFB" w14:textId="77777777" w:rsidR="003C1E0A" w:rsidRPr="000E2622" w:rsidRDefault="003C1E0A" w:rsidP="003C1E0A">
            <w:pPr>
              <w:jc w:val="center"/>
              <w:rPr>
                <w:rFonts w:ascii="Arial" w:hAnsi="Arial" w:cs="Arial"/>
                <w:color w:val="000000"/>
              </w:rPr>
            </w:pPr>
            <w:r w:rsidRPr="000E2622">
              <w:rPr>
                <w:rFonts w:ascii="Arial" w:hAnsi="Arial" w:cs="Arial"/>
                <w:color w:val="000000"/>
              </w:rPr>
              <w:t>177.648</w:t>
            </w:r>
          </w:p>
        </w:tc>
        <w:tc>
          <w:tcPr>
            <w:tcW w:w="1021" w:type="dxa"/>
            <w:tcBorders>
              <w:top w:val="nil"/>
              <w:left w:val="nil"/>
              <w:bottom w:val="nil"/>
              <w:right w:val="nil"/>
            </w:tcBorders>
            <w:shd w:val="clear" w:color="auto" w:fill="auto"/>
            <w:noWrap/>
            <w:vAlign w:val="center"/>
            <w:hideMark/>
          </w:tcPr>
          <w:p w14:paraId="25156C0E" w14:textId="77777777" w:rsidR="003C1E0A" w:rsidRPr="000E2622" w:rsidRDefault="003C1E0A" w:rsidP="003C1E0A">
            <w:pPr>
              <w:jc w:val="center"/>
              <w:rPr>
                <w:rFonts w:ascii="Arial" w:hAnsi="Arial" w:cs="Arial"/>
                <w:color w:val="000000"/>
              </w:rPr>
            </w:pPr>
            <w:r w:rsidRPr="000E2622">
              <w:rPr>
                <w:rFonts w:ascii="Arial" w:hAnsi="Arial" w:cs="Arial"/>
                <w:color w:val="000000"/>
              </w:rPr>
              <w:t>4.574</w:t>
            </w:r>
          </w:p>
        </w:tc>
        <w:tc>
          <w:tcPr>
            <w:tcW w:w="1021" w:type="dxa"/>
            <w:tcBorders>
              <w:top w:val="nil"/>
              <w:left w:val="nil"/>
              <w:bottom w:val="nil"/>
              <w:right w:val="nil"/>
            </w:tcBorders>
            <w:shd w:val="clear" w:color="auto" w:fill="auto"/>
            <w:noWrap/>
            <w:vAlign w:val="center"/>
            <w:hideMark/>
          </w:tcPr>
          <w:p w14:paraId="41DF0D95" w14:textId="77777777" w:rsidR="003C1E0A" w:rsidRPr="000E2622" w:rsidRDefault="003C1E0A" w:rsidP="003C1E0A">
            <w:pPr>
              <w:jc w:val="center"/>
              <w:rPr>
                <w:rFonts w:ascii="Arial" w:hAnsi="Arial" w:cs="Arial"/>
                <w:color w:val="000000"/>
              </w:rPr>
            </w:pPr>
            <w:r w:rsidRPr="000E2622">
              <w:rPr>
                <w:rFonts w:ascii="Arial" w:hAnsi="Arial" w:cs="Arial"/>
                <w:color w:val="000000"/>
              </w:rPr>
              <w:t>8.663</w:t>
            </w:r>
          </w:p>
        </w:tc>
        <w:tc>
          <w:tcPr>
            <w:tcW w:w="928" w:type="dxa"/>
            <w:tcBorders>
              <w:top w:val="nil"/>
              <w:left w:val="nil"/>
              <w:bottom w:val="nil"/>
              <w:right w:val="single" w:sz="4" w:space="0" w:color="auto"/>
            </w:tcBorders>
          </w:tcPr>
          <w:p w14:paraId="6D504BA4" w14:textId="761D3D0D" w:rsidR="003C1E0A" w:rsidRPr="000E2622" w:rsidRDefault="003C1E0A" w:rsidP="003C1E0A">
            <w:pPr>
              <w:jc w:val="center"/>
              <w:rPr>
                <w:rFonts w:ascii="Arial" w:hAnsi="Arial" w:cs="Arial"/>
                <w:color w:val="000000"/>
              </w:rPr>
            </w:pPr>
            <w:r w:rsidRPr="000E2622">
              <w:rPr>
                <w:rFonts w:ascii="Arial" w:hAnsi="Arial" w:cs="Arial"/>
                <w:color w:val="000000"/>
              </w:rPr>
              <w:t>A</w:t>
            </w:r>
          </w:p>
        </w:tc>
      </w:tr>
      <w:tr w:rsidR="003C1E0A" w:rsidRPr="000E2622" w14:paraId="01D186D8" w14:textId="3C72CC30" w:rsidTr="00716845">
        <w:trPr>
          <w:trHeight w:val="342"/>
        </w:trPr>
        <w:tc>
          <w:tcPr>
            <w:tcW w:w="1580" w:type="dxa"/>
            <w:tcBorders>
              <w:top w:val="nil"/>
              <w:left w:val="single" w:sz="4" w:space="0" w:color="auto"/>
              <w:bottom w:val="nil"/>
              <w:right w:val="nil"/>
            </w:tcBorders>
            <w:shd w:val="clear" w:color="auto" w:fill="auto"/>
            <w:noWrap/>
            <w:vAlign w:val="center"/>
            <w:hideMark/>
          </w:tcPr>
          <w:p w14:paraId="47224C9C" w14:textId="77777777" w:rsidR="003C1E0A" w:rsidRPr="000E2622" w:rsidRDefault="003C1E0A" w:rsidP="003C1E0A">
            <w:pPr>
              <w:jc w:val="center"/>
              <w:rPr>
                <w:rFonts w:ascii="Arial" w:hAnsi="Arial" w:cs="Arial"/>
                <w:color w:val="000000"/>
              </w:rPr>
            </w:pPr>
            <w:r w:rsidRPr="000E2622">
              <w:rPr>
                <w:rFonts w:ascii="Arial" w:hAnsi="Arial" w:cs="Arial"/>
                <w:color w:val="000000"/>
              </w:rPr>
              <w:t>HI</w:t>
            </w:r>
          </w:p>
        </w:tc>
        <w:tc>
          <w:tcPr>
            <w:tcW w:w="1247" w:type="dxa"/>
            <w:tcBorders>
              <w:top w:val="nil"/>
              <w:left w:val="nil"/>
              <w:bottom w:val="nil"/>
              <w:right w:val="nil"/>
            </w:tcBorders>
            <w:shd w:val="clear" w:color="auto" w:fill="auto"/>
            <w:noWrap/>
            <w:vAlign w:val="center"/>
            <w:hideMark/>
          </w:tcPr>
          <w:p w14:paraId="09E1E400" w14:textId="77777777" w:rsidR="003C1E0A" w:rsidRPr="000E2622" w:rsidRDefault="003C1E0A" w:rsidP="003C1E0A">
            <w:pPr>
              <w:jc w:val="center"/>
              <w:rPr>
                <w:rFonts w:ascii="Arial" w:hAnsi="Arial" w:cs="Arial"/>
                <w:color w:val="000000"/>
              </w:rPr>
            </w:pPr>
            <w:r w:rsidRPr="000E2622">
              <w:rPr>
                <w:rFonts w:ascii="Arial" w:hAnsi="Arial" w:cs="Arial"/>
                <w:color w:val="000000"/>
              </w:rPr>
              <w:t>ASYR</w:t>
            </w:r>
          </w:p>
        </w:tc>
        <w:tc>
          <w:tcPr>
            <w:tcW w:w="1589" w:type="dxa"/>
            <w:tcBorders>
              <w:top w:val="nil"/>
              <w:left w:val="nil"/>
              <w:bottom w:val="nil"/>
              <w:right w:val="nil"/>
            </w:tcBorders>
            <w:shd w:val="clear" w:color="auto" w:fill="auto"/>
            <w:noWrap/>
            <w:vAlign w:val="center"/>
            <w:hideMark/>
          </w:tcPr>
          <w:p w14:paraId="39F499FC" w14:textId="77777777" w:rsidR="003C1E0A" w:rsidRPr="000E2622" w:rsidRDefault="003C1E0A" w:rsidP="003C1E0A">
            <w:pPr>
              <w:jc w:val="center"/>
              <w:rPr>
                <w:rFonts w:ascii="Arial" w:hAnsi="Arial" w:cs="Arial"/>
                <w:color w:val="000000"/>
              </w:rPr>
            </w:pPr>
            <w:r w:rsidRPr="000E2622">
              <w:rPr>
                <w:rFonts w:ascii="Arial" w:hAnsi="Arial" w:cs="Arial"/>
                <w:color w:val="000000"/>
              </w:rPr>
              <w:t>7.372</w:t>
            </w:r>
          </w:p>
        </w:tc>
        <w:tc>
          <w:tcPr>
            <w:tcW w:w="788" w:type="dxa"/>
            <w:tcBorders>
              <w:top w:val="nil"/>
              <w:left w:val="nil"/>
              <w:bottom w:val="nil"/>
              <w:right w:val="nil"/>
            </w:tcBorders>
            <w:shd w:val="clear" w:color="auto" w:fill="auto"/>
            <w:noWrap/>
            <w:vAlign w:val="center"/>
            <w:hideMark/>
          </w:tcPr>
          <w:p w14:paraId="77C4250C" w14:textId="77777777" w:rsidR="003C1E0A" w:rsidRPr="000E2622" w:rsidRDefault="003C1E0A" w:rsidP="003C1E0A">
            <w:pPr>
              <w:jc w:val="center"/>
              <w:rPr>
                <w:rFonts w:ascii="Arial" w:hAnsi="Arial" w:cs="Arial"/>
                <w:color w:val="000000"/>
              </w:rPr>
            </w:pPr>
            <w:r w:rsidRPr="000E2622">
              <w:rPr>
                <w:rFonts w:ascii="Arial" w:hAnsi="Arial" w:cs="Arial"/>
                <w:color w:val="000000"/>
              </w:rPr>
              <w:t>1.274</w:t>
            </w:r>
          </w:p>
        </w:tc>
        <w:tc>
          <w:tcPr>
            <w:tcW w:w="1200" w:type="dxa"/>
            <w:tcBorders>
              <w:top w:val="nil"/>
              <w:left w:val="nil"/>
              <w:bottom w:val="nil"/>
              <w:right w:val="nil"/>
            </w:tcBorders>
            <w:shd w:val="clear" w:color="auto" w:fill="auto"/>
            <w:noWrap/>
            <w:vAlign w:val="center"/>
            <w:hideMark/>
          </w:tcPr>
          <w:p w14:paraId="3ACE28A8" w14:textId="77777777" w:rsidR="003C1E0A" w:rsidRPr="000E2622" w:rsidRDefault="003C1E0A" w:rsidP="003C1E0A">
            <w:pPr>
              <w:jc w:val="center"/>
              <w:rPr>
                <w:rFonts w:ascii="Arial" w:hAnsi="Arial" w:cs="Arial"/>
                <w:color w:val="000000"/>
              </w:rPr>
            </w:pPr>
            <w:r w:rsidRPr="000E2622">
              <w:rPr>
                <w:rFonts w:ascii="Arial" w:hAnsi="Arial" w:cs="Arial"/>
                <w:color w:val="000000"/>
              </w:rPr>
              <w:t>108.765</w:t>
            </w:r>
          </w:p>
        </w:tc>
        <w:tc>
          <w:tcPr>
            <w:tcW w:w="1021" w:type="dxa"/>
            <w:tcBorders>
              <w:top w:val="nil"/>
              <w:left w:val="nil"/>
              <w:bottom w:val="nil"/>
              <w:right w:val="nil"/>
            </w:tcBorders>
            <w:shd w:val="clear" w:color="auto" w:fill="auto"/>
            <w:noWrap/>
            <w:vAlign w:val="center"/>
            <w:hideMark/>
          </w:tcPr>
          <w:p w14:paraId="11FA9312" w14:textId="77777777" w:rsidR="003C1E0A" w:rsidRPr="000E2622" w:rsidRDefault="003C1E0A" w:rsidP="003C1E0A">
            <w:pPr>
              <w:jc w:val="center"/>
              <w:rPr>
                <w:rFonts w:ascii="Arial" w:hAnsi="Arial" w:cs="Arial"/>
                <w:color w:val="000000"/>
              </w:rPr>
            </w:pPr>
            <w:r w:rsidRPr="000E2622">
              <w:rPr>
                <w:rFonts w:ascii="Arial" w:hAnsi="Arial" w:cs="Arial"/>
                <w:color w:val="000000"/>
              </w:rPr>
              <w:t>4.846</w:t>
            </w:r>
          </w:p>
        </w:tc>
        <w:tc>
          <w:tcPr>
            <w:tcW w:w="1021" w:type="dxa"/>
            <w:tcBorders>
              <w:top w:val="nil"/>
              <w:left w:val="nil"/>
              <w:bottom w:val="nil"/>
              <w:right w:val="nil"/>
            </w:tcBorders>
            <w:shd w:val="clear" w:color="auto" w:fill="auto"/>
            <w:noWrap/>
            <w:vAlign w:val="center"/>
            <w:hideMark/>
          </w:tcPr>
          <w:p w14:paraId="54E8CB71" w14:textId="77777777" w:rsidR="003C1E0A" w:rsidRPr="000E2622" w:rsidRDefault="003C1E0A" w:rsidP="003C1E0A">
            <w:pPr>
              <w:jc w:val="center"/>
              <w:rPr>
                <w:rFonts w:ascii="Arial" w:hAnsi="Arial" w:cs="Arial"/>
                <w:color w:val="000000"/>
              </w:rPr>
            </w:pPr>
            <w:r w:rsidRPr="000E2622">
              <w:rPr>
                <w:rFonts w:ascii="Arial" w:hAnsi="Arial" w:cs="Arial"/>
                <w:color w:val="000000"/>
              </w:rPr>
              <w:t>9.897</w:t>
            </w:r>
          </w:p>
        </w:tc>
        <w:tc>
          <w:tcPr>
            <w:tcW w:w="928" w:type="dxa"/>
            <w:tcBorders>
              <w:top w:val="nil"/>
              <w:left w:val="nil"/>
              <w:bottom w:val="nil"/>
              <w:right w:val="single" w:sz="4" w:space="0" w:color="auto"/>
            </w:tcBorders>
          </w:tcPr>
          <w:p w14:paraId="1B101FC9" w14:textId="5ABC225E" w:rsidR="003C1E0A" w:rsidRPr="000E2622" w:rsidRDefault="003C1E0A" w:rsidP="003C1E0A">
            <w:pPr>
              <w:jc w:val="center"/>
              <w:rPr>
                <w:rFonts w:ascii="Arial" w:hAnsi="Arial" w:cs="Arial"/>
                <w:color w:val="000000"/>
              </w:rPr>
            </w:pPr>
            <w:r w:rsidRPr="000E2622">
              <w:rPr>
                <w:rFonts w:ascii="Arial" w:hAnsi="Arial" w:cs="Arial"/>
                <w:color w:val="000000"/>
              </w:rPr>
              <w:t>A</w:t>
            </w:r>
          </w:p>
        </w:tc>
      </w:tr>
      <w:tr w:rsidR="003C1E0A" w:rsidRPr="000E2622" w14:paraId="355105AA" w14:textId="54A02D65" w:rsidTr="00716845">
        <w:trPr>
          <w:trHeight w:val="342"/>
        </w:trPr>
        <w:tc>
          <w:tcPr>
            <w:tcW w:w="1580" w:type="dxa"/>
            <w:tcBorders>
              <w:top w:val="nil"/>
              <w:left w:val="single" w:sz="4" w:space="0" w:color="auto"/>
              <w:bottom w:val="single" w:sz="4" w:space="0" w:color="auto"/>
              <w:right w:val="nil"/>
            </w:tcBorders>
            <w:shd w:val="clear" w:color="auto" w:fill="auto"/>
            <w:noWrap/>
            <w:vAlign w:val="center"/>
            <w:hideMark/>
          </w:tcPr>
          <w:p w14:paraId="5E2EC94F" w14:textId="77777777" w:rsidR="003C1E0A" w:rsidRPr="000E2622" w:rsidRDefault="003C1E0A" w:rsidP="003C1E0A">
            <w:pPr>
              <w:jc w:val="center"/>
              <w:rPr>
                <w:rFonts w:ascii="Arial" w:hAnsi="Arial" w:cs="Arial"/>
                <w:b/>
                <w:bCs/>
                <w:color w:val="000000"/>
              </w:rPr>
            </w:pPr>
            <w:r w:rsidRPr="000E2622">
              <w:rPr>
                <w:rFonts w:ascii="Arial" w:hAnsi="Arial" w:cs="Arial"/>
                <w:b/>
                <w:bCs/>
                <w:color w:val="000000"/>
              </w:rPr>
              <w:t>PR</w:t>
            </w:r>
          </w:p>
        </w:tc>
        <w:tc>
          <w:tcPr>
            <w:tcW w:w="1247" w:type="dxa"/>
            <w:tcBorders>
              <w:top w:val="nil"/>
              <w:left w:val="nil"/>
              <w:bottom w:val="single" w:sz="4" w:space="0" w:color="auto"/>
              <w:right w:val="nil"/>
            </w:tcBorders>
            <w:shd w:val="clear" w:color="auto" w:fill="auto"/>
            <w:noWrap/>
            <w:vAlign w:val="center"/>
            <w:hideMark/>
          </w:tcPr>
          <w:p w14:paraId="43EDC86C" w14:textId="77777777" w:rsidR="003C1E0A" w:rsidRPr="000E2622" w:rsidRDefault="003C1E0A" w:rsidP="003C1E0A">
            <w:pPr>
              <w:jc w:val="center"/>
              <w:rPr>
                <w:rFonts w:ascii="Arial" w:hAnsi="Arial" w:cs="Arial"/>
                <w:b/>
                <w:bCs/>
                <w:color w:val="000000"/>
              </w:rPr>
            </w:pPr>
            <w:r w:rsidRPr="000E2622">
              <w:rPr>
                <w:rFonts w:ascii="Arial" w:hAnsi="Arial" w:cs="Arial"/>
                <w:b/>
                <w:bCs/>
                <w:color w:val="000000"/>
              </w:rPr>
              <w:t>ASYR</w:t>
            </w:r>
          </w:p>
        </w:tc>
        <w:tc>
          <w:tcPr>
            <w:tcW w:w="1589" w:type="dxa"/>
            <w:tcBorders>
              <w:top w:val="nil"/>
              <w:left w:val="nil"/>
              <w:bottom w:val="single" w:sz="4" w:space="0" w:color="auto"/>
              <w:right w:val="nil"/>
            </w:tcBorders>
            <w:shd w:val="clear" w:color="auto" w:fill="auto"/>
            <w:noWrap/>
            <w:vAlign w:val="center"/>
            <w:hideMark/>
          </w:tcPr>
          <w:p w14:paraId="142EB738" w14:textId="77777777" w:rsidR="003C1E0A" w:rsidRPr="000E2622" w:rsidRDefault="003C1E0A" w:rsidP="003C1E0A">
            <w:pPr>
              <w:jc w:val="center"/>
              <w:rPr>
                <w:rFonts w:ascii="Arial" w:hAnsi="Arial" w:cs="Arial"/>
                <w:b/>
                <w:bCs/>
                <w:color w:val="000000"/>
              </w:rPr>
            </w:pPr>
            <w:r w:rsidRPr="000E2622">
              <w:rPr>
                <w:rFonts w:ascii="Arial" w:hAnsi="Arial" w:cs="Arial"/>
                <w:b/>
                <w:bCs/>
                <w:color w:val="000000"/>
              </w:rPr>
              <w:t>1.056</w:t>
            </w:r>
          </w:p>
        </w:tc>
        <w:tc>
          <w:tcPr>
            <w:tcW w:w="788" w:type="dxa"/>
            <w:tcBorders>
              <w:top w:val="nil"/>
              <w:left w:val="nil"/>
              <w:bottom w:val="single" w:sz="4" w:space="0" w:color="auto"/>
              <w:right w:val="nil"/>
            </w:tcBorders>
            <w:shd w:val="clear" w:color="auto" w:fill="auto"/>
            <w:noWrap/>
            <w:vAlign w:val="center"/>
            <w:hideMark/>
          </w:tcPr>
          <w:p w14:paraId="5F37ACF8" w14:textId="77777777" w:rsidR="003C1E0A" w:rsidRPr="000E2622" w:rsidRDefault="003C1E0A" w:rsidP="003C1E0A">
            <w:pPr>
              <w:jc w:val="center"/>
              <w:rPr>
                <w:rFonts w:ascii="Arial" w:hAnsi="Arial" w:cs="Arial"/>
                <w:b/>
                <w:bCs/>
                <w:color w:val="000000"/>
              </w:rPr>
            </w:pPr>
            <w:r w:rsidRPr="000E2622">
              <w:rPr>
                <w:rFonts w:ascii="Arial" w:hAnsi="Arial" w:cs="Arial"/>
                <w:b/>
                <w:bCs/>
                <w:color w:val="000000"/>
              </w:rPr>
              <w:t>1.040</w:t>
            </w:r>
          </w:p>
        </w:tc>
        <w:tc>
          <w:tcPr>
            <w:tcW w:w="1200" w:type="dxa"/>
            <w:tcBorders>
              <w:top w:val="nil"/>
              <w:left w:val="nil"/>
              <w:bottom w:val="single" w:sz="4" w:space="0" w:color="auto"/>
              <w:right w:val="nil"/>
            </w:tcBorders>
            <w:shd w:val="clear" w:color="auto" w:fill="auto"/>
            <w:noWrap/>
            <w:vAlign w:val="center"/>
            <w:hideMark/>
          </w:tcPr>
          <w:p w14:paraId="75F386D3" w14:textId="77777777" w:rsidR="003C1E0A" w:rsidRPr="000E2622" w:rsidRDefault="003C1E0A" w:rsidP="003C1E0A">
            <w:pPr>
              <w:jc w:val="center"/>
              <w:rPr>
                <w:rFonts w:ascii="Arial" w:hAnsi="Arial" w:cs="Arial"/>
                <w:b/>
                <w:bCs/>
                <w:color w:val="000000"/>
              </w:rPr>
            </w:pPr>
            <w:r w:rsidRPr="000E2622">
              <w:rPr>
                <w:rFonts w:ascii="Arial" w:hAnsi="Arial" w:cs="Arial"/>
                <w:b/>
                <w:bCs/>
                <w:color w:val="000000"/>
              </w:rPr>
              <w:t>153.891</w:t>
            </w:r>
          </w:p>
        </w:tc>
        <w:tc>
          <w:tcPr>
            <w:tcW w:w="1021" w:type="dxa"/>
            <w:tcBorders>
              <w:top w:val="nil"/>
              <w:left w:val="nil"/>
              <w:bottom w:val="single" w:sz="4" w:space="0" w:color="auto"/>
              <w:right w:val="nil"/>
            </w:tcBorders>
            <w:shd w:val="clear" w:color="auto" w:fill="auto"/>
            <w:noWrap/>
            <w:vAlign w:val="center"/>
            <w:hideMark/>
          </w:tcPr>
          <w:p w14:paraId="1A88399A" w14:textId="77777777" w:rsidR="003C1E0A" w:rsidRPr="000E2622" w:rsidRDefault="003C1E0A" w:rsidP="003C1E0A">
            <w:pPr>
              <w:jc w:val="center"/>
              <w:rPr>
                <w:rFonts w:ascii="Arial" w:hAnsi="Arial" w:cs="Arial"/>
                <w:b/>
                <w:bCs/>
                <w:color w:val="000000"/>
              </w:rPr>
            </w:pPr>
            <w:r w:rsidRPr="000E2622">
              <w:rPr>
                <w:rFonts w:ascii="Arial" w:hAnsi="Arial" w:cs="Arial"/>
                <w:b/>
                <w:bCs/>
                <w:color w:val="000000"/>
              </w:rPr>
              <w:t>-0.999</w:t>
            </w:r>
          </w:p>
        </w:tc>
        <w:tc>
          <w:tcPr>
            <w:tcW w:w="1021" w:type="dxa"/>
            <w:tcBorders>
              <w:top w:val="nil"/>
              <w:left w:val="nil"/>
              <w:bottom w:val="single" w:sz="4" w:space="0" w:color="auto"/>
              <w:right w:val="nil"/>
            </w:tcBorders>
            <w:shd w:val="clear" w:color="auto" w:fill="auto"/>
            <w:noWrap/>
            <w:vAlign w:val="center"/>
            <w:hideMark/>
          </w:tcPr>
          <w:p w14:paraId="7716809D" w14:textId="77777777" w:rsidR="003C1E0A" w:rsidRPr="000E2622" w:rsidRDefault="003C1E0A" w:rsidP="003C1E0A">
            <w:pPr>
              <w:jc w:val="center"/>
              <w:rPr>
                <w:rFonts w:ascii="Arial" w:hAnsi="Arial" w:cs="Arial"/>
                <w:b/>
                <w:bCs/>
                <w:color w:val="000000"/>
              </w:rPr>
            </w:pPr>
            <w:r w:rsidRPr="000E2622">
              <w:rPr>
                <w:rFonts w:ascii="Arial" w:hAnsi="Arial" w:cs="Arial"/>
                <w:b/>
                <w:bCs/>
                <w:color w:val="000000"/>
              </w:rPr>
              <w:t>3.111</w:t>
            </w:r>
          </w:p>
        </w:tc>
        <w:tc>
          <w:tcPr>
            <w:tcW w:w="928" w:type="dxa"/>
            <w:tcBorders>
              <w:top w:val="nil"/>
              <w:left w:val="nil"/>
              <w:bottom w:val="single" w:sz="4" w:space="0" w:color="auto"/>
              <w:right w:val="single" w:sz="4" w:space="0" w:color="auto"/>
            </w:tcBorders>
          </w:tcPr>
          <w:p w14:paraId="1FFA718E" w14:textId="7150394C" w:rsidR="003C1E0A" w:rsidRPr="000E2622" w:rsidRDefault="003C1E0A" w:rsidP="003C1E0A">
            <w:pPr>
              <w:jc w:val="center"/>
              <w:rPr>
                <w:rFonts w:ascii="Arial" w:hAnsi="Arial" w:cs="Arial"/>
                <w:b/>
                <w:bCs/>
                <w:color w:val="000000"/>
              </w:rPr>
            </w:pPr>
            <w:r w:rsidRPr="000E2622">
              <w:rPr>
                <w:rFonts w:ascii="Arial" w:hAnsi="Arial" w:cs="Arial"/>
                <w:b/>
                <w:bCs/>
                <w:color w:val="000000"/>
              </w:rPr>
              <w:t>B</w:t>
            </w:r>
          </w:p>
        </w:tc>
      </w:tr>
      <w:tr w:rsidR="003C1E0A" w:rsidRPr="000E2622" w14:paraId="12A29F40" w14:textId="65E323B5" w:rsidTr="00716845">
        <w:trPr>
          <w:trHeight w:val="342"/>
        </w:trPr>
        <w:tc>
          <w:tcPr>
            <w:tcW w:w="1580" w:type="dxa"/>
            <w:tcBorders>
              <w:top w:val="single" w:sz="4" w:space="0" w:color="auto"/>
              <w:left w:val="single" w:sz="4" w:space="0" w:color="auto"/>
              <w:bottom w:val="nil"/>
              <w:right w:val="nil"/>
            </w:tcBorders>
            <w:shd w:val="clear" w:color="auto" w:fill="auto"/>
            <w:noWrap/>
            <w:vAlign w:val="center"/>
            <w:hideMark/>
          </w:tcPr>
          <w:p w14:paraId="005323B4" w14:textId="77777777" w:rsidR="003C1E0A" w:rsidRPr="000E2622" w:rsidRDefault="003C1E0A" w:rsidP="003C1E0A">
            <w:pPr>
              <w:jc w:val="center"/>
              <w:rPr>
                <w:rFonts w:ascii="Arial" w:hAnsi="Arial" w:cs="Arial"/>
                <w:color w:val="000000"/>
              </w:rPr>
            </w:pPr>
            <w:r w:rsidRPr="000E2622">
              <w:rPr>
                <w:rFonts w:ascii="Arial" w:hAnsi="Arial" w:cs="Arial"/>
                <w:color w:val="000000"/>
              </w:rPr>
              <w:t>AU</w:t>
            </w:r>
          </w:p>
        </w:tc>
        <w:tc>
          <w:tcPr>
            <w:tcW w:w="1247" w:type="dxa"/>
            <w:tcBorders>
              <w:top w:val="single" w:sz="4" w:space="0" w:color="auto"/>
              <w:left w:val="nil"/>
              <w:bottom w:val="nil"/>
              <w:right w:val="nil"/>
            </w:tcBorders>
            <w:shd w:val="clear" w:color="auto" w:fill="auto"/>
            <w:noWrap/>
            <w:vAlign w:val="center"/>
            <w:hideMark/>
          </w:tcPr>
          <w:p w14:paraId="108D54CF" w14:textId="77777777" w:rsidR="003C1E0A" w:rsidRPr="000E2622" w:rsidRDefault="003C1E0A" w:rsidP="003C1E0A">
            <w:pPr>
              <w:jc w:val="center"/>
              <w:rPr>
                <w:rFonts w:ascii="Arial" w:hAnsi="Arial" w:cs="Arial"/>
                <w:color w:val="000000"/>
              </w:rPr>
            </w:pPr>
            <w:r w:rsidRPr="000E2622">
              <w:rPr>
                <w:rFonts w:ascii="Arial" w:hAnsi="Arial" w:cs="Arial"/>
                <w:color w:val="000000"/>
              </w:rPr>
              <w:t>ASPEC</w:t>
            </w:r>
          </w:p>
        </w:tc>
        <w:tc>
          <w:tcPr>
            <w:tcW w:w="1589" w:type="dxa"/>
            <w:tcBorders>
              <w:top w:val="single" w:sz="4" w:space="0" w:color="auto"/>
              <w:left w:val="nil"/>
              <w:bottom w:val="nil"/>
              <w:right w:val="nil"/>
            </w:tcBorders>
            <w:shd w:val="clear" w:color="auto" w:fill="auto"/>
            <w:noWrap/>
            <w:vAlign w:val="center"/>
            <w:hideMark/>
          </w:tcPr>
          <w:p w14:paraId="18FB4752" w14:textId="77777777" w:rsidR="003C1E0A" w:rsidRPr="000E2622" w:rsidRDefault="003C1E0A" w:rsidP="003C1E0A">
            <w:pPr>
              <w:jc w:val="center"/>
              <w:rPr>
                <w:rFonts w:ascii="Arial" w:hAnsi="Arial" w:cs="Arial"/>
                <w:color w:val="000000"/>
              </w:rPr>
            </w:pPr>
            <w:r w:rsidRPr="000E2622">
              <w:rPr>
                <w:rFonts w:ascii="Arial" w:hAnsi="Arial" w:cs="Arial"/>
                <w:color w:val="000000"/>
              </w:rPr>
              <w:t>3.017</w:t>
            </w:r>
          </w:p>
        </w:tc>
        <w:tc>
          <w:tcPr>
            <w:tcW w:w="788" w:type="dxa"/>
            <w:tcBorders>
              <w:top w:val="single" w:sz="4" w:space="0" w:color="auto"/>
              <w:left w:val="nil"/>
              <w:bottom w:val="nil"/>
              <w:right w:val="nil"/>
            </w:tcBorders>
            <w:shd w:val="clear" w:color="auto" w:fill="auto"/>
            <w:noWrap/>
            <w:vAlign w:val="center"/>
            <w:hideMark/>
          </w:tcPr>
          <w:p w14:paraId="7AEBC685" w14:textId="77777777" w:rsidR="003C1E0A" w:rsidRPr="000E2622" w:rsidRDefault="003C1E0A" w:rsidP="003C1E0A">
            <w:pPr>
              <w:jc w:val="center"/>
              <w:rPr>
                <w:rFonts w:ascii="Arial" w:hAnsi="Arial" w:cs="Arial"/>
                <w:color w:val="000000"/>
              </w:rPr>
            </w:pPr>
            <w:r w:rsidRPr="000E2622">
              <w:rPr>
                <w:rFonts w:ascii="Arial" w:hAnsi="Arial" w:cs="Arial"/>
                <w:color w:val="000000"/>
              </w:rPr>
              <w:t>1.388</w:t>
            </w:r>
          </w:p>
        </w:tc>
        <w:tc>
          <w:tcPr>
            <w:tcW w:w="1200" w:type="dxa"/>
            <w:tcBorders>
              <w:top w:val="single" w:sz="4" w:space="0" w:color="auto"/>
              <w:left w:val="nil"/>
              <w:bottom w:val="nil"/>
              <w:right w:val="nil"/>
            </w:tcBorders>
            <w:shd w:val="clear" w:color="auto" w:fill="auto"/>
            <w:noWrap/>
            <w:vAlign w:val="center"/>
            <w:hideMark/>
          </w:tcPr>
          <w:p w14:paraId="422BD562" w14:textId="77777777" w:rsidR="003C1E0A" w:rsidRPr="000E2622" w:rsidRDefault="003C1E0A" w:rsidP="003C1E0A">
            <w:pPr>
              <w:jc w:val="center"/>
              <w:rPr>
                <w:rFonts w:ascii="Arial" w:hAnsi="Arial" w:cs="Arial"/>
                <w:color w:val="000000"/>
              </w:rPr>
            </w:pPr>
            <w:r w:rsidRPr="000E2622">
              <w:rPr>
                <w:rFonts w:ascii="Arial" w:hAnsi="Arial" w:cs="Arial"/>
                <w:color w:val="000000"/>
              </w:rPr>
              <w:t>33.903</w:t>
            </w:r>
          </w:p>
        </w:tc>
        <w:tc>
          <w:tcPr>
            <w:tcW w:w="1021" w:type="dxa"/>
            <w:tcBorders>
              <w:top w:val="single" w:sz="4" w:space="0" w:color="auto"/>
              <w:left w:val="nil"/>
              <w:bottom w:val="nil"/>
              <w:right w:val="nil"/>
            </w:tcBorders>
            <w:shd w:val="clear" w:color="auto" w:fill="auto"/>
            <w:noWrap/>
            <w:vAlign w:val="center"/>
            <w:hideMark/>
          </w:tcPr>
          <w:p w14:paraId="26A5E067" w14:textId="77777777" w:rsidR="003C1E0A" w:rsidRPr="000E2622" w:rsidRDefault="003C1E0A" w:rsidP="003C1E0A">
            <w:pPr>
              <w:jc w:val="center"/>
              <w:rPr>
                <w:rFonts w:ascii="Arial" w:hAnsi="Arial" w:cs="Arial"/>
                <w:color w:val="000000"/>
              </w:rPr>
            </w:pPr>
            <w:r w:rsidRPr="000E2622">
              <w:rPr>
                <w:rFonts w:ascii="Arial" w:hAnsi="Arial" w:cs="Arial"/>
                <w:color w:val="000000"/>
              </w:rPr>
              <w:t>0.196</w:t>
            </w:r>
          </w:p>
        </w:tc>
        <w:tc>
          <w:tcPr>
            <w:tcW w:w="1021" w:type="dxa"/>
            <w:tcBorders>
              <w:top w:val="single" w:sz="4" w:space="0" w:color="auto"/>
              <w:left w:val="nil"/>
              <w:bottom w:val="nil"/>
              <w:right w:val="nil"/>
            </w:tcBorders>
            <w:shd w:val="clear" w:color="auto" w:fill="auto"/>
            <w:noWrap/>
            <w:vAlign w:val="center"/>
            <w:hideMark/>
          </w:tcPr>
          <w:p w14:paraId="449E940D" w14:textId="77777777" w:rsidR="003C1E0A" w:rsidRPr="000E2622" w:rsidRDefault="003C1E0A" w:rsidP="003C1E0A">
            <w:pPr>
              <w:jc w:val="center"/>
              <w:rPr>
                <w:rFonts w:ascii="Arial" w:hAnsi="Arial" w:cs="Arial"/>
                <w:color w:val="000000"/>
              </w:rPr>
            </w:pPr>
            <w:r w:rsidRPr="000E2622">
              <w:rPr>
                <w:rFonts w:ascii="Arial" w:hAnsi="Arial" w:cs="Arial"/>
                <w:color w:val="000000"/>
              </w:rPr>
              <w:t>5.837</w:t>
            </w:r>
          </w:p>
        </w:tc>
        <w:tc>
          <w:tcPr>
            <w:tcW w:w="928" w:type="dxa"/>
            <w:tcBorders>
              <w:top w:val="single" w:sz="4" w:space="0" w:color="auto"/>
              <w:left w:val="nil"/>
              <w:bottom w:val="nil"/>
              <w:right w:val="single" w:sz="4" w:space="0" w:color="auto"/>
            </w:tcBorders>
          </w:tcPr>
          <w:p w14:paraId="55DDCFC3" w14:textId="7E7F59B8" w:rsidR="003C1E0A" w:rsidRPr="000E2622" w:rsidRDefault="003C1E0A" w:rsidP="003C1E0A">
            <w:pPr>
              <w:jc w:val="center"/>
              <w:rPr>
                <w:rFonts w:ascii="Arial" w:hAnsi="Arial" w:cs="Arial"/>
                <w:color w:val="000000"/>
              </w:rPr>
            </w:pPr>
            <w:r w:rsidRPr="000E2622">
              <w:rPr>
                <w:rFonts w:ascii="Arial" w:hAnsi="Arial" w:cs="Arial"/>
                <w:color w:val="000000"/>
              </w:rPr>
              <w:t>A</w:t>
            </w:r>
          </w:p>
        </w:tc>
      </w:tr>
      <w:tr w:rsidR="003C1E0A" w:rsidRPr="000E2622" w14:paraId="29711F5D" w14:textId="39785317" w:rsidTr="00716845">
        <w:trPr>
          <w:trHeight w:val="342"/>
        </w:trPr>
        <w:tc>
          <w:tcPr>
            <w:tcW w:w="1580" w:type="dxa"/>
            <w:tcBorders>
              <w:top w:val="nil"/>
              <w:left w:val="single" w:sz="4" w:space="0" w:color="auto"/>
              <w:bottom w:val="nil"/>
              <w:right w:val="nil"/>
            </w:tcBorders>
            <w:shd w:val="clear" w:color="auto" w:fill="auto"/>
            <w:noWrap/>
            <w:vAlign w:val="center"/>
            <w:hideMark/>
          </w:tcPr>
          <w:p w14:paraId="03C41CA4" w14:textId="77777777" w:rsidR="003C1E0A" w:rsidRPr="000E2622" w:rsidRDefault="003C1E0A" w:rsidP="003C1E0A">
            <w:pPr>
              <w:jc w:val="center"/>
              <w:rPr>
                <w:rFonts w:ascii="Arial" w:hAnsi="Arial" w:cs="Arial"/>
                <w:color w:val="000000"/>
              </w:rPr>
            </w:pPr>
            <w:r w:rsidRPr="000E2622">
              <w:rPr>
                <w:rFonts w:ascii="Arial" w:hAnsi="Arial" w:cs="Arial"/>
                <w:color w:val="000000"/>
              </w:rPr>
              <w:t>CA</w:t>
            </w:r>
          </w:p>
        </w:tc>
        <w:tc>
          <w:tcPr>
            <w:tcW w:w="1247" w:type="dxa"/>
            <w:tcBorders>
              <w:top w:val="nil"/>
              <w:left w:val="nil"/>
              <w:bottom w:val="nil"/>
              <w:right w:val="nil"/>
            </w:tcBorders>
            <w:shd w:val="clear" w:color="auto" w:fill="auto"/>
            <w:noWrap/>
            <w:vAlign w:val="center"/>
            <w:hideMark/>
          </w:tcPr>
          <w:p w14:paraId="158B7082" w14:textId="77777777" w:rsidR="003C1E0A" w:rsidRPr="000E2622" w:rsidRDefault="003C1E0A" w:rsidP="003C1E0A">
            <w:pPr>
              <w:jc w:val="center"/>
              <w:rPr>
                <w:rFonts w:ascii="Arial" w:hAnsi="Arial" w:cs="Arial"/>
                <w:color w:val="000000"/>
              </w:rPr>
            </w:pPr>
            <w:r w:rsidRPr="000E2622">
              <w:rPr>
                <w:rFonts w:ascii="Arial" w:hAnsi="Arial" w:cs="Arial"/>
                <w:color w:val="000000"/>
              </w:rPr>
              <w:t>ASPEC</w:t>
            </w:r>
          </w:p>
        </w:tc>
        <w:tc>
          <w:tcPr>
            <w:tcW w:w="1589" w:type="dxa"/>
            <w:tcBorders>
              <w:top w:val="nil"/>
              <w:left w:val="nil"/>
              <w:bottom w:val="nil"/>
              <w:right w:val="nil"/>
            </w:tcBorders>
            <w:shd w:val="clear" w:color="auto" w:fill="auto"/>
            <w:noWrap/>
            <w:vAlign w:val="center"/>
            <w:hideMark/>
          </w:tcPr>
          <w:p w14:paraId="2167F628" w14:textId="77777777" w:rsidR="003C1E0A" w:rsidRPr="000E2622" w:rsidRDefault="003C1E0A" w:rsidP="003C1E0A">
            <w:pPr>
              <w:jc w:val="center"/>
              <w:rPr>
                <w:rFonts w:ascii="Arial" w:hAnsi="Arial" w:cs="Arial"/>
                <w:color w:val="000000"/>
              </w:rPr>
            </w:pPr>
            <w:r w:rsidRPr="000E2622">
              <w:rPr>
                <w:rFonts w:ascii="Arial" w:hAnsi="Arial" w:cs="Arial"/>
                <w:color w:val="000000"/>
              </w:rPr>
              <w:t>4.656</w:t>
            </w:r>
          </w:p>
        </w:tc>
        <w:tc>
          <w:tcPr>
            <w:tcW w:w="788" w:type="dxa"/>
            <w:tcBorders>
              <w:top w:val="nil"/>
              <w:left w:val="nil"/>
              <w:bottom w:val="nil"/>
              <w:right w:val="nil"/>
            </w:tcBorders>
            <w:shd w:val="clear" w:color="auto" w:fill="auto"/>
            <w:noWrap/>
            <w:vAlign w:val="center"/>
            <w:hideMark/>
          </w:tcPr>
          <w:p w14:paraId="2C5B2896" w14:textId="77777777" w:rsidR="003C1E0A" w:rsidRPr="000E2622" w:rsidRDefault="003C1E0A" w:rsidP="003C1E0A">
            <w:pPr>
              <w:jc w:val="center"/>
              <w:rPr>
                <w:rFonts w:ascii="Arial" w:hAnsi="Arial" w:cs="Arial"/>
                <w:color w:val="000000"/>
              </w:rPr>
            </w:pPr>
            <w:r w:rsidRPr="000E2622">
              <w:rPr>
                <w:rFonts w:ascii="Arial" w:hAnsi="Arial" w:cs="Arial"/>
                <w:color w:val="000000"/>
              </w:rPr>
              <w:t>1.133</w:t>
            </w:r>
          </w:p>
        </w:tc>
        <w:tc>
          <w:tcPr>
            <w:tcW w:w="1200" w:type="dxa"/>
            <w:tcBorders>
              <w:top w:val="nil"/>
              <w:left w:val="nil"/>
              <w:bottom w:val="nil"/>
              <w:right w:val="nil"/>
            </w:tcBorders>
            <w:shd w:val="clear" w:color="auto" w:fill="auto"/>
            <w:noWrap/>
            <w:vAlign w:val="center"/>
            <w:hideMark/>
          </w:tcPr>
          <w:p w14:paraId="4030C3FB" w14:textId="77777777" w:rsidR="003C1E0A" w:rsidRPr="000E2622" w:rsidRDefault="003C1E0A" w:rsidP="003C1E0A">
            <w:pPr>
              <w:jc w:val="center"/>
              <w:rPr>
                <w:rFonts w:ascii="Arial" w:hAnsi="Arial" w:cs="Arial"/>
                <w:color w:val="000000"/>
              </w:rPr>
            </w:pPr>
            <w:r w:rsidRPr="000E2622">
              <w:rPr>
                <w:rFonts w:ascii="Arial" w:hAnsi="Arial" w:cs="Arial"/>
                <w:color w:val="000000"/>
              </w:rPr>
              <w:t>23.151</w:t>
            </w:r>
          </w:p>
        </w:tc>
        <w:tc>
          <w:tcPr>
            <w:tcW w:w="1021" w:type="dxa"/>
            <w:tcBorders>
              <w:top w:val="nil"/>
              <w:left w:val="nil"/>
              <w:bottom w:val="nil"/>
              <w:right w:val="nil"/>
            </w:tcBorders>
            <w:shd w:val="clear" w:color="auto" w:fill="auto"/>
            <w:noWrap/>
            <w:vAlign w:val="center"/>
            <w:hideMark/>
          </w:tcPr>
          <w:p w14:paraId="29DB4495" w14:textId="77777777" w:rsidR="003C1E0A" w:rsidRPr="000E2622" w:rsidRDefault="003C1E0A" w:rsidP="003C1E0A">
            <w:pPr>
              <w:jc w:val="center"/>
              <w:rPr>
                <w:rFonts w:ascii="Arial" w:hAnsi="Arial" w:cs="Arial"/>
                <w:color w:val="000000"/>
              </w:rPr>
            </w:pPr>
            <w:r w:rsidRPr="000E2622">
              <w:rPr>
                <w:rFonts w:ascii="Arial" w:hAnsi="Arial" w:cs="Arial"/>
                <w:color w:val="000000"/>
              </w:rPr>
              <w:t>2.313</w:t>
            </w:r>
          </w:p>
        </w:tc>
        <w:tc>
          <w:tcPr>
            <w:tcW w:w="1021" w:type="dxa"/>
            <w:tcBorders>
              <w:top w:val="nil"/>
              <w:left w:val="nil"/>
              <w:bottom w:val="nil"/>
              <w:right w:val="nil"/>
            </w:tcBorders>
            <w:shd w:val="clear" w:color="auto" w:fill="auto"/>
            <w:noWrap/>
            <w:vAlign w:val="center"/>
            <w:hideMark/>
          </w:tcPr>
          <w:p w14:paraId="5BE2DE25" w14:textId="77777777" w:rsidR="003C1E0A" w:rsidRPr="000E2622" w:rsidRDefault="003C1E0A" w:rsidP="003C1E0A">
            <w:pPr>
              <w:jc w:val="center"/>
              <w:rPr>
                <w:rFonts w:ascii="Arial" w:hAnsi="Arial" w:cs="Arial"/>
                <w:color w:val="000000"/>
              </w:rPr>
            </w:pPr>
            <w:r w:rsidRPr="000E2622">
              <w:rPr>
                <w:rFonts w:ascii="Arial" w:hAnsi="Arial" w:cs="Arial"/>
                <w:color w:val="000000"/>
              </w:rPr>
              <w:t>6.999</w:t>
            </w:r>
          </w:p>
        </w:tc>
        <w:tc>
          <w:tcPr>
            <w:tcW w:w="928" w:type="dxa"/>
            <w:tcBorders>
              <w:top w:val="nil"/>
              <w:left w:val="nil"/>
              <w:bottom w:val="nil"/>
              <w:right w:val="single" w:sz="4" w:space="0" w:color="auto"/>
            </w:tcBorders>
          </w:tcPr>
          <w:p w14:paraId="58187EBB" w14:textId="76A1E56C" w:rsidR="003C1E0A" w:rsidRPr="000E2622" w:rsidRDefault="003C1E0A" w:rsidP="003C1E0A">
            <w:pPr>
              <w:jc w:val="center"/>
              <w:rPr>
                <w:rFonts w:ascii="Arial" w:hAnsi="Arial" w:cs="Arial"/>
                <w:color w:val="000000"/>
              </w:rPr>
            </w:pPr>
            <w:r w:rsidRPr="000E2622">
              <w:rPr>
                <w:rFonts w:ascii="Arial" w:hAnsi="Arial" w:cs="Arial"/>
                <w:color w:val="000000"/>
              </w:rPr>
              <w:t>A</w:t>
            </w:r>
          </w:p>
        </w:tc>
      </w:tr>
      <w:tr w:rsidR="003C1E0A" w:rsidRPr="000E2622" w14:paraId="4D5C312C" w14:textId="3EC2C2EC" w:rsidTr="00716845">
        <w:trPr>
          <w:trHeight w:val="342"/>
        </w:trPr>
        <w:tc>
          <w:tcPr>
            <w:tcW w:w="1580" w:type="dxa"/>
            <w:tcBorders>
              <w:top w:val="nil"/>
              <w:left w:val="single" w:sz="4" w:space="0" w:color="auto"/>
              <w:bottom w:val="nil"/>
              <w:right w:val="nil"/>
            </w:tcBorders>
            <w:shd w:val="clear" w:color="auto" w:fill="auto"/>
            <w:noWrap/>
            <w:vAlign w:val="center"/>
            <w:hideMark/>
          </w:tcPr>
          <w:p w14:paraId="73CCF82A" w14:textId="77777777" w:rsidR="003C1E0A" w:rsidRPr="000E2622" w:rsidRDefault="003C1E0A" w:rsidP="003C1E0A">
            <w:pPr>
              <w:jc w:val="center"/>
              <w:rPr>
                <w:rFonts w:ascii="Arial" w:hAnsi="Arial" w:cs="Arial"/>
                <w:color w:val="000000"/>
              </w:rPr>
            </w:pPr>
            <w:r w:rsidRPr="000E2622">
              <w:rPr>
                <w:rFonts w:ascii="Arial" w:hAnsi="Arial" w:cs="Arial"/>
                <w:color w:val="000000"/>
              </w:rPr>
              <w:t>ENA</w:t>
            </w:r>
          </w:p>
        </w:tc>
        <w:tc>
          <w:tcPr>
            <w:tcW w:w="1247" w:type="dxa"/>
            <w:tcBorders>
              <w:top w:val="nil"/>
              <w:left w:val="nil"/>
              <w:bottom w:val="nil"/>
              <w:right w:val="nil"/>
            </w:tcBorders>
            <w:shd w:val="clear" w:color="auto" w:fill="auto"/>
            <w:noWrap/>
            <w:vAlign w:val="center"/>
            <w:hideMark/>
          </w:tcPr>
          <w:p w14:paraId="19596B1B" w14:textId="77777777" w:rsidR="003C1E0A" w:rsidRPr="000E2622" w:rsidRDefault="003C1E0A" w:rsidP="003C1E0A">
            <w:pPr>
              <w:jc w:val="center"/>
              <w:rPr>
                <w:rFonts w:ascii="Arial" w:hAnsi="Arial" w:cs="Arial"/>
                <w:color w:val="000000"/>
              </w:rPr>
            </w:pPr>
            <w:r w:rsidRPr="000E2622">
              <w:rPr>
                <w:rFonts w:ascii="Arial" w:hAnsi="Arial" w:cs="Arial"/>
                <w:color w:val="000000"/>
              </w:rPr>
              <w:t>ASPEC</w:t>
            </w:r>
          </w:p>
        </w:tc>
        <w:tc>
          <w:tcPr>
            <w:tcW w:w="1589" w:type="dxa"/>
            <w:tcBorders>
              <w:top w:val="nil"/>
              <w:left w:val="nil"/>
              <w:bottom w:val="nil"/>
              <w:right w:val="nil"/>
            </w:tcBorders>
            <w:shd w:val="clear" w:color="auto" w:fill="auto"/>
            <w:noWrap/>
            <w:vAlign w:val="center"/>
            <w:hideMark/>
          </w:tcPr>
          <w:p w14:paraId="166EAA6D" w14:textId="77777777" w:rsidR="003C1E0A" w:rsidRPr="000E2622" w:rsidRDefault="003C1E0A" w:rsidP="003C1E0A">
            <w:pPr>
              <w:jc w:val="center"/>
              <w:rPr>
                <w:rFonts w:ascii="Arial" w:hAnsi="Arial" w:cs="Arial"/>
                <w:color w:val="000000"/>
              </w:rPr>
            </w:pPr>
            <w:r w:rsidRPr="000E2622">
              <w:rPr>
                <w:rFonts w:ascii="Arial" w:hAnsi="Arial" w:cs="Arial"/>
                <w:color w:val="000000"/>
              </w:rPr>
              <w:t>1.910</w:t>
            </w:r>
          </w:p>
        </w:tc>
        <w:tc>
          <w:tcPr>
            <w:tcW w:w="788" w:type="dxa"/>
            <w:tcBorders>
              <w:top w:val="nil"/>
              <w:left w:val="nil"/>
              <w:bottom w:val="nil"/>
              <w:right w:val="nil"/>
            </w:tcBorders>
            <w:shd w:val="clear" w:color="auto" w:fill="auto"/>
            <w:noWrap/>
            <w:vAlign w:val="center"/>
            <w:hideMark/>
          </w:tcPr>
          <w:p w14:paraId="2E8CD33E" w14:textId="77777777" w:rsidR="003C1E0A" w:rsidRPr="000E2622" w:rsidRDefault="003C1E0A" w:rsidP="003C1E0A">
            <w:pPr>
              <w:jc w:val="center"/>
              <w:rPr>
                <w:rFonts w:ascii="Arial" w:hAnsi="Arial" w:cs="Arial"/>
                <w:color w:val="000000"/>
              </w:rPr>
            </w:pPr>
            <w:r w:rsidRPr="000E2622">
              <w:rPr>
                <w:rFonts w:ascii="Arial" w:hAnsi="Arial" w:cs="Arial"/>
                <w:color w:val="000000"/>
              </w:rPr>
              <w:t>1.348</w:t>
            </w:r>
          </w:p>
        </w:tc>
        <w:tc>
          <w:tcPr>
            <w:tcW w:w="1200" w:type="dxa"/>
            <w:tcBorders>
              <w:top w:val="nil"/>
              <w:left w:val="nil"/>
              <w:bottom w:val="nil"/>
              <w:right w:val="nil"/>
            </w:tcBorders>
            <w:shd w:val="clear" w:color="auto" w:fill="auto"/>
            <w:noWrap/>
            <w:vAlign w:val="center"/>
            <w:hideMark/>
          </w:tcPr>
          <w:p w14:paraId="6B90BB7A" w14:textId="77777777" w:rsidR="003C1E0A" w:rsidRPr="000E2622" w:rsidRDefault="003C1E0A" w:rsidP="003C1E0A">
            <w:pPr>
              <w:jc w:val="center"/>
              <w:rPr>
                <w:rFonts w:ascii="Arial" w:hAnsi="Arial" w:cs="Arial"/>
                <w:color w:val="000000"/>
              </w:rPr>
            </w:pPr>
            <w:r w:rsidRPr="000E2622">
              <w:rPr>
                <w:rFonts w:ascii="Arial" w:hAnsi="Arial" w:cs="Arial"/>
                <w:color w:val="000000"/>
              </w:rPr>
              <w:t>29.558</w:t>
            </w:r>
          </w:p>
        </w:tc>
        <w:tc>
          <w:tcPr>
            <w:tcW w:w="1021" w:type="dxa"/>
            <w:tcBorders>
              <w:top w:val="nil"/>
              <w:left w:val="nil"/>
              <w:bottom w:val="nil"/>
              <w:right w:val="nil"/>
            </w:tcBorders>
            <w:shd w:val="clear" w:color="auto" w:fill="auto"/>
            <w:noWrap/>
            <w:vAlign w:val="center"/>
            <w:hideMark/>
          </w:tcPr>
          <w:p w14:paraId="2A751BE0" w14:textId="77777777" w:rsidR="003C1E0A" w:rsidRPr="000E2622" w:rsidRDefault="003C1E0A" w:rsidP="003C1E0A">
            <w:pPr>
              <w:jc w:val="center"/>
              <w:rPr>
                <w:rFonts w:ascii="Arial" w:hAnsi="Arial" w:cs="Arial"/>
                <w:color w:val="000000"/>
              </w:rPr>
            </w:pPr>
            <w:r w:rsidRPr="000E2622">
              <w:rPr>
                <w:rFonts w:ascii="Arial" w:hAnsi="Arial" w:cs="Arial"/>
                <w:color w:val="000000"/>
              </w:rPr>
              <w:t>-0.844</w:t>
            </w:r>
          </w:p>
        </w:tc>
        <w:tc>
          <w:tcPr>
            <w:tcW w:w="1021" w:type="dxa"/>
            <w:tcBorders>
              <w:top w:val="nil"/>
              <w:left w:val="nil"/>
              <w:bottom w:val="nil"/>
              <w:right w:val="nil"/>
            </w:tcBorders>
            <w:shd w:val="clear" w:color="auto" w:fill="auto"/>
            <w:noWrap/>
            <w:vAlign w:val="center"/>
            <w:hideMark/>
          </w:tcPr>
          <w:p w14:paraId="69BB3138" w14:textId="77777777" w:rsidR="003C1E0A" w:rsidRPr="000E2622" w:rsidRDefault="003C1E0A" w:rsidP="003C1E0A">
            <w:pPr>
              <w:jc w:val="center"/>
              <w:rPr>
                <w:rFonts w:ascii="Arial" w:hAnsi="Arial" w:cs="Arial"/>
                <w:color w:val="000000"/>
              </w:rPr>
            </w:pPr>
            <w:r w:rsidRPr="000E2622">
              <w:rPr>
                <w:rFonts w:ascii="Arial" w:hAnsi="Arial" w:cs="Arial"/>
                <w:color w:val="000000"/>
              </w:rPr>
              <w:t>4.665</w:t>
            </w:r>
          </w:p>
        </w:tc>
        <w:tc>
          <w:tcPr>
            <w:tcW w:w="928" w:type="dxa"/>
            <w:tcBorders>
              <w:top w:val="nil"/>
              <w:left w:val="nil"/>
              <w:bottom w:val="nil"/>
              <w:right w:val="single" w:sz="4" w:space="0" w:color="auto"/>
            </w:tcBorders>
          </w:tcPr>
          <w:p w14:paraId="50BC9C4B" w14:textId="4CA88C78" w:rsidR="003C1E0A" w:rsidRPr="000E2622" w:rsidRDefault="003C1E0A" w:rsidP="003C1E0A">
            <w:pPr>
              <w:jc w:val="center"/>
              <w:rPr>
                <w:rFonts w:ascii="Arial" w:hAnsi="Arial" w:cs="Arial"/>
                <w:color w:val="000000"/>
              </w:rPr>
            </w:pPr>
            <w:r w:rsidRPr="000E2622">
              <w:rPr>
                <w:rFonts w:ascii="Arial" w:hAnsi="Arial" w:cs="Arial"/>
                <w:color w:val="000000"/>
              </w:rPr>
              <w:t>A</w:t>
            </w:r>
          </w:p>
        </w:tc>
      </w:tr>
      <w:tr w:rsidR="003C1E0A" w:rsidRPr="000E2622" w14:paraId="12AF907C" w14:textId="6EC4CACD" w:rsidTr="00716845">
        <w:trPr>
          <w:trHeight w:val="342"/>
        </w:trPr>
        <w:tc>
          <w:tcPr>
            <w:tcW w:w="1580" w:type="dxa"/>
            <w:tcBorders>
              <w:top w:val="nil"/>
              <w:left w:val="single" w:sz="4" w:space="0" w:color="auto"/>
              <w:bottom w:val="nil"/>
              <w:right w:val="nil"/>
            </w:tcBorders>
            <w:shd w:val="clear" w:color="auto" w:fill="auto"/>
            <w:noWrap/>
            <w:vAlign w:val="center"/>
            <w:hideMark/>
          </w:tcPr>
          <w:p w14:paraId="64D73A2D" w14:textId="77777777" w:rsidR="003C1E0A" w:rsidRPr="000E2622" w:rsidRDefault="003C1E0A" w:rsidP="003C1E0A">
            <w:pPr>
              <w:jc w:val="center"/>
              <w:rPr>
                <w:rFonts w:ascii="Arial" w:hAnsi="Arial" w:cs="Arial"/>
                <w:color w:val="000000"/>
              </w:rPr>
            </w:pPr>
            <w:r w:rsidRPr="000E2622">
              <w:rPr>
                <w:rFonts w:ascii="Arial" w:hAnsi="Arial" w:cs="Arial"/>
                <w:color w:val="000000"/>
              </w:rPr>
              <w:t>GU</w:t>
            </w:r>
          </w:p>
        </w:tc>
        <w:tc>
          <w:tcPr>
            <w:tcW w:w="1247" w:type="dxa"/>
            <w:tcBorders>
              <w:top w:val="nil"/>
              <w:left w:val="nil"/>
              <w:bottom w:val="nil"/>
              <w:right w:val="nil"/>
            </w:tcBorders>
            <w:shd w:val="clear" w:color="auto" w:fill="auto"/>
            <w:noWrap/>
            <w:vAlign w:val="center"/>
            <w:hideMark/>
          </w:tcPr>
          <w:p w14:paraId="2FDFBE58" w14:textId="77777777" w:rsidR="003C1E0A" w:rsidRPr="000E2622" w:rsidRDefault="003C1E0A" w:rsidP="003C1E0A">
            <w:pPr>
              <w:jc w:val="center"/>
              <w:rPr>
                <w:rFonts w:ascii="Arial" w:hAnsi="Arial" w:cs="Arial"/>
                <w:color w:val="000000"/>
              </w:rPr>
            </w:pPr>
            <w:r w:rsidRPr="000E2622">
              <w:rPr>
                <w:rFonts w:ascii="Arial" w:hAnsi="Arial" w:cs="Arial"/>
                <w:color w:val="000000"/>
              </w:rPr>
              <w:t>ASPEC</w:t>
            </w:r>
          </w:p>
        </w:tc>
        <w:tc>
          <w:tcPr>
            <w:tcW w:w="1589" w:type="dxa"/>
            <w:tcBorders>
              <w:top w:val="nil"/>
              <w:left w:val="nil"/>
              <w:bottom w:val="nil"/>
              <w:right w:val="nil"/>
            </w:tcBorders>
            <w:shd w:val="clear" w:color="auto" w:fill="auto"/>
            <w:noWrap/>
            <w:vAlign w:val="center"/>
            <w:hideMark/>
          </w:tcPr>
          <w:p w14:paraId="35960252" w14:textId="77777777" w:rsidR="003C1E0A" w:rsidRPr="000E2622" w:rsidRDefault="003C1E0A" w:rsidP="003C1E0A">
            <w:pPr>
              <w:jc w:val="center"/>
              <w:rPr>
                <w:rFonts w:ascii="Arial" w:hAnsi="Arial" w:cs="Arial"/>
                <w:color w:val="000000"/>
              </w:rPr>
            </w:pPr>
            <w:r w:rsidRPr="000E2622">
              <w:rPr>
                <w:rFonts w:ascii="Arial" w:hAnsi="Arial" w:cs="Arial"/>
                <w:color w:val="000000"/>
              </w:rPr>
              <w:t>3.626</w:t>
            </w:r>
          </w:p>
        </w:tc>
        <w:tc>
          <w:tcPr>
            <w:tcW w:w="788" w:type="dxa"/>
            <w:tcBorders>
              <w:top w:val="nil"/>
              <w:left w:val="nil"/>
              <w:bottom w:val="nil"/>
              <w:right w:val="nil"/>
            </w:tcBorders>
            <w:shd w:val="clear" w:color="auto" w:fill="auto"/>
            <w:noWrap/>
            <w:vAlign w:val="center"/>
            <w:hideMark/>
          </w:tcPr>
          <w:p w14:paraId="56E3E126" w14:textId="77777777" w:rsidR="003C1E0A" w:rsidRPr="000E2622" w:rsidRDefault="003C1E0A" w:rsidP="003C1E0A">
            <w:pPr>
              <w:jc w:val="center"/>
              <w:rPr>
                <w:rFonts w:ascii="Arial" w:hAnsi="Arial" w:cs="Arial"/>
                <w:color w:val="000000"/>
              </w:rPr>
            </w:pPr>
            <w:r w:rsidRPr="000E2622">
              <w:rPr>
                <w:rFonts w:ascii="Arial" w:hAnsi="Arial" w:cs="Arial"/>
                <w:color w:val="000000"/>
              </w:rPr>
              <w:t>1.289</w:t>
            </w:r>
          </w:p>
        </w:tc>
        <w:tc>
          <w:tcPr>
            <w:tcW w:w="1200" w:type="dxa"/>
            <w:tcBorders>
              <w:top w:val="nil"/>
              <w:left w:val="nil"/>
              <w:bottom w:val="nil"/>
              <w:right w:val="nil"/>
            </w:tcBorders>
            <w:shd w:val="clear" w:color="auto" w:fill="auto"/>
            <w:noWrap/>
            <w:vAlign w:val="center"/>
            <w:hideMark/>
          </w:tcPr>
          <w:p w14:paraId="7F415514" w14:textId="77777777" w:rsidR="003C1E0A" w:rsidRPr="000E2622" w:rsidRDefault="003C1E0A" w:rsidP="003C1E0A">
            <w:pPr>
              <w:jc w:val="center"/>
              <w:rPr>
                <w:rFonts w:ascii="Arial" w:hAnsi="Arial" w:cs="Arial"/>
                <w:color w:val="000000"/>
              </w:rPr>
            </w:pPr>
            <w:r w:rsidRPr="000E2622">
              <w:rPr>
                <w:rFonts w:ascii="Arial" w:hAnsi="Arial" w:cs="Arial"/>
                <w:color w:val="000000"/>
              </w:rPr>
              <w:t>33.878</w:t>
            </w:r>
          </w:p>
        </w:tc>
        <w:tc>
          <w:tcPr>
            <w:tcW w:w="1021" w:type="dxa"/>
            <w:tcBorders>
              <w:top w:val="nil"/>
              <w:left w:val="nil"/>
              <w:bottom w:val="nil"/>
              <w:right w:val="nil"/>
            </w:tcBorders>
            <w:shd w:val="clear" w:color="auto" w:fill="auto"/>
            <w:noWrap/>
            <w:vAlign w:val="center"/>
            <w:hideMark/>
          </w:tcPr>
          <w:p w14:paraId="0869DE26" w14:textId="77777777" w:rsidR="003C1E0A" w:rsidRPr="000E2622" w:rsidRDefault="003C1E0A" w:rsidP="003C1E0A">
            <w:pPr>
              <w:jc w:val="center"/>
              <w:rPr>
                <w:rFonts w:ascii="Arial" w:hAnsi="Arial" w:cs="Arial"/>
                <w:color w:val="000000"/>
              </w:rPr>
            </w:pPr>
            <w:r w:rsidRPr="000E2622">
              <w:rPr>
                <w:rFonts w:ascii="Arial" w:hAnsi="Arial" w:cs="Arial"/>
                <w:color w:val="000000"/>
              </w:rPr>
              <w:t>1.005</w:t>
            </w:r>
          </w:p>
        </w:tc>
        <w:tc>
          <w:tcPr>
            <w:tcW w:w="1021" w:type="dxa"/>
            <w:tcBorders>
              <w:top w:val="nil"/>
              <w:left w:val="nil"/>
              <w:bottom w:val="nil"/>
              <w:right w:val="nil"/>
            </w:tcBorders>
            <w:shd w:val="clear" w:color="auto" w:fill="auto"/>
            <w:noWrap/>
            <w:vAlign w:val="center"/>
            <w:hideMark/>
          </w:tcPr>
          <w:p w14:paraId="607C1146" w14:textId="77777777" w:rsidR="003C1E0A" w:rsidRPr="000E2622" w:rsidRDefault="003C1E0A" w:rsidP="003C1E0A">
            <w:pPr>
              <w:jc w:val="center"/>
              <w:rPr>
                <w:rFonts w:ascii="Arial" w:hAnsi="Arial" w:cs="Arial"/>
                <w:color w:val="000000"/>
              </w:rPr>
            </w:pPr>
            <w:r w:rsidRPr="000E2622">
              <w:rPr>
                <w:rFonts w:ascii="Arial" w:hAnsi="Arial" w:cs="Arial"/>
                <w:color w:val="000000"/>
              </w:rPr>
              <w:t>6.246</w:t>
            </w:r>
          </w:p>
        </w:tc>
        <w:tc>
          <w:tcPr>
            <w:tcW w:w="928" w:type="dxa"/>
            <w:tcBorders>
              <w:top w:val="nil"/>
              <w:left w:val="nil"/>
              <w:bottom w:val="nil"/>
              <w:right w:val="single" w:sz="4" w:space="0" w:color="auto"/>
            </w:tcBorders>
          </w:tcPr>
          <w:p w14:paraId="0EA50759" w14:textId="7921C297" w:rsidR="003C1E0A" w:rsidRPr="000E2622" w:rsidRDefault="003C1E0A" w:rsidP="003C1E0A">
            <w:pPr>
              <w:jc w:val="center"/>
              <w:rPr>
                <w:rFonts w:ascii="Arial" w:hAnsi="Arial" w:cs="Arial"/>
                <w:color w:val="000000"/>
              </w:rPr>
            </w:pPr>
            <w:r w:rsidRPr="000E2622">
              <w:rPr>
                <w:rFonts w:ascii="Arial" w:hAnsi="Arial" w:cs="Arial"/>
                <w:color w:val="000000"/>
              </w:rPr>
              <w:t>A</w:t>
            </w:r>
          </w:p>
        </w:tc>
      </w:tr>
      <w:tr w:rsidR="003C1E0A" w:rsidRPr="000E2622" w14:paraId="202A7CDE" w14:textId="6C1791F5" w:rsidTr="00716845">
        <w:trPr>
          <w:trHeight w:val="342"/>
        </w:trPr>
        <w:tc>
          <w:tcPr>
            <w:tcW w:w="1580" w:type="dxa"/>
            <w:tcBorders>
              <w:top w:val="nil"/>
              <w:left w:val="single" w:sz="4" w:space="0" w:color="auto"/>
              <w:bottom w:val="nil"/>
              <w:right w:val="nil"/>
            </w:tcBorders>
            <w:shd w:val="clear" w:color="auto" w:fill="auto"/>
            <w:noWrap/>
            <w:vAlign w:val="center"/>
            <w:hideMark/>
          </w:tcPr>
          <w:p w14:paraId="7446A7A8" w14:textId="77777777" w:rsidR="003C1E0A" w:rsidRPr="000E2622" w:rsidRDefault="003C1E0A" w:rsidP="003C1E0A">
            <w:pPr>
              <w:jc w:val="center"/>
              <w:rPr>
                <w:rFonts w:ascii="Arial" w:hAnsi="Arial" w:cs="Arial"/>
                <w:color w:val="000000"/>
              </w:rPr>
            </w:pPr>
            <w:r w:rsidRPr="000E2622">
              <w:rPr>
                <w:rFonts w:ascii="Arial" w:hAnsi="Arial" w:cs="Arial"/>
                <w:color w:val="000000"/>
              </w:rPr>
              <w:t>HI</w:t>
            </w:r>
          </w:p>
        </w:tc>
        <w:tc>
          <w:tcPr>
            <w:tcW w:w="1247" w:type="dxa"/>
            <w:tcBorders>
              <w:top w:val="nil"/>
              <w:left w:val="nil"/>
              <w:bottom w:val="nil"/>
              <w:right w:val="nil"/>
            </w:tcBorders>
            <w:shd w:val="clear" w:color="auto" w:fill="auto"/>
            <w:noWrap/>
            <w:vAlign w:val="center"/>
            <w:hideMark/>
          </w:tcPr>
          <w:p w14:paraId="559AC43A" w14:textId="77777777" w:rsidR="003C1E0A" w:rsidRPr="000E2622" w:rsidRDefault="003C1E0A" w:rsidP="003C1E0A">
            <w:pPr>
              <w:jc w:val="center"/>
              <w:rPr>
                <w:rFonts w:ascii="Arial" w:hAnsi="Arial" w:cs="Arial"/>
                <w:color w:val="000000"/>
              </w:rPr>
            </w:pPr>
            <w:r w:rsidRPr="000E2622">
              <w:rPr>
                <w:rFonts w:ascii="Arial" w:hAnsi="Arial" w:cs="Arial"/>
                <w:color w:val="000000"/>
              </w:rPr>
              <w:t>ASPEC</w:t>
            </w:r>
          </w:p>
        </w:tc>
        <w:tc>
          <w:tcPr>
            <w:tcW w:w="1589" w:type="dxa"/>
            <w:tcBorders>
              <w:top w:val="nil"/>
              <w:left w:val="nil"/>
              <w:bottom w:val="nil"/>
              <w:right w:val="nil"/>
            </w:tcBorders>
            <w:shd w:val="clear" w:color="auto" w:fill="auto"/>
            <w:noWrap/>
            <w:vAlign w:val="center"/>
            <w:hideMark/>
          </w:tcPr>
          <w:p w14:paraId="2D66CA00" w14:textId="77777777" w:rsidR="003C1E0A" w:rsidRPr="000E2622" w:rsidRDefault="003C1E0A" w:rsidP="003C1E0A">
            <w:pPr>
              <w:jc w:val="center"/>
              <w:rPr>
                <w:rFonts w:ascii="Arial" w:hAnsi="Arial" w:cs="Arial"/>
                <w:color w:val="000000"/>
              </w:rPr>
            </w:pPr>
            <w:r w:rsidRPr="000E2622">
              <w:rPr>
                <w:rFonts w:ascii="Arial" w:hAnsi="Arial" w:cs="Arial"/>
                <w:color w:val="000000"/>
              </w:rPr>
              <w:t>4.955</w:t>
            </w:r>
          </w:p>
        </w:tc>
        <w:tc>
          <w:tcPr>
            <w:tcW w:w="788" w:type="dxa"/>
            <w:tcBorders>
              <w:top w:val="nil"/>
              <w:left w:val="nil"/>
              <w:bottom w:val="nil"/>
              <w:right w:val="nil"/>
            </w:tcBorders>
            <w:shd w:val="clear" w:color="auto" w:fill="auto"/>
            <w:noWrap/>
            <w:vAlign w:val="center"/>
            <w:hideMark/>
          </w:tcPr>
          <w:p w14:paraId="5B602F2D" w14:textId="77777777" w:rsidR="003C1E0A" w:rsidRPr="000E2622" w:rsidRDefault="003C1E0A" w:rsidP="003C1E0A">
            <w:pPr>
              <w:jc w:val="center"/>
              <w:rPr>
                <w:rFonts w:ascii="Arial" w:hAnsi="Arial" w:cs="Arial"/>
                <w:color w:val="000000"/>
              </w:rPr>
            </w:pPr>
            <w:r w:rsidRPr="000E2622">
              <w:rPr>
                <w:rFonts w:ascii="Arial" w:hAnsi="Arial" w:cs="Arial"/>
                <w:color w:val="000000"/>
              </w:rPr>
              <w:t>1.481</w:t>
            </w:r>
          </w:p>
        </w:tc>
        <w:tc>
          <w:tcPr>
            <w:tcW w:w="1200" w:type="dxa"/>
            <w:tcBorders>
              <w:top w:val="nil"/>
              <w:left w:val="nil"/>
              <w:bottom w:val="nil"/>
              <w:right w:val="nil"/>
            </w:tcBorders>
            <w:shd w:val="clear" w:color="auto" w:fill="auto"/>
            <w:noWrap/>
            <w:vAlign w:val="center"/>
            <w:hideMark/>
          </w:tcPr>
          <w:p w14:paraId="13FEAEA3" w14:textId="77777777" w:rsidR="003C1E0A" w:rsidRPr="000E2622" w:rsidRDefault="003C1E0A" w:rsidP="003C1E0A">
            <w:pPr>
              <w:jc w:val="center"/>
              <w:rPr>
                <w:rFonts w:ascii="Arial" w:hAnsi="Arial" w:cs="Arial"/>
                <w:color w:val="000000"/>
              </w:rPr>
            </w:pPr>
            <w:r w:rsidRPr="000E2622">
              <w:rPr>
                <w:rFonts w:ascii="Arial" w:hAnsi="Arial" w:cs="Arial"/>
                <w:color w:val="000000"/>
              </w:rPr>
              <w:t>63.087</w:t>
            </w:r>
          </w:p>
        </w:tc>
        <w:tc>
          <w:tcPr>
            <w:tcW w:w="1021" w:type="dxa"/>
            <w:tcBorders>
              <w:top w:val="nil"/>
              <w:left w:val="nil"/>
              <w:bottom w:val="nil"/>
              <w:right w:val="nil"/>
            </w:tcBorders>
            <w:shd w:val="clear" w:color="auto" w:fill="auto"/>
            <w:noWrap/>
            <w:vAlign w:val="center"/>
            <w:hideMark/>
          </w:tcPr>
          <w:p w14:paraId="2C7E5C29" w14:textId="77777777" w:rsidR="003C1E0A" w:rsidRPr="000E2622" w:rsidRDefault="003C1E0A" w:rsidP="003C1E0A">
            <w:pPr>
              <w:jc w:val="center"/>
              <w:rPr>
                <w:rFonts w:ascii="Arial" w:hAnsi="Arial" w:cs="Arial"/>
                <w:color w:val="000000"/>
              </w:rPr>
            </w:pPr>
            <w:r w:rsidRPr="000E2622">
              <w:rPr>
                <w:rFonts w:ascii="Arial" w:hAnsi="Arial" w:cs="Arial"/>
                <w:color w:val="000000"/>
              </w:rPr>
              <w:t>1.994</w:t>
            </w:r>
          </w:p>
        </w:tc>
        <w:tc>
          <w:tcPr>
            <w:tcW w:w="1021" w:type="dxa"/>
            <w:tcBorders>
              <w:top w:val="nil"/>
              <w:left w:val="nil"/>
              <w:bottom w:val="nil"/>
              <w:right w:val="nil"/>
            </w:tcBorders>
            <w:shd w:val="clear" w:color="auto" w:fill="auto"/>
            <w:noWrap/>
            <w:vAlign w:val="center"/>
            <w:hideMark/>
          </w:tcPr>
          <w:p w14:paraId="06A26C89" w14:textId="77777777" w:rsidR="003C1E0A" w:rsidRPr="000E2622" w:rsidRDefault="003C1E0A" w:rsidP="003C1E0A">
            <w:pPr>
              <w:jc w:val="center"/>
              <w:rPr>
                <w:rFonts w:ascii="Arial" w:hAnsi="Arial" w:cs="Arial"/>
                <w:color w:val="000000"/>
              </w:rPr>
            </w:pPr>
            <w:r w:rsidRPr="000E2622">
              <w:rPr>
                <w:rFonts w:ascii="Arial" w:hAnsi="Arial" w:cs="Arial"/>
                <w:color w:val="000000"/>
              </w:rPr>
              <w:t>7.915</w:t>
            </w:r>
          </w:p>
        </w:tc>
        <w:tc>
          <w:tcPr>
            <w:tcW w:w="928" w:type="dxa"/>
            <w:tcBorders>
              <w:top w:val="nil"/>
              <w:left w:val="nil"/>
              <w:bottom w:val="nil"/>
              <w:right w:val="single" w:sz="4" w:space="0" w:color="auto"/>
            </w:tcBorders>
          </w:tcPr>
          <w:p w14:paraId="5F475FC9" w14:textId="1F331A63" w:rsidR="003C1E0A" w:rsidRPr="000E2622" w:rsidRDefault="003C1E0A" w:rsidP="003C1E0A">
            <w:pPr>
              <w:jc w:val="center"/>
              <w:rPr>
                <w:rFonts w:ascii="Arial" w:hAnsi="Arial" w:cs="Arial"/>
                <w:color w:val="000000"/>
              </w:rPr>
            </w:pPr>
            <w:r w:rsidRPr="000E2622">
              <w:rPr>
                <w:rFonts w:ascii="Arial" w:hAnsi="Arial" w:cs="Arial"/>
                <w:color w:val="000000"/>
              </w:rPr>
              <w:t>A</w:t>
            </w:r>
          </w:p>
        </w:tc>
      </w:tr>
      <w:tr w:rsidR="003C1E0A" w:rsidRPr="000E2622" w14:paraId="3D1C1541" w14:textId="50327E8E" w:rsidTr="00716845">
        <w:trPr>
          <w:trHeight w:val="342"/>
        </w:trPr>
        <w:tc>
          <w:tcPr>
            <w:tcW w:w="1580" w:type="dxa"/>
            <w:tcBorders>
              <w:top w:val="nil"/>
              <w:left w:val="single" w:sz="4" w:space="0" w:color="auto"/>
              <w:bottom w:val="single" w:sz="4" w:space="0" w:color="auto"/>
              <w:right w:val="nil"/>
            </w:tcBorders>
            <w:shd w:val="clear" w:color="auto" w:fill="auto"/>
            <w:noWrap/>
            <w:vAlign w:val="center"/>
            <w:hideMark/>
          </w:tcPr>
          <w:p w14:paraId="190513DD" w14:textId="77777777" w:rsidR="003C1E0A" w:rsidRPr="000E2622" w:rsidRDefault="003C1E0A" w:rsidP="003C1E0A">
            <w:pPr>
              <w:jc w:val="center"/>
              <w:rPr>
                <w:rFonts w:ascii="Arial" w:hAnsi="Arial" w:cs="Arial"/>
                <w:color w:val="000000"/>
              </w:rPr>
            </w:pPr>
            <w:r w:rsidRPr="000E2622">
              <w:rPr>
                <w:rFonts w:ascii="Arial" w:hAnsi="Arial" w:cs="Arial"/>
                <w:color w:val="000000"/>
              </w:rPr>
              <w:t>PR</w:t>
            </w:r>
          </w:p>
        </w:tc>
        <w:tc>
          <w:tcPr>
            <w:tcW w:w="1247" w:type="dxa"/>
            <w:tcBorders>
              <w:top w:val="nil"/>
              <w:left w:val="nil"/>
              <w:bottom w:val="single" w:sz="4" w:space="0" w:color="auto"/>
              <w:right w:val="nil"/>
            </w:tcBorders>
            <w:shd w:val="clear" w:color="auto" w:fill="auto"/>
            <w:noWrap/>
            <w:vAlign w:val="center"/>
            <w:hideMark/>
          </w:tcPr>
          <w:p w14:paraId="72D7B623" w14:textId="77777777" w:rsidR="003C1E0A" w:rsidRPr="000E2622" w:rsidRDefault="003C1E0A" w:rsidP="003C1E0A">
            <w:pPr>
              <w:jc w:val="center"/>
              <w:rPr>
                <w:rFonts w:ascii="Arial" w:hAnsi="Arial" w:cs="Arial"/>
                <w:color w:val="000000"/>
              </w:rPr>
            </w:pPr>
            <w:r w:rsidRPr="000E2622">
              <w:rPr>
                <w:rFonts w:ascii="Arial" w:hAnsi="Arial" w:cs="Arial"/>
                <w:color w:val="000000"/>
              </w:rPr>
              <w:t>ASPEC</w:t>
            </w:r>
          </w:p>
        </w:tc>
        <w:tc>
          <w:tcPr>
            <w:tcW w:w="1589" w:type="dxa"/>
            <w:tcBorders>
              <w:top w:val="nil"/>
              <w:left w:val="nil"/>
              <w:bottom w:val="single" w:sz="4" w:space="0" w:color="auto"/>
              <w:right w:val="nil"/>
            </w:tcBorders>
            <w:shd w:val="clear" w:color="auto" w:fill="auto"/>
            <w:noWrap/>
            <w:vAlign w:val="center"/>
            <w:hideMark/>
          </w:tcPr>
          <w:p w14:paraId="58734709" w14:textId="77777777" w:rsidR="003C1E0A" w:rsidRPr="000E2622" w:rsidRDefault="003C1E0A" w:rsidP="003C1E0A">
            <w:pPr>
              <w:jc w:val="center"/>
              <w:rPr>
                <w:rFonts w:ascii="Arial" w:hAnsi="Arial" w:cs="Arial"/>
                <w:color w:val="000000"/>
              </w:rPr>
            </w:pPr>
            <w:r w:rsidRPr="000E2622">
              <w:rPr>
                <w:rFonts w:ascii="Arial" w:hAnsi="Arial" w:cs="Arial"/>
                <w:color w:val="000000"/>
              </w:rPr>
              <w:t>0.896</w:t>
            </w:r>
          </w:p>
        </w:tc>
        <w:tc>
          <w:tcPr>
            <w:tcW w:w="788" w:type="dxa"/>
            <w:tcBorders>
              <w:top w:val="nil"/>
              <w:left w:val="nil"/>
              <w:bottom w:val="single" w:sz="4" w:space="0" w:color="auto"/>
              <w:right w:val="nil"/>
            </w:tcBorders>
            <w:shd w:val="clear" w:color="auto" w:fill="auto"/>
            <w:noWrap/>
            <w:vAlign w:val="center"/>
            <w:hideMark/>
          </w:tcPr>
          <w:p w14:paraId="59791AE1" w14:textId="77777777" w:rsidR="003C1E0A" w:rsidRPr="000E2622" w:rsidRDefault="003C1E0A" w:rsidP="003C1E0A">
            <w:pPr>
              <w:jc w:val="center"/>
              <w:rPr>
                <w:rFonts w:ascii="Arial" w:hAnsi="Arial" w:cs="Arial"/>
                <w:color w:val="000000"/>
              </w:rPr>
            </w:pPr>
            <w:r w:rsidRPr="000E2622">
              <w:rPr>
                <w:rFonts w:ascii="Arial" w:hAnsi="Arial" w:cs="Arial"/>
                <w:color w:val="000000"/>
              </w:rPr>
              <w:t>1.282</w:t>
            </w:r>
          </w:p>
        </w:tc>
        <w:tc>
          <w:tcPr>
            <w:tcW w:w="1200" w:type="dxa"/>
            <w:tcBorders>
              <w:top w:val="nil"/>
              <w:left w:val="nil"/>
              <w:bottom w:val="single" w:sz="4" w:space="0" w:color="auto"/>
              <w:right w:val="nil"/>
            </w:tcBorders>
            <w:shd w:val="clear" w:color="auto" w:fill="auto"/>
            <w:noWrap/>
            <w:vAlign w:val="center"/>
            <w:hideMark/>
          </w:tcPr>
          <w:p w14:paraId="1609182F" w14:textId="77777777" w:rsidR="003C1E0A" w:rsidRPr="000E2622" w:rsidRDefault="003C1E0A" w:rsidP="003C1E0A">
            <w:pPr>
              <w:jc w:val="center"/>
              <w:rPr>
                <w:rFonts w:ascii="Arial" w:hAnsi="Arial" w:cs="Arial"/>
                <w:color w:val="000000"/>
              </w:rPr>
            </w:pPr>
            <w:r w:rsidRPr="000E2622">
              <w:rPr>
                <w:rFonts w:ascii="Arial" w:hAnsi="Arial" w:cs="Arial"/>
                <w:color w:val="000000"/>
              </w:rPr>
              <w:t>34.380</w:t>
            </w:r>
          </w:p>
        </w:tc>
        <w:tc>
          <w:tcPr>
            <w:tcW w:w="1021" w:type="dxa"/>
            <w:tcBorders>
              <w:top w:val="nil"/>
              <w:left w:val="nil"/>
              <w:bottom w:val="single" w:sz="4" w:space="0" w:color="auto"/>
              <w:right w:val="nil"/>
            </w:tcBorders>
            <w:shd w:val="clear" w:color="auto" w:fill="auto"/>
            <w:noWrap/>
            <w:vAlign w:val="center"/>
            <w:hideMark/>
          </w:tcPr>
          <w:p w14:paraId="75F192DF" w14:textId="77777777" w:rsidR="003C1E0A" w:rsidRPr="000E2622" w:rsidRDefault="003C1E0A" w:rsidP="003C1E0A">
            <w:pPr>
              <w:jc w:val="center"/>
              <w:rPr>
                <w:rFonts w:ascii="Arial" w:hAnsi="Arial" w:cs="Arial"/>
                <w:color w:val="000000"/>
              </w:rPr>
            </w:pPr>
            <w:r w:rsidRPr="000E2622">
              <w:rPr>
                <w:rFonts w:ascii="Arial" w:hAnsi="Arial" w:cs="Arial"/>
                <w:color w:val="000000"/>
              </w:rPr>
              <w:t>-1.709</w:t>
            </w:r>
          </w:p>
        </w:tc>
        <w:tc>
          <w:tcPr>
            <w:tcW w:w="1021" w:type="dxa"/>
            <w:tcBorders>
              <w:top w:val="nil"/>
              <w:left w:val="nil"/>
              <w:bottom w:val="single" w:sz="4" w:space="0" w:color="auto"/>
              <w:right w:val="nil"/>
            </w:tcBorders>
            <w:shd w:val="clear" w:color="auto" w:fill="auto"/>
            <w:noWrap/>
            <w:vAlign w:val="center"/>
            <w:hideMark/>
          </w:tcPr>
          <w:p w14:paraId="4F9C6002" w14:textId="77777777" w:rsidR="003C1E0A" w:rsidRPr="000E2622" w:rsidRDefault="003C1E0A" w:rsidP="003C1E0A">
            <w:pPr>
              <w:jc w:val="center"/>
              <w:rPr>
                <w:rFonts w:ascii="Arial" w:hAnsi="Arial" w:cs="Arial"/>
                <w:color w:val="000000"/>
              </w:rPr>
            </w:pPr>
            <w:r w:rsidRPr="000E2622">
              <w:rPr>
                <w:rFonts w:ascii="Arial" w:hAnsi="Arial" w:cs="Arial"/>
                <w:color w:val="000000"/>
              </w:rPr>
              <w:t>3.500</w:t>
            </w:r>
          </w:p>
        </w:tc>
        <w:tc>
          <w:tcPr>
            <w:tcW w:w="928" w:type="dxa"/>
            <w:tcBorders>
              <w:top w:val="nil"/>
              <w:left w:val="nil"/>
              <w:bottom w:val="single" w:sz="4" w:space="0" w:color="auto"/>
              <w:right w:val="single" w:sz="4" w:space="0" w:color="auto"/>
            </w:tcBorders>
          </w:tcPr>
          <w:p w14:paraId="3C2DF3F0" w14:textId="03180C9D" w:rsidR="003C1E0A" w:rsidRPr="000E2622" w:rsidRDefault="003C1E0A" w:rsidP="003C1E0A">
            <w:pPr>
              <w:jc w:val="center"/>
              <w:rPr>
                <w:rFonts w:ascii="Arial" w:hAnsi="Arial" w:cs="Arial"/>
                <w:color w:val="000000"/>
              </w:rPr>
            </w:pPr>
            <w:r w:rsidRPr="000E2622">
              <w:rPr>
                <w:rFonts w:ascii="Arial" w:hAnsi="Arial" w:cs="Arial"/>
                <w:color w:val="000000"/>
              </w:rPr>
              <w:t>A</w:t>
            </w:r>
          </w:p>
        </w:tc>
      </w:tr>
    </w:tbl>
    <w:p w14:paraId="4874D0E8" w14:textId="22B8EF3C" w:rsidR="003C1E0A" w:rsidRDefault="00716845">
      <w:r>
        <w:rPr>
          <w:noProof/>
        </w:rPr>
        <mc:AlternateContent>
          <mc:Choice Requires="wps">
            <w:drawing>
              <wp:anchor distT="0" distB="0" distL="114300" distR="114300" simplePos="0" relativeHeight="251658240" behindDoc="0" locked="0" layoutInCell="1" allowOverlap="1" wp14:anchorId="2BBE9369" wp14:editId="515B4669">
                <wp:simplePos x="0" y="0"/>
                <wp:positionH relativeFrom="column">
                  <wp:posOffset>0</wp:posOffset>
                </wp:positionH>
                <wp:positionV relativeFrom="paragraph">
                  <wp:posOffset>321310</wp:posOffset>
                </wp:positionV>
                <wp:extent cx="5943600" cy="896112"/>
                <wp:effectExtent l="0" t="0" r="12700" b="18415"/>
                <wp:wrapNone/>
                <wp:docPr id="27" name="Text Box 27"/>
                <wp:cNvGraphicFramePr/>
                <a:graphic xmlns:a="http://schemas.openxmlformats.org/drawingml/2006/main">
                  <a:graphicData uri="http://schemas.microsoft.com/office/word/2010/wordprocessingShape">
                    <wps:wsp>
                      <wps:cNvSpPr txBox="1"/>
                      <wps:spPr>
                        <a:xfrm>
                          <a:off x="0" y="0"/>
                          <a:ext cx="5943600" cy="896112"/>
                        </a:xfrm>
                        <a:prstGeom prst="rect">
                          <a:avLst/>
                        </a:prstGeom>
                        <a:solidFill>
                          <a:schemeClr val="lt1"/>
                        </a:solidFill>
                        <a:ln w="6350">
                          <a:solidFill>
                            <a:prstClr val="black"/>
                          </a:solidFill>
                        </a:ln>
                      </wps:spPr>
                      <wps:txbx>
                        <w:txbxContent>
                          <w:p w14:paraId="1FB0A6E6" w14:textId="38419FB7" w:rsidR="00716845" w:rsidRPr="000E2622" w:rsidRDefault="00716845" w:rsidP="00716845">
                            <w:pPr>
                              <w:jc w:val="both"/>
                              <w:rPr>
                                <w:rFonts w:ascii="Arial" w:hAnsi="Arial" w:cs="Arial"/>
                              </w:rPr>
                            </w:pPr>
                            <w:r w:rsidRPr="000E2622">
                              <w:rPr>
                                <w:rFonts w:ascii="Arial" w:hAnsi="Arial" w:cs="Arial"/>
                                <w:b/>
                                <w:bCs/>
                              </w:rPr>
                              <w:t>Table S10</w:t>
                            </w:r>
                            <w:r w:rsidRPr="000E2622">
                              <w:rPr>
                                <w:rFonts w:ascii="Arial" w:hAnsi="Arial" w:cs="Arial"/>
                              </w:rPr>
                              <w:t xml:space="preserve"> – Estimated marginal means</w:t>
                            </w:r>
                            <w:r w:rsidR="0018760E" w:rsidRPr="000E2622">
                              <w:rPr>
                                <w:rFonts w:ascii="Arial" w:hAnsi="Arial" w:cs="Arial"/>
                              </w:rPr>
                              <w:t xml:space="preserve"> for total sequestered cardenolide concentration for each monarch population x milkweed species. Group level differences were considered significantly different if they had non-overlapping 95% confidence intervals. Combinations of primary interest are shown in bold.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E9369" id="Text Box 27" o:spid="_x0000_s1037" type="#_x0000_t202" style="position:absolute;margin-left:0;margin-top:25.3pt;width:468pt;height:7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" fillcolor="white [3201]" strokeweight=".5pt">
                <v:textbox>
                  <w:txbxContent>
                    <w:p w14:paraId="1FB0A6E6" w14:textId="38419FB7" w:rsidR="00716845" w:rsidRPr="000E2622" w:rsidRDefault="00716845" w:rsidP="00716845">
                      <w:pPr>
                        <w:jc w:val="both"/>
                        <w:rPr>
                          <w:rFonts w:ascii="Arial" w:hAnsi="Arial" w:cs="Arial"/>
                        </w:rPr>
                      </w:pPr>
                      <w:r w:rsidRPr="000E2622">
                        <w:rPr>
                          <w:rFonts w:ascii="Arial" w:hAnsi="Arial" w:cs="Arial"/>
                          <w:b/>
                          <w:bCs/>
                        </w:rPr>
                        <w:t>Table S10</w:t>
                      </w:r>
                      <w:r w:rsidRPr="000E2622">
                        <w:rPr>
                          <w:rFonts w:ascii="Arial" w:hAnsi="Arial" w:cs="Arial"/>
                        </w:rPr>
                        <w:t xml:space="preserve"> – Estimated marginal means</w:t>
                      </w:r>
                      <w:r w:rsidR="0018760E" w:rsidRPr="000E2622">
                        <w:rPr>
                          <w:rFonts w:ascii="Arial" w:hAnsi="Arial" w:cs="Arial"/>
                        </w:rPr>
                        <w:t xml:space="preserve"> for total sequestered cardenolide concentration for each monarch population x milkweed species. Group level differences were considered significantly different if they had non-overlapping 95% confidence intervals. Combinations of primary interest are shown in bold.</w:t>
                      </w:r>
                    </w:p>
                  </w:txbxContent>
                </v:textbox>
              </v:shape>
            </w:pict>
          </mc:Fallback>
        </mc:AlternateContent>
      </w:r>
      <w:r w:rsidR="003C1E0A">
        <w:br w:type="page"/>
      </w:r>
    </w:p>
    <w:p w14:paraId="009FBC70" w14:textId="77777777" w:rsidR="003D5419" w:rsidRDefault="003D5419"/>
    <w:p w14:paraId="50380585" w14:textId="77777777" w:rsidR="00F42E62" w:rsidRDefault="00F42E62"/>
    <w:p w14:paraId="6015F60B" w14:textId="2BB84B81" w:rsidR="00F42E62" w:rsidRDefault="00E02E9F">
      <w:r>
        <w:rPr>
          <w:noProof/>
        </w:rPr>
        <mc:AlternateContent>
          <mc:Choice Requires="wpg">
            <w:drawing>
              <wp:anchor distT="0" distB="0" distL="114300" distR="114300" simplePos="0" relativeHeight="251643904" behindDoc="0" locked="0" layoutInCell="1" allowOverlap="1" wp14:anchorId="2A38837D" wp14:editId="35A8FEBD">
                <wp:simplePos x="0" y="0"/>
                <wp:positionH relativeFrom="column">
                  <wp:posOffset>0</wp:posOffset>
                </wp:positionH>
                <wp:positionV relativeFrom="paragraph">
                  <wp:posOffset>172720</wp:posOffset>
                </wp:positionV>
                <wp:extent cx="5956300" cy="7750175"/>
                <wp:effectExtent l="0" t="0" r="12700" b="9525"/>
                <wp:wrapNone/>
                <wp:docPr id="3" name="Group 3"/>
                <wp:cNvGraphicFramePr/>
                <a:graphic xmlns:a="http://schemas.openxmlformats.org/drawingml/2006/main">
                  <a:graphicData uri="http://schemas.microsoft.com/office/word/2010/wordprocessingGroup">
                    <wpg:wgp>
                      <wpg:cNvGrpSpPr/>
                      <wpg:grpSpPr>
                        <a:xfrm>
                          <a:off x="0" y="0"/>
                          <a:ext cx="5956300" cy="7750175"/>
                          <a:chOff x="0" y="0"/>
                          <a:chExt cx="5956663" cy="7750628"/>
                        </a:xfrm>
                      </wpg:grpSpPr>
                      <wps:wsp>
                        <wps:cNvPr id="2" name="Text Box 2"/>
                        <wps:cNvSpPr txBox="1"/>
                        <wps:spPr>
                          <a:xfrm>
                            <a:off x="0" y="6290377"/>
                            <a:ext cx="5956663" cy="1460251"/>
                          </a:xfrm>
                          <a:prstGeom prst="rect">
                            <a:avLst/>
                          </a:prstGeom>
                          <a:solidFill>
                            <a:schemeClr val="lt1"/>
                          </a:solidFill>
                          <a:ln w="6350">
                            <a:solidFill>
                              <a:prstClr val="black"/>
                            </a:solidFill>
                          </a:ln>
                        </wps:spPr>
                        <wps:txbx>
                          <w:txbxContent>
                            <w:p w14:paraId="2A7922C3" w14:textId="7E05F086" w:rsidR="00EF396F" w:rsidRPr="000E2622" w:rsidRDefault="00EF396F" w:rsidP="00EF396F">
                              <w:pPr>
                                <w:jc w:val="both"/>
                                <w:rPr>
                                  <w:rFonts w:ascii="Arial" w:hAnsi="Arial" w:cs="Arial"/>
                                </w:rPr>
                              </w:pPr>
                              <w:r w:rsidRPr="000E2622">
                                <w:rPr>
                                  <w:rFonts w:ascii="Arial" w:hAnsi="Arial" w:cs="Arial"/>
                                  <w:b/>
                                  <w:bCs/>
                                </w:rPr>
                                <w:t>Figure S1 –</w:t>
                              </w:r>
                              <w:r w:rsidRPr="000E2622">
                                <w:rPr>
                                  <w:rFonts w:ascii="Arial" w:hAnsi="Arial" w:cs="Arial"/>
                                </w:rPr>
                                <w:t xml:space="preserve"> NMDS plot of wing cardenolides from wild-caught monarchs in the Mariana Islands. Butterflies from Guam (n = 54) and Rota (n = 27) generally had indistinguishable cardenolide profiles, consistent with both populations feeding primary on the numerically dominant host </w:t>
                              </w:r>
                              <w:r w:rsidRPr="000E2622">
                                <w:rPr>
                                  <w:rFonts w:ascii="Arial" w:hAnsi="Arial" w:cs="Arial"/>
                                  <w:i/>
                                  <w:iCs/>
                                </w:rPr>
                                <w:t>Asclepias curassavica</w:t>
                              </w:r>
                              <w:r w:rsidRPr="000E2622">
                                <w:rPr>
                                  <w:rFonts w:ascii="Arial" w:hAnsi="Arial" w:cs="Arial"/>
                                </w:rPr>
                                <w:t xml:space="preserve">. Monarchs from Saipan (n = 2) included one wild-caught individual with a cardenolide fingerprint consistent with developing on A. curassavica, as well as one monarch collected on the day of its emergence on an ornamental </w:t>
                              </w:r>
                              <w:r w:rsidRPr="000E2622">
                                <w:rPr>
                                  <w:rFonts w:ascii="Arial" w:hAnsi="Arial" w:cs="Arial"/>
                                  <w:i/>
                                  <w:iCs/>
                                </w:rPr>
                                <w:t>Calotropis gigantea</w:t>
                              </w:r>
                              <w:r w:rsidRPr="000E2622">
                                <w:rPr>
                                  <w:rFonts w:ascii="Arial" w:hAnsi="Arial" w:cs="Arial"/>
                                </w:rPr>
                                <w:t xml:space="preserve"> plant (point in lower right).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wpg:wgp>
                  </a:graphicData>
                </a:graphic>
                <wp14:sizeRelV relativeFrom="margin">
                  <wp14:pctHeight>0</wp14:pctHeight>
                </wp14:sizeRelV>
              </wp:anchor>
            </w:drawing>
          </mc:Choice>
          <mc:Fallback>
            <w:pict>
              <v:group w14:anchorId="2A38837D" id="Group 3" o:spid="_x0000_s1038" style="position:absolute;margin-left:0;margin-top:13.6pt;width:469pt;height:610.25pt;z-index:251643904;mso-height-relative:margin" coordsize="59566,77506"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">
                <v:shape id="Text Box 2" o:spid="_x0000_s1039" type="#_x0000_t202" style="position:absolute;top:62903;width:59566;height:14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" fillcolor="white [3201]" strokeweight=".5pt">
                  <v:textbox>
                    <w:txbxContent>
                      <w:p w14:paraId="2A7922C3" w14:textId="7E05F086" w:rsidR="00EF396F" w:rsidRPr="000E2622" w:rsidRDefault="00EF396F" w:rsidP="00EF396F">
                        <w:pPr>
                          <w:jc w:val="both"/>
                          <w:rPr>
                            <w:rFonts w:ascii="Arial" w:hAnsi="Arial" w:cs="Arial"/>
                          </w:rPr>
                        </w:pPr>
                        <w:r w:rsidRPr="000E2622">
                          <w:rPr>
                            <w:rFonts w:ascii="Arial" w:hAnsi="Arial" w:cs="Arial"/>
                            <w:b/>
                            <w:bCs/>
                          </w:rPr>
                          <w:t>Figure S1 –</w:t>
                        </w:r>
                        <w:r w:rsidRPr="000E2622">
                          <w:rPr>
                            <w:rFonts w:ascii="Arial" w:hAnsi="Arial" w:cs="Arial"/>
                          </w:rPr>
                          <w:t xml:space="preserve"> NMDS plot of wing cardenolides from wild-caught monarchs in the Mariana Islands. Butterflies from Guam (n = 54) and Rota (n = 27) generally had indistinguishable cardenolide profiles, consistent with both populations feeding primary on the numerically dominant host </w:t>
                        </w:r>
                        <w:r w:rsidRPr="000E2622">
                          <w:rPr>
                            <w:rFonts w:ascii="Arial" w:hAnsi="Arial" w:cs="Arial"/>
                            <w:i/>
                            <w:iCs/>
                          </w:rPr>
                          <w:t>Asclepias curassavica</w:t>
                        </w:r>
                        <w:r w:rsidRPr="000E2622">
                          <w:rPr>
                            <w:rFonts w:ascii="Arial" w:hAnsi="Arial" w:cs="Arial"/>
                          </w:rPr>
                          <w:t xml:space="preserve">. Monarchs from Saipan (n = 2) included one wild-caught individual with a cardenolide fingerprint consistent with developing on A. curassavica, as well as one monarch collected on the day of its emergence on an ornamental </w:t>
                        </w:r>
                        <w:r w:rsidRPr="000E2622">
                          <w:rPr>
                            <w:rFonts w:ascii="Arial" w:hAnsi="Arial" w:cs="Arial"/>
                            <w:i/>
                            <w:iCs/>
                          </w:rPr>
                          <w:t>Calotropis gigantea</w:t>
                        </w:r>
                        <w:r w:rsidRPr="000E2622">
                          <w:rPr>
                            <w:rFonts w:ascii="Arial" w:hAnsi="Arial" w:cs="Arial"/>
                          </w:rPr>
                          <w:t xml:space="preserve"> plant (point in lower right).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0" type="#_x0000_t75" style="position:absolute;width:59436;height:594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">
                  <v:imagedata r:id="rId5" o:title=""/>
                </v:shape>
              </v:group>
            </w:pict>
          </mc:Fallback>
        </mc:AlternateContent>
      </w:r>
    </w:p>
    <w:p w14:paraId="25874202" w14:textId="5EF3029E" w:rsidR="00EF396F" w:rsidRDefault="00EF396F">
      <w:r>
        <w:br w:type="page"/>
      </w:r>
    </w:p>
    <w:p w14:paraId="699096D5" w14:textId="2D5CB900" w:rsidR="000E2622" w:rsidRDefault="000E2622">
      <w:r>
        <w:rPr>
          <w:noProof/>
        </w:rPr>
        <w:lastRenderedPageBreak/>
        <mc:AlternateContent>
          <mc:Choice Requires="wps">
            <w:drawing>
              <wp:anchor distT="0" distB="0" distL="114300" distR="114300" simplePos="0" relativeHeight="251659264" behindDoc="0" locked="0" layoutInCell="1" allowOverlap="1" wp14:anchorId="3C33F2A0" wp14:editId="2F417546">
                <wp:simplePos x="0" y="0"/>
                <wp:positionH relativeFrom="column">
                  <wp:posOffset>0</wp:posOffset>
                </wp:positionH>
                <wp:positionV relativeFrom="paragraph">
                  <wp:posOffset>5953760</wp:posOffset>
                </wp:positionV>
                <wp:extent cx="5943600" cy="2316480"/>
                <wp:effectExtent l="0" t="0" r="12700" b="7620"/>
                <wp:wrapNone/>
                <wp:docPr id="29" name="Text Box 29"/>
                <wp:cNvGraphicFramePr/>
                <a:graphic xmlns:a="http://schemas.openxmlformats.org/drawingml/2006/main">
                  <a:graphicData uri="http://schemas.microsoft.com/office/word/2010/wordprocessingShape">
                    <wps:wsp>
                      <wps:cNvSpPr txBox="1"/>
                      <wps:spPr>
                        <a:xfrm>
                          <a:off x="0" y="0"/>
                          <a:ext cx="5943600" cy="2316480"/>
                        </a:xfrm>
                        <a:prstGeom prst="rect">
                          <a:avLst/>
                        </a:prstGeom>
                        <a:solidFill>
                          <a:schemeClr val="lt1"/>
                        </a:solidFill>
                        <a:ln w="6350">
                          <a:solidFill>
                            <a:prstClr val="black"/>
                          </a:solidFill>
                        </a:ln>
                      </wps:spPr>
                      <wps:txbx>
                        <w:txbxContent>
                          <w:p w14:paraId="27F63CA2" w14:textId="3510927A" w:rsidR="000E2622" w:rsidRPr="000E2622" w:rsidRDefault="000E2622" w:rsidP="000E2622">
                            <w:pPr>
                              <w:jc w:val="both"/>
                              <w:rPr>
                                <w:rFonts w:ascii="Arial" w:hAnsi="Arial" w:cs="Arial"/>
                              </w:rPr>
                            </w:pPr>
                            <w:r w:rsidRPr="000E2622">
                              <w:rPr>
                                <w:rFonts w:ascii="Arial" w:hAnsi="Arial" w:cs="Arial"/>
                                <w:b/>
                                <w:bCs/>
                              </w:rPr>
                              <w:t xml:space="preserve">Figure S2 – </w:t>
                            </w:r>
                            <w:r>
                              <w:rPr>
                                <w:rFonts w:ascii="Arial" w:hAnsi="Arial" w:cs="Arial"/>
                              </w:rPr>
                              <w:t>Pairwise correlations among the major compounds sequestered for each of the primary milkweed species of interest.</w:t>
                            </w:r>
                            <w:r w:rsidRPr="000E2622">
                              <w:rPr>
                                <w:rFonts w:ascii="Arial" w:hAnsi="Arial" w:cs="Arial"/>
                              </w:rPr>
                              <w:t xml:space="preserve"> </w:t>
                            </w:r>
                            <w:r>
                              <w:rPr>
                                <w:rFonts w:ascii="Arial" w:hAnsi="Arial" w:cs="Arial"/>
                              </w:rPr>
                              <w:t>The size of the circle corresponds to the strength of the correlation, with orange dots indicating positive correlations and blue dots indicating negative correlations. Most compounds were positively correlated with each other across butterflies, with a few exceptions. Individual</w:t>
                            </w:r>
                            <w:r w:rsidR="00496F28">
                              <w:rPr>
                                <w:rFonts w:ascii="Arial" w:hAnsi="Arial" w:cs="Arial"/>
                              </w:rPr>
                              <w:t xml:space="preserve"> compounds</w:t>
                            </w:r>
                            <w:r>
                              <w:rPr>
                                <w:rFonts w:ascii="Arial" w:hAnsi="Arial" w:cs="Arial"/>
                              </w:rPr>
                              <w:t xml:space="preserve"> are the same as those reported in Table S5: X5.933 is frugoside, X6.597 is calotropin, X7.403 is calactin, and X1.063 is aspecioside.</w:t>
                            </w:r>
                            <w:r w:rsidR="00DB0A8A">
                              <w:rPr>
                                <w:rFonts w:ascii="Arial" w:hAnsi="Arial" w:cs="Arial"/>
                              </w:rPr>
                              <w:t xml:space="preserve"> Numbers in compound names correspond to retention times.</w:t>
                            </w:r>
                            <w:r>
                              <w:rPr>
                                <w:rFonts w:ascii="Arial" w:hAnsi="Arial" w:cs="Arial"/>
                              </w:rPr>
                              <w:t xml:space="preserve"> </w:t>
                            </w:r>
                            <w:r w:rsidR="0046251B">
                              <w:rPr>
                                <w:rFonts w:ascii="Arial" w:hAnsi="Arial" w:cs="Arial"/>
                              </w:rPr>
                              <w:t xml:space="preserve">Note that only the six most abundant compounds from </w:t>
                            </w:r>
                            <w:r w:rsidR="0046251B" w:rsidRPr="0046251B">
                              <w:rPr>
                                <w:rFonts w:ascii="Arial" w:hAnsi="Arial" w:cs="Arial"/>
                                <w:i/>
                                <w:iCs/>
                              </w:rPr>
                              <w:t>A. curassavica</w:t>
                            </w:r>
                            <w:r w:rsidR="0046251B">
                              <w:rPr>
                                <w:rFonts w:ascii="Arial" w:hAnsi="Arial" w:cs="Arial"/>
                              </w:rPr>
                              <w:t xml:space="preserve"> and </w:t>
                            </w:r>
                            <w:r w:rsidR="0046251B" w:rsidRPr="0046251B">
                              <w:rPr>
                                <w:rFonts w:ascii="Arial" w:hAnsi="Arial" w:cs="Arial"/>
                                <w:i/>
                                <w:iCs/>
                              </w:rPr>
                              <w:t>G. physocarpus</w:t>
                            </w:r>
                            <w:r w:rsidR="0046251B">
                              <w:rPr>
                                <w:rFonts w:ascii="Arial" w:hAnsi="Arial" w:cs="Arial"/>
                              </w:rPr>
                              <w:t xml:space="preserve"> are shown, and only the five most abundant compounds are shown for </w:t>
                            </w:r>
                            <w:r w:rsidR="0046251B" w:rsidRPr="0046251B">
                              <w:rPr>
                                <w:rFonts w:ascii="Arial" w:hAnsi="Arial" w:cs="Arial"/>
                                <w:i/>
                                <w:iCs/>
                              </w:rPr>
                              <w:t>A. syriaca</w:t>
                            </w:r>
                            <w:r w:rsidR="0046251B">
                              <w:rPr>
                                <w:rFonts w:ascii="Arial" w:hAnsi="Arial" w:cs="Arial"/>
                              </w:rPr>
                              <w:t xml:space="preserve"> and </w:t>
                            </w:r>
                            <w:r w:rsidR="0046251B" w:rsidRPr="0046251B">
                              <w:rPr>
                                <w:rFonts w:ascii="Arial" w:hAnsi="Arial" w:cs="Arial"/>
                                <w:i/>
                                <w:iCs/>
                              </w:rPr>
                              <w:t>A. speciosa</w:t>
                            </w:r>
                            <w:r w:rsidR="0046251B">
                              <w:rPr>
                                <w:rFonts w:ascii="Arial" w:hAnsi="Arial" w:cs="Arial"/>
                              </w:rPr>
                              <w:t>.</w:t>
                            </w:r>
                            <w:r w:rsidR="00DB0A8A">
                              <w:rPr>
                                <w:rFonts w:ascii="Arial" w:hAnsi="Arial" w:cs="Arial"/>
                              </w:rPr>
                              <w:t xml:space="preserve"> Also note that data presented here reflect retention times generated for greenhouse-reared butterflies, which were analyzed on a separate instrument from wild-caught Guam and Rota butterflies.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3F2A0" id="Text Box 29" o:spid="_x0000_s1041" type="#_x0000_t202" style="position:absolute;margin-left:0;margin-top:468.8pt;width:468pt;height:18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" fillcolor="white [3201]" strokeweight=".5pt">
                <v:textbox>
                  <w:txbxContent>
                    <w:p w14:paraId="27F63CA2" w14:textId="3510927A" w:rsidR="000E2622" w:rsidRPr="000E2622" w:rsidRDefault="000E2622" w:rsidP="000E2622">
                      <w:pPr>
                        <w:jc w:val="both"/>
                        <w:rPr>
                          <w:rFonts w:ascii="Arial" w:hAnsi="Arial" w:cs="Arial"/>
                        </w:rPr>
                      </w:pPr>
                      <w:r w:rsidRPr="000E2622">
                        <w:rPr>
                          <w:rFonts w:ascii="Arial" w:hAnsi="Arial" w:cs="Arial"/>
                          <w:b/>
                          <w:bCs/>
                        </w:rPr>
                        <w:t xml:space="preserve">Figure S2 – </w:t>
                      </w:r>
                      <w:r>
                        <w:rPr>
                          <w:rFonts w:ascii="Arial" w:hAnsi="Arial" w:cs="Arial"/>
                        </w:rPr>
                        <w:t>Pairwise correlations among the major compounds sequestered for each of the primary milkweed species of interest.</w:t>
                      </w:r>
                      <w:r w:rsidRPr="000E2622">
                        <w:rPr>
                          <w:rFonts w:ascii="Arial" w:hAnsi="Arial" w:cs="Arial"/>
                        </w:rPr>
                        <w:t xml:space="preserve"> </w:t>
                      </w:r>
                      <w:r>
                        <w:rPr>
                          <w:rFonts w:ascii="Arial" w:hAnsi="Arial" w:cs="Arial"/>
                        </w:rPr>
                        <w:t>The size of the circle corresponds to the strength of the correlation, with orange dots indicating positive correlations and blue dots indicating negative correlations. Most compounds were positively correlated with each other across butterflies, with a few exceptions. Individual</w:t>
                      </w:r>
                      <w:r w:rsidR="00496F28">
                        <w:rPr>
                          <w:rFonts w:ascii="Arial" w:hAnsi="Arial" w:cs="Arial"/>
                        </w:rPr>
                        <w:t xml:space="preserve"> compounds</w:t>
                      </w:r>
                      <w:r>
                        <w:rPr>
                          <w:rFonts w:ascii="Arial" w:hAnsi="Arial" w:cs="Arial"/>
                        </w:rPr>
                        <w:t xml:space="preserve"> are the same as those reported in Table S5: X5.933 is frugoside, X6.597 is calotropin, X7.403 is calactin, and X1.063 is aspecioside.</w:t>
                      </w:r>
                      <w:r w:rsidR="00DB0A8A">
                        <w:rPr>
                          <w:rFonts w:ascii="Arial" w:hAnsi="Arial" w:cs="Arial"/>
                        </w:rPr>
                        <w:t xml:space="preserve"> Numbers in compound names correspond to retention times.</w:t>
                      </w:r>
                      <w:r>
                        <w:rPr>
                          <w:rFonts w:ascii="Arial" w:hAnsi="Arial" w:cs="Arial"/>
                        </w:rPr>
                        <w:t xml:space="preserve"> </w:t>
                      </w:r>
                      <w:r w:rsidR="0046251B">
                        <w:rPr>
                          <w:rFonts w:ascii="Arial" w:hAnsi="Arial" w:cs="Arial"/>
                        </w:rPr>
                        <w:t xml:space="preserve">Note that only the six most abundant compounds from </w:t>
                      </w:r>
                      <w:r w:rsidR="0046251B" w:rsidRPr="0046251B">
                        <w:rPr>
                          <w:rFonts w:ascii="Arial" w:hAnsi="Arial" w:cs="Arial"/>
                          <w:i/>
                          <w:iCs/>
                        </w:rPr>
                        <w:t>A. curassavica</w:t>
                      </w:r>
                      <w:r w:rsidR="0046251B">
                        <w:rPr>
                          <w:rFonts w:ascii="Arial" w:hAnsi="Arial" w:cs="Arial"/>
                        </w:rPr>
                        <w:t xml:space="preserve"> and </w:t>
                      </w:r>
                      <w:r w:rsidR="0046251B" w:rsidRPr="0046251B">
                        <w:rPr>
                          <w:rFonts w:ascii="Arial" w:hAnsi="Arial" w:cs="Arial"/>
                          <w:i/>
                          <w:iCs/>
                        </w:rPr>
                        <w:t>G. physocarpus</w:t>
                      </w:r>
                      <w:r w:rsidR="0046251B">
                        <w:rPr>
                          <w:rFonts w:ascii="Arial" w:hAnsi="Arial" w:cs="Arial"/>
                        </w:rPr>
                        <w:t xml:space="preserve"> are shown, and only the five most abundant compounds are shown for </w:t>
                      </w:r>
                      <w:r w:rsidR="0046251B" w:rsidRPr="0046251B">
                        <w:rPr>
                          <w:rFonts w:ascii="Arial" w:hAnsi="Arial" w:cs="Arial"/>
                          <w:i/>
                          <w:iCs/>
                        </w:rPr>
                        <w:t>A. syriaca</w:t>
                      </w:r>
                      <w:r w:rsidR="0046251B">
                        <w:rPr>
                          <w:rFonts w:ascii="Arial" w:hAnsi="Arial" w:cs="Arial"/>
                        </w:rPr>
                        <w:t xml:space="preserve"> and </w:t>
                      </w:r>
                      <w:r w:rsidR="0046251B" w:rsidRPr="0046251B">
                        <w:rPr>
                          <w:rFonts w:ascii="Arial" w:hAnsi="Arial" w:cs="Arial"/>
                          <w:i/>
                          <w:iCs/>
                        </w:rPr>
                        <w:t>A. speciosa</w:t>
                      </w:r>
                      <w:r w:rsidR="0046251B">
                        <w:rPr>
                          <w:rFonts w:ascii="Arial" w:hAnsi="Arial" w:cs="Arial"/>
                        </w:rPr>
                        <w:t>.</w:t>
                      </w:r>
                      <w:r w:rsidR="00DB0A8A">
                        <w:rPr>
                          <w:rFonts w:ascii="Arial" w:hAnsi="Arial" w:cs="Arial"/>
                        </w:rPr>
                        <w:t xml:space="preserve"> Also note that data presented here reflect retention times generated for greenhouse-reared butterflies, which were analyzed on a separate instrument from wild-caught Guam and Rota butterflies.</w:t>
                      </w:r>
                    </w:p>
                  </w:txbxContent>
                </v:textbox>
              </v:shape>
            </w:pict>
          </mc:Fallback>
        </mc:AlternateContent>
      </w:r>
      <w:r>
        <w:rPr>
          <w:noProof/>
        </w:rPr>
        <w:drawing>
          <wp:inline distT="0" distB="0" distL="0" distR="0" wp14:anchorId="620591DC" wp14:editId="7D3CC562">
            <wp:extent cx="5943600" cy="594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br w:type="page"/>
      </w:r>
    </w:p>
    <w:p w14:paraId="0E35430E" w14:textId="26743B03" w:rsidR="004A558C" w:rsidRDefault="00FC35E9">
      <w:r>
        <w:rPr>
          <w:noProof/>
        </w:rPr>
        <w:lastRenderedPageBreak/>
        <mc:AlternateContent>
          <mc:Choice Requires="wps">
            <w:drawing>
              <wp:anchor distT="0" distB="0" distL="114300" distR="114300" simplePos="0" relativeHeight="251657216" behindDoc="0" locked="0" layoutInCell="1" allowOverlap="1" wp14:anchorId="62B7F8CB" wp14:editId="1F6D4155">
                <wp:simplePos x="0" y="0"/>
                <wp:positionH relativeFrom="column">
                  <wp:posOffset>0</wp:posOffset>
                </wp:positionH>
                <wp:positionV relativeFrom="paragraph">
                  <wp:posOffset>5943600</wp:posOffset>
                </wp:positionV>
                <wp:extent cx="5943600" cy="1316736"/>
                <wp:effectExtent l="0" t="0" r="12700" b="17145"/>
                <wp:wrapNone/>
                <wp:docPr id="26" name="Text Box 26"/>
                <wp:cNvGraphicFramePr/>
                <a:graphic xmlns:a="http://schemas.openxmlformats.org/drawingml/2006/main">
                  <a:graphicData uri="http://schemas.microsoft.com/office/word/2010/wordprocessingShape">
                    <wps:wsp>
                      <wps:cNvSpPr txBox="1"/>
                      <wps:spPr>
                        <a:xfrm>
                          <a:off x="0" y="0"/>
                          <a:ext cx="5943600" cy="1316736"/>
                        </a:xfrm>
                        <a:prstGeom prst="rect">
                          <a:avLst/>
                        </a:prstGeom>
                        <a:solidFill>
                          <a:schemeClr val="lt1"/>
                        </a:solidFill>
                        <a:ln w="6350">
                          <a:solidFill>
                            <a:prstClr val="black"/>
                          </a:solidFill>
                        </a:ln>
                      </wps:spPr>
                      <wps:txbx>
                        <w:txbxContent>
                          <w:p w14:paraId="160ABD62" w14:textId="04B527D5" w:rsidR="00FC35E9" w:rsidRPr="000E2622" w:rsidRDefault="00FC35E9" w:rsidP="00FC35E9">
                            <w:pPr>
                              <w:jc w:val="both"/>
                              <w:rPr>
                                <w:rFonts w:ascii="Arial" w:hAnsi="Arial" w:cs="Arial"/>
                              </w:rPr>
                            </w:pPr>
                            <w:r w:rsidRPr="000E2622">
                              <w:rPr>
                                <w:rFonts w:ascii="Arial" w:hAnsi="Arial" w:cs="Arial"/>
                                <w:b/>
                                <w:bCs/>
                              </w:rPr>
                              <w:t>Figure S</w:t>
                            </w:r>
                            <w:r w:rsidR="0046251B">
                              <w:rPr>
                                <w:rFonts w:ascii="Arial" w:hAnsi="Arial" w:cs="Arial"/>
                                <w:b/>
                                <w:bCs/>
                              </w:rPr>
                              <w:t>3</w:t>
                            </w:r>
                            <w:r w:rsidRPr="000E2622">
                              <w:rPr>
                                <w:rFonts w:ascii="Arial" w:hAnsi="Arial" w:cs="Arial"/>
                                <w:b/>
                                <w:bCs/>
                              </w:rPr>
                              <w:t xml:space="preserve"> – </w:t>
                            </w:r>
                            <w:r w:rsidRPr="000E2622">
                              <w:rPr>
                                <w:rFonts w:ascii="Arial" w:hAnsi="Arial" w:cs="Arial"/>
                              </w:rPr>
                              <w:t xml:space="preserve">Multivariate disparity in sequestered cardenolide profiles, shown separately for each milkweed species. Results shown are based on a single overall dissimilarity matrix but are faceted by milkweed species. Ellipses correspond to the 95% confidence profiles and were generated using the </w:t>
                            </w:r>
                            <w:proofErr w:type="spellStart"/>
                            <w:r w:rsidRPr="000E2622">
                              <w:rPr>
                                <w:rFonts w:ascii="Arial" w:hAnsi="Arial" w:cs="Arial"/>
                              </w:rPr>
                              <w:t>stat_ellipse</w:t>
                            </w:r>
                            <w:proofErr w:type="spellEnd"/>
                            <w:r w:rsidRPr="000E2622">
                              <w:rPr>
                                <w:rFonts w:ascii="Arial" w:hAnsi="Arial" w:cs="Arial"/>
                              </w:rPr>
                              <w:t xml:space="preserve"> function. All populations appear to have generally similar overall multivariate </w:t>
                            </w:r>
                            <w:r w:rsidR="00716845" w:rsidRPr="000E2622">
                              <w:rPr>
                                <w:rFonts w:ascii="Arial" w:hAnsi="Arial" w:cs="Arial"/>
                              </w:rPr>
                              <w:t>sequestration</w:t>
                            </w:r>
                            <w:r w:rsidRPr="000E2622">
                              <w:rPr>
                                <w:rFonts w:ascii="Arial" w:hAnsi="Arial" w:cs="Arial"/>
                              </w:rPr>
                              <w:t xml:space="preserve"> profiles, with the potential exceptions of Puerto Rican monarchs reared on </w:t>
                            </w:r>
                            <w:r w:rsidRPr="000E2622">
                              <w:rPr>
                                <w:rFonts w:ascii="Arial" w:hAnsi="Arial" w:cs="Arial"/>
                                <w:i/>
                                <w:iCs/>
                              </w:rPr>
                              <w:t>A. speciosa</w:t>
                            </w:r>
                            <w:r w:rsidRPr="000E2622">
                              <w:rPr>
                                <w:rFonts w:ascii="Arial" w:hAnsi="Arial" w:cs="Arial"/>
                              </w:rPr>
                              <w:t xml:space="preserve"> and especially on </w:t>
                            </w:r>
                            <w:r w:rsidRPr="000E2622">
                              <w:rPr>
                                <w:rFonts w:ascii="Arial" w:hAnsi="Arial" w:cs="Arial"/>
                                <w:i/>
                                <w:iCs/>
                              </w:rPr>
                              <w:t>A. syriaca</w:t>
                            </w:r>
                            <w:r w:rsidRPr="000E2622">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F8CB" id="Text Box 26" o:spid="_x0000_s1042" type="#_x0000_t202" style="position:absolute;margin-left:0;margin-top:468pt;width:468pt;height:103.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" fillcolor="white [3201]" strokeweight=".5pt">
                <v:textbox>
                  <w:txbxContent>
                    <w:p w14:paraId="160ABD62" w14:textId="04B527D5" w:rsidR="00FC35E9" w:rsidRPr="000E2622" w:rsidRDefault="00FC35E9" w:rsidP="00FC35E9">
                      <w:pPr>
                        <w:jc w:val="both"/>
                        <w:rPr>
                          <w:rFonts w:ascii="Arial" w:hAnsi="Arial" w:cs="Arial"/>
                        </w:rPr>
                      </w:pPr>
                      <w:r w:rsidRPr="000E2622">
                        <w:rPr>
                          <w:rFonts w:ascii="Arial" w:hAnsi="Arial" w:cs="Arial"/>
                          <w:b/>
                          <w:bCs/>
                        </w:rPr>
                        <w:t>Figure S</w:t>
                      </w:r>
                      <w:r w:rsidR="0046251B">
                        <w:rPr>
                          <w:rFonts w:ascii="Arial" w:hAnsi="Arial" w:cs="Arial"/>
                          <w:b/>
                          <w:bCs/>
                        </w:rPr>
                        <w:t>3</w:t>
                      </w:r>
                      <w:r w:rsidRPr="000E2622">
                        <w:rPr>
                          <w:rFonts w:ascii="Arial" w:hAnsi="Arial" w:cs="Arial"/>
                          <w:b/>
                          <w:bCs/>
                        </w:rPr>
                        <w:t xml:space="preserve"> – </w:t>
                      </w:r>
                      <w:r w:rsidRPr="000E2622">
                        <w:rPr>
                          <w:rFonts w:ascii="Arial" w:hAnsi="Arial" w:cs="Arial"/>
                        </w:rPr>
                        <w:t xml:space="preserve">Multivariate disparity in sequestered cardenolide profiles, shown separately for each milkweed species. Results shown are based on a single overall dissimilarity matrix but are faceted by milkweed species. Ellipses correspond to the 95% confidence profiles and were generated using the </w:t>
                      </w:r>
                      <w:proofErr w:type="spellStart"/>
                      <w:r w:rsidRPr="000E2622">
                        <w:rPr>
                          <w:rFonts w:ascii="Arial" w:hAnsi="Arial" w:cs="Arial"/>
                        </w:rPr>
                        <w:t>stat_ellipse</w:t>
                      </w:r>
                      <w:proofErr w:type="spellEnd"/>
                      <w:r w:rsidRPr="000E2622">
                        <w:rPr>
                          <w:rFonts w:ascii="Arial" w:hAnsi="Arial" w:cs="Arial"/>
                        </w:rPr>
                        <w:t xml:space="preserve"> function. All populations appear to have generally similar overall multivariate </w:t>
                      </w:r>
                      <w:r w:rsidR="00716845" w:rsidRPr="000E2622">
                        <w:rPr>
                          <w:rFonts w:ascii="Arial" w:hAnsi="Arial" w:cs="Arial"/>
                        </w:rPr>
                        <w:t>sequestration</w:t>
                      </w:r>
                      <w:r w:rsidRPr="000E2622">
                        <w:rPr>
                          <w:rFonts w:ascii="Arial" w:hAnsi="Arial" w:cs="Arial"/>
                        </w:rPr>
                        <w:t xml:space="preserve"> profiles, with the potential exceptions of Puerto Rican monarchs reared on </w:t>
                      </w:r>
                      <w:r w:rsidRPr="000E2622">
                        <w:rPr>
                          <w:rFonts w:ascii="Arial" w:hAnsi="Arial" w:cs="Arial"/>
                          <w:i/>
                          <w:iCs/>
                        </w:rPr>
                        <w:t>A. speciosa</w:t>
                      </w:r>
                      <w:r w:rsidRPr="000E2622">
                        <w:rPr>
                          <w:rFonts w:ascii="Arial" w:hAnsi="Arial" w:cs="Arial"/>
                        </w:rPr>
                        <w:t xml:space="preserve"> and especially on </w:t>
                      </w:r>
                      <w:r w:rsidRPr="000E2622">
                        <w:rPr>
                          <w:rFonts w:ascii="Arial" w:hAnsi="Arial" w:cs="Arial"/>
                          <w:i/>
                          <w:iCs/>
                        </w:rPr>
                        <w:t>A. syriaca</w:t>
                      </w:r>
                      <w:r w:rsidRPr="000E2622">
                        <w:rPr>
                          <w:rFonts w:ascii="Arial" w:hAnsi="Arial" w:cs="Arial"/>
                        </w:rPr>
                        <w:t xml:space="preserve">. </w:t>
                      </w:r>
                    </w:p>
                  </w:txbxContent>
                </v:textbox>
              </v:shape>
            </w:pict>
          </mc:Fallback>
        </mc:AlternateContent>
      </w:r>
      <w:r w:rsidR="004A558C">
        <w:rPr>
          <w:noProof/>
        </w:rPr>
        <w:drawing>
          <wp:anchor distT="0" distB="0" distL="114300" distR="114300" simplePos="0" relativeHeight="251656192" behindDoc="0" locked="0" layoutInCell="1" allowOverlap="1" wp14:anchorId="03AA3784" wp14:editId="3D700FC1">
            <wp:simplePos x="0" y="0"/>
            <wp:positionH relativeFrom="column">
              <wp:posOffset>0</wp:posOffset>
            </wp:positionH>
            <wp:positionV relativeFrom="paragraph">
              <wp:posOffset>0</wp:posOffset>
            </wp:positionV>
            <wp:extent cx="5943600" cy="59436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4A558C">
        <w:br w:type="page"/>
      </w:r>
    </w:p>
    <w:p w14:paraId="2A69E967" w14:textId="06CAC77D" w:rsidR="00B95A45" w:rsidRDefault="00B95A45">
      <w:r>
        <w:rPr>
          <w:noProof/>
        </w:rPr>
        <w:lastRenderedPageBreak/>
        <mc:AlternateContent>
          <mc:Choice Requires="wps">
            <w:drawing>
              <wp:anchor distT="0" distB="0" distL="114300" distR="114300" simplePos="0" relativeHeight="251668480" behindDoc="0" locked="0" layoutInCell="1" allowOverlap="1" wp14:anchorId="4B607D46" wp14:editId="0F192998">
                <wp:simplePos x="0" y="0"/>
                <wp:positionH relativeFrom="column">
                  <wp:posOffset>-310</wp:posOffset>
                </wp:positionH>
                <wp:positionV relativeFrom="paragraph">
                  <wp:posOffset>4304325</wp:posOffset>
                </wp:positionV>
                <wp:extent cx="5943600" cy="1416205"/>
                <wp:effectExtent l="0" t="0" r="12700" b="19050"/>
                <wp:wrapNone/>
                <wp:docPr id="17" name="Text Box 17"/>
                <wp:cNvGraphicFramePr/>
                <a:graphic xmlns:a="http://schemas.openxmlformats.org/drawingml/2006/main">
                  <a:graphicData uri="http://schemas.microsoft.com/office/word/2010/wordprocessingShape">
                    <wps:wsp>
                      <wps:cNvSpPr txBox="1"/>
                      <wps:spPr>
                        <a:xfrm>
                          <a:off x="0" y="0"/>
                          <a:ext cx="5943600" cy="1416205"/>
                        </a:xfrm>
                        <a:prstGeom prst="rect">
                          <a:avLst/>
                        </a:prstGeom>
                        <a:solidFill>
                          <a:schemeClr val="lt1"/>
                        </a:solidFill>
                        <a:ln w="6350">
                          <a:solidFill>
                            <a:prstClr val="black"/>
                          </a:solidFill>
                        </a:ln>
                      </wps:spPr>
                      <wps:txbx>
                        <w:txbxContent>
                          <w:p w14:paraId="0086B669" w14:textId="5FEAE75B" w:rsidR="00B95A45" w:rsidRPr="00B95A45" w:rsidRDefault="00B95A45" w:rsidP="00B95A45">
                            <w:pPr>
                              <w:jc w:val="both"/>
                              <w:rPr>
                                <w:rFonts w:ascii="Arial" w:hAnsi="Arial" w:cs="Arial"/>
                              </w:rPr>
                            </w:pPr>
                            <w:r w:rsidRPr="00B95A45">
                              <w:rPr>
                                <w:rFonts w:ascii="Arial" w:hAnsi="Arial" w:cs="Arial"/>
                                <w:b/>
                                <w:bCs/>
                              </w:rPr>
                              <w:t>Figure S4</w:t>
                            </w:r>
                            <w:r w:rsidRPr="00B95A45">
                              <w:rPr>
                                <w:rFonts w:ascii="Arial" w:hAnsi="Arial" w:cs="Arial"/>
                              </w:rPr>
                              <w:t xml:space="preserve"> – Example of chromatograms from two monarchs reared on </w:t>
                            </w:r>
                            <w:r w:rsidRPr="00991FF7">
                              <w:rPr>
                                <w:rFonts w:ascii="Arial" w:hAnsi="Arial" w:cs="Arial"/>
                                <w:i/>
                                <w:iCs/>
                                <w:rPrChange w:id="4380" w:author="Micah Freedman" w:date="2022-03-20T14:20:00Z">
                                  <w:rPr>
                                    <w:rFonts w:ascii="Arial" w:hAnsi="Arial" w:cs="Arial"/>
                                  </w:rPr>
                                </w:rPrChange>
                              </w:rPr>
                              <w:t>A. syriaca</w:t>
                            </w:r>
                            <w:r w:rsidRPr="00B95A45">
                              <w:rPr>
                                <w:rFonts w:ascii="Arial" w:hAnsi="Arial" w:cs="Arial"/>
                              </w:rPr>
                              <w:t>. Australian monarchs (cyan), despite more than 150 years isolated from this ancestral North American host, still retain their ability to sequester normally. By contrast, Puerto Rican monarchs</w:t>
                            </w:r>
                            <w:ins w:id="4381" w:author="Micah Freedman" w:date="2022-03-20T14:20:00Z">
                              <w:r w:rsidR="00991FF7">
                                <w:rPr>
                                  <w:rFonts w:ascii="Arial" w:hAnsi="Arial" w:cs="Arial"/>
                                </w:rPr>
                                <w:t xml:space="preserve"> (orange)</w:t>
                              </w:r>
                            </w:ins>
                            <w:r w:rsidRPr="00B95A45">
                              <w:rPr>
                                <w:rFonts w:ascii="Arial" w:hAnsi="Arial" w:cs="Arial"/>
                              </w:rPr>
                              <w:t xml:space="preserve"> sequester poorly from </w:t>
                            </w:r>
                            <w:r w:rsidRPr="00991FF7">
                              <w:rPr>
                                <w:rFonts w:ascii="Arial" w:hAnsi="Arial" w:cs="Arial"/>
                                <w:i/>
                                <w:iCs/>
                                <w:rPrChange w:id="4382" w:author="Micah Freedman" w:date="2022-03-20T14:20:00Z">
                                  <w:rPr>
                                    <w:rFonts w:ascii="Arial" w:hAnsi="Arial" w:cs="Arial"/>
                                  </w:rPr>
                                </w:rPrChange>
                              </w:rPr>
                              <w:t>A. syriaca</w:t>
                            </w:r>
                            <w:r w:rsidRPr="00B95A45">
                              <w:rPr>
                                <w:rFonts w:ascii="Arial" w:hAnsi="Arial" w:cs="Arial"/>
                              </w:rPr>
                              <w:t>, with average total cardenolide concentrations that are more than five times lower than all other populations. Sequestration of aspecioside in Puerto Rican populations is especially poor, with average concentrations that are nearly 25 times lower.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607D46" id="Text Box 17" o:spid="_x0000_s1043" type="#_x0000_t202" style="position:absolute;margin-left:0;margin-top:338.9pt;width:468pt;height:11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" fillcolor="white [3201]" strokeweight=".5pt">
                <v:textbox>
                  <w:txbxContent>
                    <w:p w14:paraId="0086B669" w14:textId="5FEAE75B" w:rsidR="00B95A45" w:rsidRPr="00B95A45" w:rsidRDefault="00B95A45" w:rsidP="00B95A45">
                      <w:pPr>
                        <w:jc w:val="both"/>
                        <w:rPr>
                          <w:rFonts w:ascii="Arial" w:hAnsi="Arial" w:cs="Arial"/>
                        </w:rPr>
                      </w:pPr>
                      <w:r w:rsidRPr="00B95A45">
                        <w:rPr>
                          <w:rFonts w:ascii="Arial" w:hAnsi="Arial" w:cs="Arial"/>
                          <w:b/>
                          <w:bCs/>
                        </w:rPr>
                        <w:t>Figure S4</w:t>
                      </w:r>
                      <w:r w:rsidRPr="00B95A45">
                        <w:rPr>
                          <w:rFonts w:ascii="Arial" w:hAnsi="Arial" w:cs="Arial"/>
                        </w:rPr>
                        <w:t xml:space="preserve"> – Example of chromatograms from two monarchs reared on </w:t>
                      </w:r>
                      <w:r w:rsidRPr="00991FF7">
                        <w:rPr>
                          <w:rFonts w:ascii="Arial" w:hAnsi="Arial" w:cs="Arial"/>
                          <w:i/>
                          <w:iCs/>
                          <w:rPrChange w:id="4383" w:author="Micah Freedman" w:date="2022-03-20T14:20:00Z">
                            <w:rPr>
                              <w:rFonts w:ascii="Arial" w:hAnsi="Arial" w:cs="Arial"/>
                            </w:rPr>
                          </w:rPrChange>
                        </w:rPr>
                        <w:t>A. syriaca</w:t>
                      </w:r>
                      <w:r w:rsidRPr="00B95A45">
                        <w:rPr>
                          <w:rFonts w:ascii="Arial" w:hAnsi="Arial" w:cs="Arial"/>
                        </w:rPr>
                        <w:t>. Australian monarchs (cyan), despite more than 150 years isolated from this ancestral North American host, still retain their ability to sequester normally. By contrast, Puerto Rican monarchs</w:t>
                      </w:r>
                      <w:ins w:id="4384" w:author="Micah Freedman" w:date="2022-03-20T14:20:00Z">
                        <w:r w:rsidR="00991FF7">
                          <w:rPr>
                            <w:rFonts w:ascii="Arial" w:hAnsi="Arial" w:cs="Arial"/>
                          </w:rPr>
                          <w:t xml:space="preserve"> (orange)</w:t>
                        </w:r>
                      </w:ins>
                      <w:r w:rsidRPr="00B95A45">
                        <w:rPr>
                          <w:rFonts w:ascii="Arial" w:hAnsi="Arial" w:cs="Arial"/>
                        </w:rPr>
                        <w:t xml:space="preserve"> sequester poorly from </w:t>
                      </w:r>
                      <w:r w:rsidRPr="00991FF7">
                        <w:rPr>
                          <w:rFonts w:ascii="Arial" w:hAnsi="Arial" w:cs="Arial"/>
                          <w:i/>
                          <w:iCs/>
                          <w:rPrChange w:id="4385" w:author="Micah Freedman" w:date="2022-03-20T14:20:00Z">
                            <w:rPr>
                              <w:rFonts w:ascii="Arial" w:hAnsi="Arial" w:cs="Arial"/>
                            </w:rPr>
                          </w:rPrChange>
                        </w:rPr>
                        <w:t>A. syriaca</w:t>
                      </w:r>
                      <w:r w:rsidRPr="00B95A45">
                        <w:rPr>
                          <w:rFonts w:ascii="Arial" w:hAnsi="Arial" w:cs="Arial"/>
                        </w:rPr>
                        <w:t>, with average total cardenolide concentrations that are more than five times lower than all other populations. Sequestration of aspecioside in Puerto Rican populations is especially poor, with average concentrations that are nearly 25 times lower.</w:t>
                      </w:r>
                    </w:p>
                  </w:txbxContent>
                </v:textbox>
              </v:shape>
            </w:pict>
          </mc:Fallback>
        </mc:AlternateContent>
      </w:r>
      <w:r>
        <w:rPr>
          <w:noProof/>
        </w:rPr>
        <w:drawing>
          <wp:anchor distT="0" distB="0" distL="114300" distR="114300" simplePos="0" relativeHeight="251667456" behindDoc="0" locked="0" layoutInCell="1" allowOverlap="1" wp14:anchorId="7B8B8BFD" wp14:editId="535D74D3">
            <wp:simplePos x="0" y="0"/>
            <wp:positionH relativeFrom="column">
              <wp:posOffset>0</wp:posOffset>
            </wp:positionH>
            <wp:positionV relativeFrom="paragraph">
              <wp:posOffset>0</wp:posOffset>
            </wp:positionV>
            <wp:extent cx="5943600" cy="42456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14:sizeRelH relativeFrom="page">
              <wp14:pctWidth>0</wp14:pctWidth>
            </wp14:sizeRelH>
            <wp14:sizeRelV relativeFrom="page">
              <wp14:pctHeight>0</wp14:pctHeight>
            </wp14:sizeRelV>
          </wp:anchor>
        </w:drawing>
      </w:r>
      <w:r>
        <w:br w:type="page"/>
      </w:r>
    </w:p>
    <w:p w14:paraId="06BC7116" w14:textId="05CE17D2" w:rsidR="0046251B" w:rsidRDefault="001A3FA1">
      <w:r>
        <w:rPr>
          <w:noProof/>
        </w:rPr>
        <w:lastRenderedPageBreak/>
        <mc:AlternateContent>
          <mc:Choice Requires="wps">
            <w:drawing>
              <wp:anchor distT="0" distB="0" distL="114300" distR="114300" simplePos="0" relativeHeight="251664384" behindDoc="0" locked="0" layoutInCell="1" allowOverlap="1" wp14:anchorId="0A205C9A" wp14:editId="43579CDE">
                <wp:simplePos x="0" y="0"/>
                <wp:positionH relativeFrom="column">
                  <wp:posOffset>0</wp:posOffset>
                </wp:positionH>
                <wp:positionV relativeFrom="paragraph">
                  <wp:posOffset>3348111</wp:posOffset>
                </wp:positionV>
                <wp:extent cx="5943600" cy="2082018"/>
                <wp:effectExtent l="0" t="0" r="12700" b="13970"/>
                <wp:wrapNone/>
                <wp:docPr id="31" name="Text Box 31"/>
                <wp:cNvGraphicFramePr/>
                <a:graphic xmlns:a="http://schemas.openxmlformats.org/drawingml/2006/main">
                  <a:graphicData uri="http://schemas.microsoft.com/office/word/2010/wordprocessingShape">
                    <wps:wsp>
                      <wps:cNvSpPr txBox="1"/>
                      <wps:spPr>
                        <a:xfrm>
                          <a:off x="0" y="0"/>
                          <a:ext cx="5943600" cy="2082018"/>
                        </a:xfrm>
                        <a:prstGeom prst="rect">
                          <a:avLst/>
                        </a:prstGeom>
                        <a:solidFill>
                          <a:schemeClr val="lt1"/>
                        </a:solidFill>
                        <a:ln w="6350">
                          <a:solidFill>
                            <a:prstClr val="black"/>
                          </a:solidFill>
                        </a:ln>
                      </wps:spPr>
                      <wps:txbx>
                        <w:txbxContent>
                          <w:p w14:paraId="1CD61D7F" w14:textId="2B569EF7" w:rsidR="001A3FA1" w:rsidRPr="001A3FA1" w:rsidRDefault="001A3FA1" w:rsidP="001A3FA1">
                            <w:pPr>
                              <w:jc w:val="both"/>
                              <w:rPr>
                                <w:rFonts w:ascii="Arial" w:hAnsi="Arial" w:cs="Arial"/>
                              </w:rPr>
                            </w:pPr>
                            <w:r w:rsidRPr="0046251B">
                              <w:rPr>
                                <w:rFonts w:ascii="Arial" w:hAnsi="Arial" w:cs="Arial"/>
                                <w:b/>
                                <w:bCs/>
                              </w:rPr>
                              <w:t xml:space="preserve">Figure </w:t>
                            </w:r>
                            <w:r>
                              <w:rPr>
                                <w:rFonts w:ascii="Arial" w:hAnsi="Arial" w:cs="Arial"/>
                                <w:b/>
                                <w:bCs/>
                              </w:rPr>
                              <w:t>S</w:t>
                            </w:r>
                            <w:r w:rsidR="00B95A45">
                              <w:rPr>
                                <w:rFonts w:ascii="Arial" w:hAnsi="Arial" w:cs="Arial"/>
                                <w:b/>
                                <w:bCs/>
                              </w:rPr>
                              <w:t>5</w:t>
                            </w:r>
                            <w:r w:rsidRPr="0046251B">
                              <w:rPr>
                                <w:rFonts w:ascii="Arial" w:hAnsi="Arial" w:cs="Arial"/>
                                <w:b/>
                                <w:bCs/>
                              </w:rPr>
                              <w:t xml:space="preserve"> –</w:t>
                            </w:r>
                            <w:r w:rsidRPr="0046251B">
                              <w:rPr>
                                <w:rFonts w:ascii="Arial" w:hAnsi="Arial" w:cs="Arial"/>
                              </w:rPr>
                              <w:t xml:space="preserve"> </w:t>
                            </w:r>
                            <w:r>
                              <w:rPr>
                                <w:rFonts w:ascii="Arial" w:hAnsi="Arial" w:cs="Arial"/>
                              </w:rPr>
                              <w:t xml:space="preserve">Accounting for development time does not meaningfully impact inferences related to cardenolide sequestration. (A) </w:t>
                            </w:r>
                            <w:del w:id="4386" w:author="Micah Freedman" w:date="2022-03-22T01:54:00Z">
                              <w:r w:rsidDel="00A635D3">
                                <w:rPr>
                                  <w:rFonts w:ascii="Arial" w:hAnsi="Arial" w:cs="Arial"/>
                                </w:rPr>
                                <w:delText xml:space="preserve">Cardenolide sequestration efficiency, measured as </w:delText>
                              </w:r>
                            </w:del>
                            <w:ins w:id="4387" w:author="Micah Freedman" w:date="2022-03-22T01:54:00Z">
                              <w:r w:rsidR="00A635D3">
                                <w:rPr>
                                  <w:rFonts w:ascii="Arial" w:hAnsi="Arial" w:cs="Arial"/>
                                </w:rPr>
                                <w:t>C</w:t>
                              </w:r>
                            </w:ins>
                            <w:del w:id="4388" w:author="Micah Freedman" w:date="2022-03-22T01:54:00Z">
                              <w:r w:rsidDel="00A635D3">
                                <w:rPr>
                                  <w:rFonts w:ascii="Arial" w:hAnsi="Arial" w:cs="Arial"/>
                                </w:rPr>
                                <w:delText>c</w:delText>
                              </w:r>
                            </w:del>
                            <w:r>
                              <w:rPr>
                                <w:rFonts w:ascii="Arial" w:hAnsi="Arial" w:cs="Arial"/>
                              </w:rPr>
                              <w:t xml:space="preserve">ardenolide concentration divided by days from hatching to eclosion, for each </w:t>
                            </w:r>
                            <w:r w:rsidRPr="001A3FA1">
                              <w:rPr>
                                <w:rFonts w:ascii="Arial" w:hAnsi="Arial" w:cs="Arial"/>
                                <w:i/>
                                <w:iCs/>
                              </w:rPr>
                              <w:t>population x species</w:t>
                            </w:r>
                            <w:r>
                              <w:rPr>
                                <w:rFonts w:ascii="Arial" w:hAnsi="Arial" w:cs="Arial"/>
                              </w:rPr>
                              <w:t xml:space="preserve"> combination. Note that the results are virtually indistinguishable from those shown in Figure 4A. (B) Comparison of cardenolide concentration and </w:t>
                            </w:r>
                            <w:ins w:id="4389" w:author="Micah Freedman" w:date="2022-03-22T01:54:00Z">
                              <w:r w:rsidR="00A635D3">
                                <w:rPr>
                                  <w:rFonts w:ascii="Arial" w:hAnsi="Arial" w:cs="Arial"/>
                                </w:rPr>
                                <w:t xml:space="preserve">development-adjusted </w:t>
                              </w:r>
                            </w:ins>
                            <w:r>
                              <w:rPr>
                                <w:rFonts w:ascii="Arial" w:hAnsi="Arial" w:cs="Arial"/>
                              </w:rPr>
                              <w:t xml:space="preserve">cardenolide sequestration </w:t>
                            </w:r>
                            <w:del w:id="4390" w:author="Micah Freedman" w:date="2022-03-22T01:54:00Z">
                              <w:r w:rsidDel="00A635D3">
                                <w:rPr>
                                  <w:rFonts w:ascii="Arial" w:hAnsi="Arial" w:cs="Arial"/>
                                </w:rPr>
                                <w:delText xml:space="preserve">efficiency </w:delText>
                              </w:r>
                            </w:del>
                            <w:r>
                              <w:rPr>
                                <w:rFonts w:ascii="Arial" w:hAnsi="Arial" w:cs="Arial"/>
                              </w:rPr>
                              <w:t xml:space="preserve">for Puerto Rican monarchs versus all other monarch populations. Puerto Rican monarchs had modestly slower development time than all other populations across all hosts (see Freedman et al. 2020a), but still had the highest </w:t>
                            </w:r>
                            <w:del w:id="4391" w:author="Micah Freedman" w:date="2022-03-22T01:54:00Z">
                              <w:r w:rsidDel="00A635D3">
                                <w:rPr>
                                  <w:rFonts w:ascii="Arial" w:hAnsi="Arial" w:cs="Arial"/>
                                </w:rPr>
                                <w:delText>sequestration efficiency</w:delText>
                              </w:r>
                            </w:del>
                            <w:ins w:id="4392" w:author="Micah Freedman" w:date="2022-03-22T01:54:00Z">
                              <w:r w:rsidR="00A635D3">
                                <w:rPr>
                                  <w:rFonts w:ascii="Arial" w:hAnsi="Arial" w:cs="Arial"/>
                                </w:rPr>
                                <w:t>levels of sequestration</w:t>
                              </w:r>
                            </w:ins>
                            <w:r>
                              <w:rPr>
                                <w:rFonts w:ascii="Arial" w:hAnsi="Arial" w:cs="Arial"/>
                              </w:rPr>
                              <w:t xml:space="preserve"> on </w:t>
                            </w:r>
                            <w:r w:rsidRPr="001A3FA1">
                              <w:rPr>
                                <w:rFonts w:ascii="Arial" w:hAnsi="Arial" w:cs="Arial"/>
                                <w:i/>
                                <w:iCs/>
                              </w:rPr>
                              <w:t>A. curassavica</w:t>
                            </w:r>
                            <w:r>
                              <w:rPr>
                                <w:rFonts w:ascii="Arial" w:hAnsi="Arial" w:cs="Arial"/>
                              </w:rPr>
                              <w:t xml:space="preserve"> and </w:t>
                            </w:r>
                            <w:r w:rsidRPr="001A3FA1">
                              <w:rPr>
                                <w:rFonts w:ascii="Arial" w:hAnsi="Arial" w:cs="Arial"/>
                                <w:i/>
                                <w:iCs/>
                              </w:rPr>
                              <w:t>G. physocarpus</w:t>
                            </w:r>
                            <w:r>
                              <w:rPr>
                                <w:rFonts w:ascii="Arial" w:hAnsi="Arial" w:cs="Arial"/>
                              </w:rPr>
                              <w:t>. Ratio is simply the value for the Puerto Rican population divided by the value for all other populations.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05C9A" id="Text Box 31" o:spid="_x0000_s1044" type="#_x0000_t202" style="position:absolute;margin-left:0;margin-top:263.65pt;width:468pt;height:163.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" fillcolor="white [3201]" strokeweight=".5pt">
                <v:textbox>
                  <w:txbxContent>
                    <w:p w14:paraId="1CD61D7F" w14:textId="2B569EF7" w:rsidR="001A3FA1" w:rsidRPr="001A3FA1" w:rsidRDefault="001A3FA1" w:rsidP="001A3FA1">
                      <w:pPr>
                        <w:jc w:val="both"/>
                        <w:rPr>
                          <w:rFonts w:ascii="Arial" w:hAnsi="Arial" w:cs="Arial"/>
                        </w:rPr>
                      </w:pPr>
                      <w:r w:rsidRPr="0046251B">
                        <w:rPr>
                          <w:rFonts w:ascii="Arial" w:hAnsi="Arial" w:cs="Arial"/>
                          <w:b/>
                          <w:bCs/>
                        </w:rPr>
                        <w:t xml:space="preserve">Figure </w:t>
                      </w:r>
                      <w:r>
                        <w:rPr>
                          <w:rFonts w:ascii="Arial" w:hAnsi="Arial" w:cs="Arial"/>
                          <w:b/>
                          <w:bCs/>
                        </w:rPr>
                        <w:t>S</w:t>
                      </w:r>
                      <w:r w:rsidR="00B95A45">
                        <w:rPr>
                          <w:rFonts w:ascii="Arial" w:hAnsi="Arial" w:cs="Arial"/>
                          <w:b/>
                          <w:bCs/>
                        </w:rPr>
                        <w:t>5</w:t>
                      </w:r>
                      <w:r w:rsidRPr="0046251B">
                        <w:rPr>
                          <w:rFonts w:ascii="Arial" w:hAnsi="Arial" w:cs="Arial"/>
                          <w:b/>
                          <w:bCs/>
                        </w:rPr>
                        <w:t xml:space="preserve"> –</w:t>
                      </w:r>
                      <w:r w:rsidRPr="0046251B">
                        <w:rPr>
                          <w:rFonts w:ascii="Arial" w:hAnsi="Arial" w:cs="Arial"/>
                        </w:rPr>
                        <w:t xml:space="preserve"> </w:t>
                      </w:r>
                      <w:r>
                        <w:rPr>
                          <w:rFonts w:ascii="Arial" w:hAnsi="Arial" w:cs="Arial"/>
                        </w:rPr>
                        <w:t xml:space="preserve">Accounting for development time does not meaningfully impact inferences related to cardenolide sequestration. (A) </w:t>
                      </w:r>
                      <w:del w:id="4393" w:author="Micah Freedman" w:date="2022-03-22T01:54:00Z">
                        <w:r w:rsidDel="00A635D3">
                          <w:rPr>
                            <w:rFonts w:ascii="Arial" w:hAnsi="Arial" w:cs="Arial"/>
                          </w:rPr>
                          <w:delText xml:space="preserve">Cardenolide sequestration efficiency, measured as </w:delText>
                        </w:r>
                      </w:del>
                      <w:ins w:id="4394" w:author="Micah Freedman" w:date="2022-03-22T01:54:00Z">
                        <w:r w:rsidR="00A635D3">
                          <w:rPr>
                            <w:rFonts w:ascii="Arial" w:hAnsi="Arial" w:cs="Arial"/>
                          </w:rPr>
                          <w:t>C</w:t>
                        </w:r>
                      </w:ins>
                      <w:del w:id="4395" w:author="Micah Freedman" w:date="2022-03-22T01:54:00Z">
                        <w:r w:rsidDel="00A635D3">
                          <w:rPr>
                            <w:rFonts w:ascii="Arial" w:hAnsi="Arial" w:cs="Arial"/>
                          </w:rPr>
                          <w:delText>c</w:delText>
                        </w:r>
                      </w:del>
                      <w:r>
                        <w:rPr>
                          <w:rFonts w:ascii="Arial" w:hAnsi="Arial" w:cs="Arial"/>
                        </w:rPr>
                        <w:t xml:space="preserve">ardenolide concentration divided by days from hatching to eclosion, for each </w:t>
                      </w:r>
                      <w:r w:rsidRPr="001A3FA1">
                        <w:rPr>
                          <w:rFonts w:ascii="Arial" w:hAnsi="Arial" w:cs="Arial"/>
                          <w:i/>
                          <w:iCs/>
                        </w:rPr>
                        <w:t>population x species</w:t>
                      </w:r>
                      <w:r>
                        <w:rPr>
                          <w:rFonts w:ascii="Arial" w:hAnsi="Arial" w:cs="Arial"/>
                        </w:rPr>
                        <w:t xml:space="preserve"> combination. Note that the results are virtually indistinguishable from those shown in Figure 4A. (B) Comparison of cardenolide concentration and </w:t>
                      </w:r>
                      <w:ins w:id="4396" w:author="Micah Freedman" w:date="2022-03-22T01:54:00Z">
                        <w:r w:rsidR="00A635D3">
                          <w:rPr>
                            <w:rFonts w:ascii="Arial" w:hAnsi="Arial" w:cs="Arial"/>
                          </w:rPr>
                          <w:t xml:space="preserve">development-adjusted </w:t>
                        </w:r>
                      </w:ins>
                      <w:r>
                        <w:rPr>
                          <w:rFonts w:ascii="Arial" w:hAnsi="Arial" w:cs="Arial"/>
                        </w:rPr>
                        <w:t xml:space="preserve">cardenolide sequestration </w:t>
                      </w:r>
                      <w:del w:id="4397" w:author="Micah Freedman" w:date="2022-03-22T01:54:00Z">
                        <w:r w:rsidDel="00A635D3">
                          <w:rPr>
                            <w:rFonts w:ascii="Arial" w:hAnsi="Arial" w:cs="Arial"/>
                          </w:rPr>
                          <w:delText xml:space="preserve">efficiency </w:delText>
                        </w:r>
                      </w:del>
                      <w:r>
                        <w:rPr>
                          <w:rFonts w:ascii="Arial" w:hAnsi="Arial" w:cs="Arial"/>
                        </w:rPr>
                        <w:t xml:space="preserve">for Puerto Rican monarchs versus all other monarch populations. Puerto Rican monarchs had modestly slower development time than all other populations across all hosts (see Freedman et al. 2020a), but still had the highest </w:t>
                      </w:r>
                      <w:del w:id="4398" w:author="Micah Freedman" w:date="2022-03-22T01:54:00Z">
                        <w:r w:rsidDel="00A635D3">
                          <w:rPr>
                            <w:rFonts w:ascii="Arial" w:hAnsi="Arial" w:cs="Arial"/>
                          </w:rPr>
                          <w:delText>sequestration efficiency</w:delText>
                        </w:r>
                      </w:del>
                      <w:ins w:id="4399" w:author="Micah Freedman" w:date="2022-03-22T01:54:00Z">
                        <w:r w:rsidR="00A635D3">
                          <w:rPr>
                            <w:rFonts w:ascii="Arial" w:hAnsi="Arial" w:cs="Arial"/>
                          </w:rPr>
                          <w:t>levels of sequestration</w:t>
                        </w:r>
                      </w:ins>
                      <w:r>
                        <w:rPr>
                          <w:rFonts w:ascii="Arial" w:hAnsi="Arial" w:cs="Arial"/>
                        </w:rPr>
                        <w:t xml:space="preserve"> on </w:t>
                      </w:r>
                      <w:r w:rsidRPr="001A3FA1">
                        <w:rPr>
                          <w:rFonts w:ascii="Arial" w:hAnsi="Arial" w:cs="Arial"/>
                          <w:i/>
                          <w:iCs/>
                        </w:rPr>
                        <w:t>A. curassavica</w:t>
                      </w:r>
                      <w:r>
                        <w:rPr>
                          <w:rFonts w:ascii="Arial" w:hAnsi="Arial" w:cs="Arial"/>
                        </w:rPr>
                        <w:t xml:space="preserve"> and </w:t>
                      </w:r>
                      <w:r w:rsidRPr="001A3FA1">
                        <w:rPr>
                          <w:rFonts w:ascii="Arial" w:hAnsi="Arial" w:cs="Arial"/>
                          <w:i/>
                          <w:iCs/>
                        </w:rPr>
                        <w:t>G. physocarpus</w:t>
                      </w:r>
                      <w:r>
                        <w:rPr>
                          <w:rFonts w:ascii="Arial" w:hAnsi="Arial" w:cs="Arial"/>
                        </w:rPr>
                        <w:t>. Ratio is simply the value for the Puerto Rican population divided by the value for all other populations.</w:t>
                      </w:r>
                    </w:p>
                  </w:txbxContent>
                </v:textbox>
              </v:shape>
            </w:pict>
          </mc:Fallback>
        </mc:AlternateContent>
      </w:r>
      <w:del w:id="4400" w:author="Micah Freedman" w:date="2022-03-22T01:53:00Z">
        <w:r w:rsidDel="00A635D3">
          <w:rPr>
            <w:noProof/>
          </w:rPr>
          <w:drawing>
            <wp:anchor distT="0" distB="0" distL="114300" distR="114300" simplePos="0" relativeHeight="251663360" behindDoc="0" locked="0" layoutInCell="1" allowOverlap="1" wp14:anchorId="22AC54D2" wp14:editId="41E2508C">
              <wp:simplePos x="0" y="0"/>
              <wp:positionH relativeFrom="column">
                <wp:posOffset>0</wp:posOffset>
              </wp:positionH>
              <wp:positionV relativeFrom="paragraph">
                <wp:posOffset>0</wp:posOffset>
              </wp:positionV>
              <wp:extent cx="5943600" cy="334327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del>
      <w:ins w:id="4401" w:author="Micah Freedman" w:date="2022-03-22T01:53:00Z">
        <w:r w:rsidR="00A635D3">
          <w:rPr>
            <w:noProof/>
          </w:rPr>
          <w:drawing>
            <wp:inline distT="0" distB="0" distL="0" distR="0" wp14:anchorId="4E74978C" wp14:editId="0E0F2ADA">
              <wp:extent cx="5943600" cy="33432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ins>
      <w:r w:rsidR="0046251B">
        <w:br w:type="page"/>
      </w:r>
    </w:p>
    <w:p w14:paraId="3D6724F9" w14:textId="49C5D89D" w:rsidR="00EF396F" w:rsidRDefault="0046251B">
      <w:r>
        <w:rPr>
          <w:noProof/>
        </w:rPr>
        <w:lastRenderedPageBreak/>
        <mc:AlternateContent>
          <mc:Choice Requires="wpg">
            <w:drawing>
              <wp:anchor distT="0" distB="0" distL="114300" distR="114300" simplePos="0" relativeHeight="251662336" behindDoc="0" locked="0" layoutInCell="1" allowOverlap="1" wp14:anchorId="5D07F4A1" wp14:editId="43898342">
                <wp:simplePos x="0" y="0"/>
                <wp:positionH relativeFrom="column">
                  <wp:posOffset>0</wp:posOffset>
                </wp:positionH>
                <wp:positionV relativeFrom="paragraph">
                  <wp:posOffset>-635</wp:posOffset>
                </wp:positionV>
                <wp:extent cx="5943600" cy="7091265"/>
                <wp:effectExtent l="0" t="0" r="12700" b="8255"/>
                <wp:wrapNone/>
                <wp:docPr id="10" name="Group 10"/>
                <wp:cNvGraphicFramePr/>
                <a:graphic xmlns:a="http://schemas.openxmlformats.org/drawingml/2006/main">
                  <a:graphicData uri="http://schemas.microsoft.com/office/word/2010/wordprocessingGroup">
                    <wpg:wgp>
                      <wpg:cNvGrpSpPr/>
                      <wpg:grpSpPr>
                        <a:xfrm>
                          <a:off x="0" y="0"/>
                          <a:ext cx="5943600" cy="7091265"/>
                          <a:chOff x="0" y="0"/>
                          <a:chExt cx="5943600" cy="7091265"/>
                        </a:xfrm>
                      </wpg:grpSpPr>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wps:wsp>
                        <wps:cNvPr id="9" name="Text Box 9"/>
                        <wps:cNvSpPr txBox="1"/>
                        <wps:spPr>
                          <a:xfrm>
                            <a:off x="0" y="6270171"/>
                            <a:ext cx="5943600" cy="821094"/>
                          </a:xfrm>
                          <a:prstGeom prst="rect">
                            <a:avLst/>
                          </a:prstGeom>
                          <a:solidFill>
                            <a:schemeClr val="lt1"/>
                          </a:solidFill>
                          <a:ln w="6350">
                            <a:solidFill>
                              <a:prstClr val="black"/>
                            </a:solidFill>
                          </a:ln>
                        </wps:spPr>
                        <wps:txbx>
                          <w:txbxContent>
                            <w:p w14:paraId="2C8640BB" w14:textId="4130F08C" w:rsidR="0046251B" w:rsidRPr="0046251B" w:rsidRDefault="0046251B" w:rsidP="0046251B">
                              <w:pPr>
                                <w:jc w:val="both"/>
                                <w:rPr>
                                  <w:rFonts w:ascii="Arial" w:hAnsi="Arial" w:cs="Arial"/>
                                </w:rPr>
                              </w:pPr>
                              <w:r w:rsidRPr="0046251B">
                                <w:rPr>
                                  <w:rFonts w:ascii="Arial" w:hAnsi="Arial" w:cs="Arial"/>
                                  <w:b/>
                                  <w:bCs/>
                                </w:rPr>
                                <w:t>Figure S</w:t>
                              </w:r>
                              <w:r w:rsidR="00820A85">
                                <w:rPr>
                                  <w:rFonts w:ascii="Arial" w:hAnsi="Arial" w:cs="Arial"/>
                                  <w:b/>
                                  <w:bCs/>
                                </w:rPr>
                                <w:t>6</w:t>
                              </w:r>
                              <w:r w:rsidRPr="0046251B">
                                <w:rPr>
                                  <w:rFonts w:ascii="Arial" w:hAnsi="Arial" w:cs="Arial"/>
                                  <w:b/>
                                  <w:bCs/>
                                </w:rPr>
                                <w:t xml:space="preserve"> –</w:t>
                              </w:r>
                              <w:r w:rsidRPr="0046251B">
                                <w:rPr>
                                  <w:rFonts w:ascii="Arial" w:hAnsi="Arial" w:cs="Arial"/>
                                </w:rPr>
                                <w:t xml:space="preserve"> </w:t>
                              </w:r>
                              <w:ins w:id="4402" w:author="Micah Freedman" w:date="2022-03-22T01:55:00Z">
                                <w:r w:rsidR="00A635D3">
                                  <w:rPr>
                                    <w:rFonts w:ascii="Arial" w:hAnsi="Arial" w:cs="Arial"/>
                                  </w:rPr>
                                  <w:t>Raw data showing relationship between development rate (measur</w:t>
                                </w:r>
                              </w:ins>
                              <w:ins w:id="4403" w:author="Micah Freedman" w:date="2022-03-22T01:56:00Z">
                                <w:r w:rsidR="00A635D3">
                                  <w:rPr>
                                    <w:rFonts w:ascii="Arial" w:hAnsi="Arial" w:cs="Arial"/>
                                  </w:rPr>
                                  <w:t xml:space="preserve">ed as days from hatching to eclosion) and cardenolide sequestration. </w:t>
                                </w:r>
                              </w:ins>
                              <w:r w:rsidRPr="0046251B">
                                <w:rPr>
                                  <w:rFonts w:ascii="Arial" w:hAnsi="Arial" w:cs="Arial"/>
                                </w:rPr>
                                <w:t xml:space="preserve">There was no overall correlation between development time (measured as days from egg hatching until eclosion) and the overall quantity of cardenolide sequestered (t = 0.198, p = 0.844).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07F4A1" id="Group 10" o:spid="_x0000_s1045" style="position:absolute;margin-left:0;margin-top:-.05pt;width:468pt;height:558.35pt;z-index:251662336" coordsize="59436,7091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">
                <v:shape id="Picture 8" o:spid="_x0000_s1046" type="#_x0000_t75" style="position:absolute;width:59436;height:594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">
                  <v:imagedata r:id="rId12" o:title=""/>
                </v:shape>
                <v:shape id="Text Box 9" o:spid="_x0000_s1047" type="#_x0000_t202" style="position:absolute;top:62701;width:59436;height:82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" fillcolor="white [3201]" strokeweight=".5pt">
                  <v:textbox>
                    <w:txbxContent>
                      <w:p w14:paraId="2C8640BB" w14:textId="4130F08C" w:rsidR="0046251B" w:rsidRPr="0046251B" w:rsidRDefault="0046251B" w:rsidP="0046251B">
                        <w:pPr>
                          <w:jc w:val="both"/>
                          <w:rPr>
                            <w:rFonts w:ascii="Arial" w:hAnsi="Arial" w:cs="Arial"/>
                          </w:rPr>
                        </w:pPr>
                        <w:r w:rsidRPr="0046251B">
                          <w:rPr>
                            <w:rFonts w:ascii="Arial" w:hAnsi="Arial" w:cs="Arial"/>
                            <w:b/>
                            <w:bCs/>
                          </w:rPr>
                          <w:t>Figure S</w:t>
                        </w:r>
                        <w:r w:rsidR="00820A85">
                          <w:rPr>
                            <w:rFonts w:ascii="Arial" w:hAnsi="Arial" w:cs="Arial"/>
                            <w:b/>
                            <w:bCs/>
                          </w:rPr>
                          <w:t>6</w:t>
                        </w:r>
                        <w:r w:rsidRPr="0046251B">
                          <w:rPr>
                            <w:rFonts w:ascii="Arial" w:hAnsi="Arial" w:cs="Arial"/>
                            <w:b/>
                            <w:bCs/>
                          </w:rPr>
                          <w:t xml:space="preserve"> –</w:t>
                        </w:r>
                        <w:r w:rsidRPr="0046251B">
                          <w:rPr>
                            <w:rFonts w:ascii="Arial" w:hAnsi="Arial" w:cs="Arial"/>
                          </w:rPr>
                          <w:t xml:space="preserve"> </w:t>
                        </w:r>
                        <w:ins w:id="4404" w:author="Micah Freedman" w:date="2022-03-22T01:55:00Z">
                          <w:r w:rsidR="00A635D3">
                            <w:rPr>
                              <w:rFonts w:ascii="Arial" w:hAnsi="Arial" w:cs="Arial"/>
                            </w:rPr>
                            <w:t>Raw data showing relationship between development rate (measur</w:t>
                          </w:r>
                        </w:ins>
                        <w:ins w:id="4405" w:author="Micah Freedman" w:date="2022-03-22T01:56:00Z">
                          <w:r w:rsidR="00A635D3">
                            <w:rPr>
                              <w:rFonts w:ascii="Arial" w:hAnsi="Arial" w:cs="Arial"/>
                            </w:rPr>
                            <w:t xml:space="preserve">ed as days from hatching to eclosion) and cardenolide sequestration. </w:t>
                          </w:r>
                        </w:ins>
                        <w:r w:rsidRPr="0046251B">
                          <w:rPr>
                            <w:rFonts w:ascii="Arial" w:hAnsi="Arial" w:cs="Arial"/>
                          </w:rPr>
                          <w:t xml:space="preserve">There was no overall correlation between development time (measured as days from egg hatching until eclosion) and the overall quantity of cardenolide sequestered (t = 0.198, p = 0.844). </w:t>
                        </w:r>
                      </w:p>
                    </w:txbxContent>
                  </v:textbox>
                </v:shape>
              </v:group>
            </w:pict>
          </mc:Fallback>
        </mc:AlternateContent>
      </w:r>
      <w:r w:rsidR="00EF396F">
        <w:br w:type="page"/>
      </w:r>
    </w:p>
    <w:p w14:paraId="40390E60" w14:textId="64129D57" w:rsidR="00272364" w:rsidRDefault="002B4A9A" w:rsidP="00272364">
      <w:pPr>
        <w:jc w:val="center"/>
        <w:rPr>
          <w:ins w:id="4406" w:author="Micah Freedman" w:date="2022-03-22T00:53:00Z"/>
        </w:rPr>
        <w:pPrChange w:id="4407" w:author="Micah Freedman" w:date="2022-03-22T00:53:00Z">
          <w:pPr/>
        </w:pPrChange>
      </w:pPr>
      <w:ins w:id="4408" w:author="Micah Freedman" w:date="2022-03-11T16:36:00Z">
        <w:r>
          <w:rPr>
            <w:noProof/>
          </w:rPr>
          <w:lastRenderedPageBreak/>
          <w:drawing>
            <wp:inline distT="0" distB="0" distL="0" distR="0" wp14:anchorId="500A50DD" wp14:editId="60E9A54A">
              <wp:extent cx="5029200" cy="7540707"/>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a:extLst>
                          <a:ext uri="{28A0092B-C50C-407E-A947-70E740481C1C}">
                            <a14:useLocalDpi xmlns:a14="http://schemas.microsoft.com/office/drawing/2010/main" val="0"/>
                          </a:ext>
                        </a:extLst>
                      </a:blip>
                      <a:stretch>
                        <a:fillRect/>
                      </a:stretch>
                    </pic:blipFill>
                    <pic:spPr>
                      <a:xfrm>
                        <a:off x="0" y="0"/>
                        <a:ext cx="5040245" cy="7557267"/>
                      </a:xfrm>
                      <a:prstGeom prst="rect">
                        <a:avLst/>
                      </a:prstGeom>
                    </pic:spPr>
                  </pic:pic>
                </a:graphicData>
              </a:graphic>
            </wp:inline>
          </w:drawing>
        </w:r>
      </w:ins>
      <w:del w:id="4409" w:author="Micah Freedman" w:date="2022-03-11T16:36:00Z">
        <w:r w:rsidR="0046251B" w:rsidDel="002B4A9A">
          <w:rPr>
            <w:noProof/>
          </w:rPr>
          <mc:AlternateContent>
            <mc:Choice Requires="wpg">
              <w:drawing>
                <wp:anchor distT="0" distB="0" distL="114300" distR="114300" simplePos="0" relativeHeight="251661312" behindDoc="0" locked="0" layoutInCell="1" allowOverlap="1" wp14:anchorId="0251A7A8" wp14:editId="5207AC2F">
                  <wp:simplePos x="0" y="0"/>
                  <wp:positionH relativeFrom="column">
                    <wp:posOffset>0</wp:posOffset>
                  </wp:positionH>
                  <wp:positionV relativeFrom="paragraph">
                    <wp:posOffset>0</wp:posOffset>
                  </wp:positionV>
                  <wp:extent cx="5029200" cy="8411547"/>
                  <wp:effectExtent l="0" t="0" r="12700" b="8890"/>
                  <wp:wrapNone/>
                  <wp:docPr id="4" name="Group 4"/>
                  <wp:cNvGraphicFramePr/>
                  <a:graphic xmlns:a="http://schemas.openxmlformats.org/drawingml/2006/main">
                    <a:graphicData uri="http://schemas.microsoft.com/office/word/2010/wordprocessingGroup">
                      <wpg:wgp>
                        <wpg:cNvGrpSpPr/>
                        <wpg:grpSpPr>
                          <a:xfrm>
                            <a:off x="0" y="0"/>
                            <a:ext cx="5029200" cy="872412"/>
                            <a:chOff x="0" y="7539135"/>
                            <a:chExt cx="5029200" cy="872412"/>
                          </a:xfrm>
                        </wpg:grpSpPr>
                        <wps:wsp>
                          <wps:cNvPr id="6" name="Text Box 6"/>
                          <wps:cNvSpPr txBox="1"/>
                          <wps:spPr>
                            <a:xfrm>
                              <a:off x="0" y="7539135"/>
                              <a:ext cx="5029200" cy="872412"/>
                            </a:xfrm>
                            <a:prstGeom prst="rect">
                              <a:avLst/>
                            </a:prstGeom>
                            <a:solidFill>
                              <a:schemeClr val="lt1"/>
                            </a:solidFill>
                            <a:ln w="6350">
                              <a:solidFill>
                                <a:prstClr val="black"/>
                              </a:solidFill>
                            </a:ln>
                          </wps:spPr>
                          <wps:txbx>
                            <w:txbxContent>
                              <w:p w14:paraId="1056C607" w14:textId="77777777" w:rsidR="0046251B" w:rsidRPr="0046251B" w:rsidRDefault="0046251B" w:rsidP="0046251B">
                                <w:pPr>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51A7A8" id="Group 4" o:spid="_x0000_s1048" style="position:absolute;left:0;text-align:left;margin-left:0;margin-top:0;width:396pt;height:662.35pt;z-index:251661312" coordorigin=",75391" coordsize="50292,87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">
                  <v:shape id="Text Box 6" o:spid="_x0000_s1049" type="#_x0000_t202" style="position:absolute;top:75391;width:50292;height:8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" fillcolor="white [3201]" strokeweight=".5pt">
                    <v:textbox>
                      <w:txbxContent>
                        <w:p w14:paraId="1056C607" w14:textId="77777777" w:rsidR="0046251B" w:rsidRPr="0046251B" w:rsidRDefault="0046251B" w:rsidP="0046251B">
                          <w:pPr>
                            <w:jc w:val="both"/>
                            <w:rPr>
                              <w:rFonts w:ascii="Arial" w:hAnsi="Arial" w:cs="Arial"/>
                            </w:rPr>
                          </w:pPr>
                        </w:p>
                      </w:txbxContent>
                    </v:textbox>
                  </v:shape>
                </v:group>
              </w:pict>
            </mc:Fallback>
          </mc:AlternateContent>
        </w:r>
      </w:del>
      <w:r w:rsidR="0046251B">
        <w:br w:type="page"/>
      </w:r>
      <w:ins w:id="4410" w:author="Micah Freedman" w:date="2022-03-22T01:56:00Z">
        <w:r w:rsidR="00A635D3">
          <w:rPr>
            <w:noProof/>
          </w:rPr>
          <w:lastRenderedPageBreak/>
          <mc:AlternateContent>
            <mc:Choice Requires="wps">
              <w:drawing>
                <wp:anchor distT="0" distB="0" distL="114300" distR="114300" simplePos="0" relativeHeight="251674624" behindDoc="0" locked="0" layoutInCell="1" allowOverlap="1" wp14:anchorId="392AF3CA" wp14:editId="6E4F2E62">
                  <wp:simplePos x="0" y="0"/>
                  <wp:positionH relativeFrom="column">
                    <wp:posOffset>0</wp:posOffset>
                  </wp:positionH>
                  <wp:positionV relativeFrom="paragraph">
                    <wp:posOffset>6807200</wp:posOffset>
                  </wp:positionV>
                  <wp:extent cx="5943600" cy="1181100"/>
                  <wp:effectExtent l="0" t="0" r="12700" b="12700"/>
                  <wp:wrapNone/>
                  <wp:docPr id="43" name="Text Box 43"/>
                  <wp:cNvGraphicFramePr/>
                  <a:graphic xmlns:a="http://schemas.openxmlformats.org/drawingml/2006/main">
                    <a:graphicData uri="http://schemas.microsoft.com/office/word/2010/wordprocessingShape">
                      <wps:wsp>
                        <wps:cNvSpPr txBox="1"/>
                        <wps:spPr>
                          <a:xfrm>
                            <a:off x="0" y="0"/>
                            <a:ext cx="5943600" cy="1181100"/>
                          </a:xfrm>
                          <a:prstGeom prst="rect">
                            <a:avLst/>
                          </a:prstGeom>
                          <a:solidFill>
                            <a:schemeClr val="lt1"/>
                          </a:solidFill>
                          <a:ln w="6350">
                            <a:solidFill>
                              <a:prstClr val="black"/>
                            </a:solidFill>
                          </a:ln>
                        </wps:spPr>
                        <wps:txbx>
                          <w:txbxContent>
                            <w:p w14:paraId="79E99DB2" w14:textId="24E0CFE2" w:rsidR="00A635D3" w:rsidRPr="00A332E7" w:rsidRDefault="00A635D3">
                              <w:pPr>
                                <w:rPr>
                                  <w:rFonts w:ascii="Arial" w:hAnsi="Arial" w:cs="Arial"/>
                                  <w:rPrChange w:id="4411" w:author="Micah Freedman" w:date="2022-03-22T01:59:00Z">
                                    <w:rPr/>
                                  </w:rPrChange>
                                </w:rPr>
                              </w:pPr>
                              <w:ins w:id="4412" w:author="Micah Freedman" w:date="2022-03-22T01:56:00Z">
                                <w:r w:rsidRPr="00A332E7">
                                  <w:rPr>
                                    <w:rFonts w:ascii="Arial" w:hAnsi="Arial" w:cs="Arial"/>
                                    <w:b/>
                                    <w:bCs/>
                                    <w:rPrChange w:id="4413" w:author="Micah Freedman" w:date="2022-03-22T01:59:00Z">
                                      <w:rPr/>
                                    </w:rPrChange>
                                  </w:rPr>
                                  <w:t>Figure S7</w:t>
                                </w:r>
                                <w:r w:rsidRPr="00A332E7">
                                  <w:rPr>
                                    <w:rFonts w:ascii="Arial" w:hAnsi="Arial" w:cs="Arial"/>
                                    <w:rPrChange w:id="4414" w:author="Micah Freedman" w:date="2022-03-22T01:59:00Z">
                                      <w:rPr/>
                                    </w:rPrChange>
                                  </w:rPr>
                                  <w:t xml:space="preserve"> – </w:t>
                                </w:r>
                              </w:ins>
                              <w:ins w:id="4415" w:author="Micah Freedman" w:date="2022-03-22T01:57:00Z">
                                <w:r w:rsidRPr="00A332E7">
                                  <w:rPr>
                                    <w:rFonts w:ascii="Arial" w:hAnsi="Arial" w:cs="Arial"/>
                                    <w:rPrChange w:id="4416" w:author="Micah Freedman" w:date="2022-03-22T01:59:00Z">
                                      <w:rPr/>
                                    </w:rPrChange>
                                  </w:rPr>
                                  <w:t xml:space="preserve">Random intercepts and associated 95% confidence intervals from the model testing for </w:t>
                                </w:r>
                                <w:proofErr w:type="spellStart"/>
                                <w:r w:rsidRPr="00A332E7">
                                  <w:rPr>
                                    <w:rFonts w:ascii="Arial" w:hAnsi="Arial" w:cs="Arial"/>
                                    <w:rPrChange w:id="4417" w:author="Micah Freedman" w:date="2022-03-22T01:59:00Z">
                                      <w:rPr/>
                                    </w:rPrChange>
                                  </w:rPr>
                                  <w:t>GxE</w:t>
                                </w:r>
                                <w:proofErr w:type="spellEnd"/>
                                <w:r w:rsidRPr="00A332E7">
                                  <w:rPr>
                                    <w:rFonts w:ascii="Arial" w:hAnsi="Arial" w:cs="Arial"/>
                                    <w:rPrChange w:id="4418" w:author="Micah Freedman" w:date="2022-03-22T01:59:00Z">
                                      <w:rPr/>
                                    </w:rPrChange>
                                  </w:rPr>
                                  <w:t xml:space="preserve"> interactions in sequestration. </w:t>
                                </w:r>
                                <w:r w:rsidR="00A332E7" w:rsidRPr="00A332E7">
                                  <w:rPr>
                                    <w:rFonts w:ascii="Arial" w:hAnsi="Arial" w:cs="Arial"/>
                                    <w:rPrChange w:id="4419" w:author="Micah Freedman" w:date="2022-03-22T01:59:00Z">
                                      <w:rPr/>
                                    </w:rPrChange>
                                  </w:rPr>
                                  <w:t xml:space="preserve">Panel on previous page </w:t>
                                </w:r>
                              </w:ins>
                              <w:ins w:id="4420" w:author="Micah Freedman" w:date="2022-03-22T01:58:00Z">
                                <w:r w:rsidR="00A332E7" w:rsidRPr="00A332E7">
                                  <w:rPr>
                                    <w:rFonts w:ascii="Arial" w:hAnsi="Arial" w:cs="Arial"/>
                                    <w:rPrChange w:id="4421" w:author="Micah Freedman" w:date="2022-03-22T01:59:00Z">
                                      <w:rPr/>
                                    </w:rPrChange>
                                  </w:rPr>
                                  <w:t xml:space="preserve">shows intercepts for each maternal family within monarch populations. Panel above shows intercepts for each milkweed population with species. Note that </w:t>
                                </w:r>
                              </w:ins>
                              <w:ins w:id="4422" w:author="Micah Freedman" w:date="2022-03-22T01:59:00Z">
                                <w:r w:rsidR="00A332E7" w:rsidRPr="00A332E7">
                                  <w:rPr>
                                    <w:rFonts w:ascii="Arial" w:hAnsi="Arial" w:cs="Arial"/>
                                    <w:rPrChange w:id="4423" w:author="Micah Freedman" w:date="2022-03-22T01:59:00Z">
                                      <w:rPr/>
                                    </w:rPrChange>
                                  </w:rPr>
                                  <w:t>intercepts are normally distributed around 0 within each monarch population and milkweed species.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2AF3CA" id="Text Box 43" o:spid="_x0000_s1050" type="#_x0000_t202" style="position:absolute;left:0;text-align:left;margin-left:0;margin-top:536pt;width:468pt;height:9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" fillcolor="white [3201]" strokeweight=".5pt">
                  <v:textbox>
                    <w:txbxContent>
                      <w:p w14:paraId="79E99DB2" w14:textId="24E0CFE2" w:rsidR="00A635D3" w:rsidRPr="00A332E7" w:rsidRDefault="00A635D3">
                        <w:pPr>
                          <w:rPr>
                            <w:rFonts w:ascii="Arial" w:hAnsi="Arial" w:cs="Arial"/>
                            <w:rPrChange w:id="4424" w:author="Micah Freedman" w:date="2022-03-22T01:59:00Z">
                              <w:rPr/>
                            </w:rPrChange>
                          </w:rPr>
                        </w:pPr>
                        <w:ins w:id="4425" w:author="Micah Freedman" w:date="2022-03-22T01:56:00Z">
                          <w:r w:rsidRPr="00A332E7">
                            <w:rPr>
                              <w:rFonts w:ascii="Arial" w:hAnsi="Arial" w:cs="Arial"/>
                              <w:b/>
                              <w:bCs/>
                              <w:rPrChange w:id="4426" w:author="Micah Freedman" w:date="2022-03-22T01:59:00Z">
                                <w:rPr/>
                              </w:rPrChange>
                            </w:rPr>
                            <w:t>Figure S7</w:t>
                          </w:r>
                          <w:r w:rsidRPr="00A332E7">
                            <w:rPr>
                              <w:rFonts w:ascii="Arial" w:hAnsi="Arial" w:cs="Arial"/>
                              <w:rPrChange w:id="4427" w:author="Micah Freedman" w:date="2022-03-22T01:59:00Z">
                                <w:rPr/>
                              </w:rPrChange>
                            </w:rPr>
                            <w:t xml:space="preserve"> – </w:t>
                          </w:r>
                        </w:ins>
                        <w:ins w:id="4428" w:author="Micah Freedman" w:date="2022-03-22T01:57:00Z">
                          <w:r w:rsidRPr="00A332E7">
                            <w:rPr>
                              <w:rFonts w:ascii="Arial" w:hAnsi="Arial" w:cs="Arial"/>
                              <w:rPrChange w:id="4429" w:author="Micah Freedman" w:date="2022-03-22T01:59:00Z">
                                <w:rPr/>
                              </w:rPrChange>
                            </w:rPr>
                            <w:t xml:space="preserve">Random intercepts and associated 95% confidence intervals from the model testing for </w:t>
                          </w:r>
                          <w:proofErr w:type="spellStart"/>
                          <w:r w:rsidRPr="00A332E7">
                            <w:rPr>
                              <w:rFonts w:ascii="Arial" w:hAnsi="Arial" w:cs="Arial"/>
                              <w:rPrChange w:id="4430" w:author="Micah Freedman" w:date="2022-03-22T01:59:00Z">
                                <w:rPr/>
                              </w:rPrChange>
                            </w:rPr>
                            <w:t>GxE</w:t>
                          </w:r>
                          <w:proofErr w:type="spellEnd"/>
                          <w:r w:rsidRPr="00A332E7">
                            <w:rPr>
                              <w:rFonts w:ascii="Arial" w:hAnsi="Arial" w:cs="Arial"/>
                              <w:rPrChange w:id="4431" w:author="Micah Freedman" w:date="2022-03-22T01:59:00Z">
                                <w:rPr/>
                              </w:rPrChange>
                            </w:rPr>
                            <w:t xml:space="preserve"> interactions in sequestration. </w:t>
                          </w:r>
                          <w:r w:rsidR="00A332E7" w:rsidRPr="00A332E7">
                            <w:rPr>
                              <w:rFonts w:ascii="Arial" w:hAnsi="Arial" w:cs="Arial"/>
                              <w:rPrChange w:id="4432" w:author="Micah Freedman" w:date="2022-03-22T01:59:00Z">
                                <w:rPr/>
                              </w:rPrChange>
                            </w:rPr>
                            <w:t xml:space="preserve">Panel on previous page </w:t>
                          </w:r>
                        </w:ins>
                        <w:ins w:id="4433" w:author="Micah Freedman" w:date="2022-03-22T01:58:00Z">
                          <w:r w:rsidR="00A332E7" w:rsidRPr="00A332E7">
                            <w:rPr>
                              <w:rFonts w:ascii="Arial" w:hAnsi="Arial" w:cs="Arial"/>
                              <w:rPrChange w:id="4434" w:author="Micah Freedman" w:date="2022-03-22T01:59:00Z">
                                <w:rPr/>
                              </w:rPrChange>
                            </w:rPr>
                            <w:t xml:space="preserve">shows intercepts for each maternal family within monarch populations. Panel above shows intercepts for each milkweed population with species. Note that </w:t>
                          </w:r>
                        </w:ins>
                        <w:ins w:id="4435" w:author="Micah Freedman" w:date="2022-03-22T01:59:00Z">
                          <w:r w:rsidR="00A332E7" w:rsidRPr="00A332E7">
                            <w:rPr>
                              <w:rFonts w:ascii="Arial" w:hAnsi="Arial" w:cs="Arial"/>
                              <w:rPrChange w:id="4436" w:author="Micah Freedman" w:date="2022-03-22T01:59:00Z">
                                <w:rPr/>
                              </w:rPrChange>
                            </w:rPr>
                            <w:t>intercepts are normally distributed around 0 within each monarch population and milkweed species.</w:t>
                          </w:r>
                        </w:ins>
                      </w:p>
                    </w:txbxContent>
                  </v:textbox>
                </v:shape>
              </w:pict>
            </mc:Fallback>
          </mc:AlternateContent>
        </w:r>
      </w:ins>
      <w:ins w:id="4437" w:author="Micah Freedman" w:date="2022-03-22T00:54:00Z">
        <w:r w:rsidR="00272364">
          <w:rPr>
            <w:noProof/>
          </w:rPr>
          <w:drawing>
            <wp:inline distT="0" distB="0" distL="0" distR="0" wp14:anchorId="148BCBE7" wp14:editId="567C6878">
              <wp:extent cx="4267200" cy="640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4">
                        <a:extLst>
                          <a:ext uri="{28A0092B-C50C-407E-A947-70E740481C1C}">
                            <a14:useLocalDpi xmlns:a14="http://schemas.microsoft.com/office/drawing/2010/main" val="0"/>
                          </a:ext>
                        </a:extLst>
                      </a:blip>
                      <a:stretch>
                        <a:fillRect/>
                      </a:stretch>
                    </pic:blipFill>
                    <pic:spPr>
                      <a:xfrm>
                        <a:off x="0" y="0"/>
                        <a:ext cx="4267200" cy="6400800"/>
                      </a:xfrm>
                      <a:prstGeom prst="rect">
                        <a:avLst/>
                      </a:prstGeom>
                    </pic:spPr>
                  </pic:pic>
                </a:graphicData>
              </a:graphic>
            </wp:inline>
          </w:drawing>
        </w:r>
      </w:ins>
      <w:ins w:id="4438" w:author="Micah Freedman" w:date="2022-03-22T00:53:00Z">
        <w:r w:rsidR="00272364">
          <w:br w:type="page"/>
        </w:r>
      </w:ins>
    </w:p>
    <w:p w14:paraId="25ADD422" w14:textId="77777777" w:rsidR="00183674" w:rsidRDefault="00183674"/>
    <w:p w14:paraId="7E8137DB" w14:textId="2BE85CFE" w:rsidR="00183674" w:rsidRDefault="00183674"/>
    <w:p w14:paraId="3D76FC11" w14:textId="1A7828A0" w:rsidR="00333BAA" w:rsidRDefault="00272364">
      <w:ins w:id="4439" w:author="Micah Freedman" w:date="2022-03-22T00:53:00Z">
        <w:r>
          <w:rPr>
            <w:noProof/>
          </w:rPr>
          <w:drawing>
            <wp:inline distT="0" distB="0" distL="0" distR="0" wp14:anchorId="0EBB5094" wp14:editId="304F3D6E">
              <wp:extent cx="5943600" cy="594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ins w:id="4440" w:author="Micah Freedman" w:date="2022-03-22T00:51:00Z">
        <w:r>
          <w:rPr>
            <w:noProof/>
          </w:rPr>
          <mc:AlternateContent>
            <mc:Choice Requires="wps">
              <w:drawing>
                <wp:anchor distT="0" distB="0" distL="114300" distR="114300" simplePos="0" relativeHeight="251651072" behindDoc="0" locked="0" layoutInCell="1" allowOverlap="1" wp14:anchorId="200D117D" wp14:editId="33822B79">
                  <wp:simplePos x="0" y="0"/>
                  <wp:positionH relativeFrom="column">
                    <wp:posOffset>0</wp:posOffset>
                  </wp:positionH>
                  <wp:positionV relativeFrom="paragraph">
                    <wp:posOffset>5906097</wp:posOffset>
                  </wp:positionV>
                  <wp:extent cx="5943600" cy="1318249"/>
                  <wp:effectExtent l="0" t="0" r="12700" b="15875"/>
                  <wp:wrapNone/>
                  <wp:docPr id="20" name="Text Box 20"/>
                  <wp:cNvGraphicFramePr/>
                  <a:graphic xmlns:a="http://schemas.openxmlformats.org/drawingml/2006/main">
                    <a:graphicData uri="http://schemas.microsoft.com/office/word/2010/wordprocessingShape">
                      <wps:wsp>
                        <wps:cNvSpPr txBox="1"/>
                        <wps:spPr>
                          <a:xfrm>
                            <a:off x="0" y="0"/>
                            <a:ext cx="5943600" cy="1318249"/>
                          </a:xfrm>
                          <a:prstGeom prst="rect">
                            <a:avLst/>
                          </a:prstGeom>
                          <a:solidFill>
                            <a:schemeClr val="lt1"/>
                          </a:solidFill>
                          <a:ln w="6350">
                            <a:solidFill>
                              <a:prstClr val="black"/>
                            </a:solidFill>
                          </a:ln>
                        </wps:spPr>
                        <wps:txbx>
                          <w:txbxContent>
                            <w:p w14:paraId="76965363" w14:textId="77777777" w:rsidR="00B35978" w:rsidRPr="0046251B" w:rsidRDefault="00B35978" w:rsidP="00B35978">
                              <w:pPr>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0D117D" id="Text Box 20" o:spid="_x0000_s1051" type="#_x0000_t202" style="position:absolute;margin-left:0;margin-top:465.05pt;width:468pt;height:103.8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" fillcolor="white [3201]" strokeweight=".5pt">
                  <v:textbox>
                    <w:txbxContent>
                      <w:p w14:paraId="76965363" w14:textId="77777777" w:rsidR="00B35978" w:rsidRPr="0046251B" w:rsidRDefault="00B35978" w:rsidP="00B35978">
                        <w:pPr>
                          <w:jc w:val="both"/>
                          <w:rPr>
                            <w:rFonts w:ascii="Arial" w:hAnsi="Arial" w:cs="Arial"/>
                          </w:rPr>
                        </w:pPr>
                      </w:p>
                    </w:txbxContent>
                  </v:textbox>
                </v:shape>
              </w:pict>
            </mc:Fallback>
          </mc:AlternateContent>
        </w:r>
      </w:ins>
      <w:del w:id="4441" w:author="Micah Freedman" w:date="2022-03-22T00:51:00Z">
        <w:r w:rsidR="00333BAA" w:rsidDel="00272364">
          <w:rPr>
            <w:noProof/>
          </w:rPr>
          <mc:AlternateContent>
            <mc:Choice Requires="wpg">
              <w:drawing>
                <wp:anchor distT="0" distB="0" distL="114300" distR="114300" simplePos="0" relativeHeight="251651072" behindDoc="0" locked="0" layoutInCell="1" allowOverlap="1" wp14:anchorId="02486F5E" wp14:editId="4DB9465B">
                  <wp:simplePos x="0" y="0"/>
                  <wp:positionH relativeFrom="column">
                    <wp:posOffset>0</wp:posOffset>
                  </wp:positionH>
                  <wp:positionV relativeFrom="paragraph">
                    <wp:posOffset>-175260</wp:posOffset>
                  </wp:positionV>
                  <wp:extent cx="5943600" cy="7399606"/>
                  <wp:effectExtent l="0" t="0" r="12700" b="17780"/>
                  <wp:wrapNone/>
                  <wp:docPr id="5" name="Group 5"/>
                  <wp:cNvGraphicFramePr/>
                  <a:graphic xmlns:a="http://schemas.openxmlformats.org/drawingml/2006/main">
                    <a:graphicData uri="http://schemas.microsoft.com/office/word/2010/wordprocessingGroup">
                      <wpg:wgp>
                        <wpg:cNvGrpSpPr/>
                        <wpg:grpSpPr>
                          <a:xfrm>
                            <a:off x="0" y="6081357"/>
                            <a:ext cx="5943600" cy="1318249"/>
                            <a:chOff x="0" y="6081357"/>
                            <a:chExt cx="5943600" cy="1318249"/>
                          </a:xfrm>
                        </wpg:grpSpPr>
                        <wps:wsp>
                          <wps:cNvPr id="21" name="Text Box 21"/>
                          <wps:cNvSpPr txBox="1"/>
                          <wps:spPr>
                            <a:xfrm>
                              <a:off x="0" y="6081357"/>
                              <a:ext cx="5943600" cy="1318249"/>
                            </a:xfrm>
                            <a:prstGeom prst="rect">
                              <a:avLst/>
                            </a:prstGeom>
                            <a:solidFill>
                              <a:schemeClr val="lt1"/>
                            </a:solidFill>
                            <a:ln w="6350">
                              <a:solidFill>
                                <a:prstClr val="black"/>
                              </a:solidFill>
                            </a:ln>
                          </wps:spPr>
                          <wps:txbx>
                            <w:txbxContent>
                              <w:p w14:paraId="1770ACC2" w14:textId="77777777" w:rsidR="00B35978" w:rsidRPr="0046251B" w:rsidRDefault="00B35978" w:rsidP="00B35978">
                                <w:pPr>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2486F5E" id="Group 5" o:spid="_x0000_s1052" style="position:absolute;margin-left:0;margin-top:-13.8pt;width:468pt;height:582.65pt;z-index:251651072;mso-height-relative:margin" coordorigin=",60813" coordsize="59436,13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">
                  <v:shape id="Text Box 21" o:spid="_x0000_s1053" type="#_x0000_t202" style="position:absolute;top:60813;width:59436;height:131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" fillcolor="white [3201]" strokeweight=".5pt">
                    <v:textbox>
                      <w:txbxContent>
                        <w:p w14:paraId="1770ACC2" w14:textId="77777777" w:rsidR="00B35978" w:rsidRPr="0046251B" w:rsidRDefault="00B35978" w:rsidP="00B35978">
                          <w:pPr>
                            <w:jc w:val="both"/>
                            <w:rPr>
                              <w:rFonts w:ascii="Arial" w:hAnsi="Arial" w:cs="Arial"/>
                            </w:rPr>
                          </w:pPr>
                        </w:p>
                      </w:txbxContent>
                    </v:textbox>
                  </v:shape>
                </v:group>
              </w:pict>
            </mc:Fallback>
          </mc:AlternateContent>
        </w:r>
      </w:del>
      <w:r w:rsidR="00333BAA">
        <w:br w:type="page"/>
      </w:r>
    </w:p>
    <w:p w14:paraId="0ABAE4CC" w14:textId="5DF6E137" w:rsidR="00272364" w:rsidRDefault="00622755">
      <w:pPr>
        <w:rPr>
          <w:ins w:id="4442" w:author="Micah Freedman" w:date="2022-03-22T00:54:00Z"/>
        </w:rPr>
      </w:pPr>
      <w:ins w:id="4443" w:author="Micah Freedman" w:date="2022-03-22T00:55:00Z">
        <w:r>
          <w:rPr>
            <w:noProof/>
          </w:rPr>
          <w:lastRenderedPageBreak/>
          <mc:AlternateContent>
            <mc:Choice Requires="wps">
              <w:drawing>
                <wp:anchor distT="0" distB="0" distL="114300" distR="114300" simplePos="0" relativeHeight="251673600" behindDoc="0" locked="0" layoutInCell="1" allowOverlap="1" wp14:anchorId="10C23EAD" wp14:editId="1CC651D6">
                  <wp:simplePos x="0" y="0"/>
                  <wp:positionH relativeFrom="column">
                    <wp:posOffset>0</wp:posOffset>
                  </wp:positionH>
                  <wp:positionV relativeFrom="paragraph">
                    <wp:posOffset>5638800</wp:posOffset>
                  </wp:positionV>
                  <wp:extent cx="5943600" cy="1257300"/>
                  <wp:effectExtent l="0" t="0" r="12700" b="12700"/>
                  <wp:wrapNone/>
                  <wp:docPr id="39" name="Text Box 39"/>
                  <wp:cNvGraphicFramePr/>
                  <a:graphic xmlns:a="http://schemas.openxmlformats.org/drawingml/2006/main">
                    <a:graphicData uri="http://schemas.microsoft.com/office/word/2010/wordprocessingShape">
                      <wps:wsp>
                        <wps:cNvSpPr txBox="1"/>
                        <wps:spPr>
                          <a:xfrm>
                            <a:off x="0" y="0"/>
                            <a:ext cx="5943600" cy="1257300"/>
                          </a:xfrm>
                          <a:prstGeom prst="rect">
                            <a:avLst/>
                          </a:prstGeom>
                          <a:solidFill>
                            <a:schemeClr val="lt1"/>
                          </a:solidFill>
                          <a:ln w="6350">
                            <a:solidFill>
                              <a:prstClr val="black"/>
                            </a:solidFill>
                          </a:ln>
                        </wps:spPr>
                        <wps:txbx>
                          <w:txbxContent>
                            <w:p w14:paraId="5EB84CA4" w14:textId="42BF483A" w:rsidR="00272364" w:rsidRPr="00333BAA" w:rsidRDefault="00272364" w:rsidP="00272364">
                              <w:pPr>
                                <w:jc w:val="both"/>
                                <w:rPr>
                                  <w:rFonts w:ascii="Arial" w:hAnsi="Arial" w:cs="Arial"/>
                                  <w:i/>
                                  <w:iCs/>
                                </w:rPr>
                              </w:pPr>
                              <w:r w:rsidRPr="0046251B">
                                <w:rPr>
                                  <w:rFonts w:ascii="Arial" w:hAnsi="Arial" w:cs="Arial"/>
                                  <w:b/>
                                  <w:bCs/>
                                </w:rPr>
                                <w:t>Figure S</w:t>
                              </w:r>
                              <w:r>
                                <w:rPr>
                                  <w:rFonts w:ascii="Arial" w:hAnsi="Arial" w:cs="Arial"/>
                                  <w:b/>
                                  <w:bCs/>
                                </w:rPr>
                                <w:t>9</w:t>
                              </w:r>
                              <w:r w:rsidRPr="0046251B">
                                <w:rPr>
                                  <w:rFonts w:ascii="Arial" w:hAnsi="Arial" w:cs="Arial"/>
                                </w:rPr>
                                <w:t xml:space="preserve"> – </w:t>
                              </w:r>
                              <w:ins w:id="4444" w:author="Micah Freedman" w:date="2022-03-22T02:00:00Z">
                                <w:r w:rsidR="00622755">
                                  <w:rPr>
                                    <w:rFonts w:ascii="Arial" w:hAnsi="Arial" w:cs="Arial"/>
                                  </w:rPr>
                                  <w:t xml:space="preserve">Raw data showing correlations between leaf cardenolides and wing cardenolides for the subset of wing samples that had matched plant samples. </w:t>
                                </w:r>
                              </w:ins>
                              <w:r>
                                <w:rPr>
                                  <w:rFonts w:ascii="Arial" w:hAnsi="Arial" w:cs="Arial"/>
                                </w:rPr>
                                <w:t xml:space="preserve">When comparing butterfly samples whose corresponding natal plant was also analyzed (n </w:t>
                              </w:r>
                              <w:r w:rsidRPr="00333BAA">
                                <w:rPr>
                                  <w:rFonts w:ascii="Arial" w:hAnsi="Arial" w:cs="Arial"/>
                                </w:rPr>
                                <w:t>= 154), there</w:t>
                              </w:r>
                              <w:r>
                                <w:rPr>
                                  <w:rFonts w:ascii="Arial" w:hAnsi="Arial" w:cs="Arial"/>
                                </w:rPr>
                                <w:t xml:space="preserve"> was little evidence for a correlation between dietary cardenolides and sequestered cardenolides. The lone species with a significantly positive correlation was </w:t>
                              </w:r>
                              <w:r w:rsidRPr="002B4A9A">
                                <w:rPr>
                                  <w:rFonts w:ascii="Arial" w:hAnsi="Arial" w:cs="Arial"/>
                                  <w:i/>
                                  <w:iCs/>
                                  <w:rPrChange w:id="4445" w:author="Micah Freedman" w:date="2022-03-11T16:24:00Z">
                                    <w:rPr>
                                      <w:rFonts w:ascii="Arial" w:hAnsi="Arial" w:cs="Arial"/>
                                    </w:rPr>
                                  </w:rPrChange>
                                </w:rPr>
                                <w:t>A. speciosa</w:t>
                              </w:r>
                              <w:r>
                                <w:rPr>
                                  <w:rFonts w:ascii="Arial" w:hAnsi="Arial" w:cs="Arial"/>
                                </w:rPr>
                                <w:t xml:space="preserve"> (t = 2.822, p = 0.011).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23EAD" id="Text Box 39" o:spid="_x0000_s1054" type="#_x0000_t202" style="position:absolute;margin-left:0;margin-top:444pt;width:468pt;height:9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" fillcolor="white [3201]" strokeweight=".5pt">
                  <v:textbox>
                    <w:txbxContent>
                      <w:p w14:paraId="5EB84CA4" w14:textId="42BF483A" w:rsidR="00272364" w:rsidRPr="00333BAA" w:rsidRDefault="00272364" w:rsidP="00272364">
                        <w:pPr>
                          <w:jc w:val="both"/>
                          <w:rPr>
                            <w:rFonts w:ascii="Arial" w:hAnsi="Arial" w:cs="Arial"/>
                            <w:i/>
                            <w:iCs/>
                          </w:rPr>
                        </w:pPr>
                        <w:r w:rsidRPr="0046251B">
                          <w:rPr>
                            <w:rFonts w:ascii="Arial" w:hAnsi="Arial" w:cs="Arial"/>
                            <w:b/>
                            <w:bCs/>
                          </w:rPr>
                          <w:t>Figure S</w:t>
                        </w:r>
                        <w:r>
                          <w:rPr>
                            <w:rFonts w:ascii="Arial" w:hAnsi="Arial" w:cs="Arial"/>
                            <w:b/>
                            <w:bCs/>
                          </w:rPr>
                          <w:t>9</w:t>
                        </w:r>
                        <w:r w:rsidRPr="0046251B">
                          <w:rPr>
                            <w:rFonts w:ascii="Arial" w:hAnsi="Arial" w:cs="Arial"/>
                          </w:rPr>
                          <w:t xml:space="preserve"> – </w:t>
                        </w:r>
                        <w:ins w:id="4446" w:author="Micah Freedman" w:date="2022-03-22T02:00:00Z">
                          <w:r w:rsidR="00622755">
                            <w:rPr>
                              <w:rFonts w:ascii="Arial" w:hAnsi="Arial" w:cs="Arial"/>
                            </w:rPr>
                            <w:t xml:space="preserve">Raw data showing correlations between leaf cardenolides and wing cardenolides for the subset of wing samples that had matched plant samples. </w:t>
                          </w:r>
                        </w:ins>
                        <w:r>
                          <w:rPr>
                            <w:rFonts w:ascii="Arial" w:hAnsi="Arial" w:cs="Arial"/>
                          </w:rPr>
                          <w:t xml:space="preserve">When comparing butterfly samples whose corresponding natal plant was also analyzed (n </w:t>
                        </w:r>
                        <w:r w:rsidRPr="00333BAA">
                          <w:rPr>
                            <w:rFonts w:ascii="Arial" w:hAnsi="Arial" w:cs="Arial"/>
                          </w:rPr>
                          <w:t>= 154), there</w:t>
                        </w:r>
                        <w:r>
                          <w:rPr>
                            <w:rFonts w:ascii="Arial" w:hAnsi="Arial" w:cs="Arial"/>
                          </w:rPr>
                          <w:t xml:space="preserve"> was little evidence for a correlation between dietary cardenolides and sequestered cardenolides. The lone species with a significantly positive correlation was </w:t>
                        </w:r>
                        <w:r w:rsidRPr="002B4A9A">
                          <w:rPr>
                            <w:rFonts w:ascii="Arial" w:hAnsi="Arial" w:cs="Arial"/>
                            <w:i/>
                            <w:iCs/>
                            <w:rPrChange w:id="4447" w:author="Micah Freedman" w:date="2022-03-11T16:24:00Z">
                              <w:rPr>
                                <w:rFonts w:ascii="Arial" w:hAnsi="Arial" w:cs="Arial"/>
                              </w:rPr>
                            </w:rPrChange>
                          </w:rPr>
                          <w:t>A. speciosa</w:t>
                        </w:r>
                        <w:r>
                          <w:rPr>
                            <w:rFonts w:ascii="Arial" w:hAnsi="Arial" w:cs="Arial"/>
                          </w:rPr>
                          <w:t xml:space="preserve"> (t = 2.822, p = 0.011).</w:t>
                        </w:r>
                      </w:p>
                    </w:txbxContent>
                  </v:textbox>
                </v:shape>
              </w:pict>
            </mc:Fallback>
          </mc:AlternateContent>
        </w:r>
      </w:ins>
      <w:ins w:id="4448" w:author="Micah Freedman" w:date="2022-03-22T00:54:00Z">
        <w:r w:rsidR="00272364">
          <w:br w:type="page"/>
        </w:r>
      </w:ins>
      <w:ins w:id="4449" w:author="Micah Freedman" w:date="2022-03-22T00:55:00Z">
        <w:r w:rsidR="00272364">
          <w:rPr>
            <w:noProof/>
          </w:rPr>
          <w:drawing>
            <wp:anchor distT="0" distB="0" distL="114300" distR="114300" simplePos="0" relativeHeight="251672576" behindDoc="0" locked="0" layoutInCell="1" allowOverlap="1" wp14:anchorId="2A3FCDB3" wp14:editId="0BD63734">
              <wp:simplePos x="0" y="0"/>
              <wp:positionH relativeFrom="column">
                <wp:posOffset>248920</wp:posOffset>
              </wp:positionH>
              <wp:positionV relativeFrom="paragraph">
                <wp:posOffset>173990</wp:posOffset>
              </wp:positionV>
              <wp:extent cx="5486400" cy="54864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14:sizeRelH relativeFrom="page">
                <wp14:pctWidth>0</wp14:pctWidth>
              </wp14:sizeRelH>
              <wp14:sizeRelV relativeFrom="page">
                <wp14:pctHeight>0</wp14:pctHeight>
              </wp14:sizeRelV>
            </wp:anchor>
          </w:drawing>
        </w:r>
      </w:ins>
    </w:p>
    <w:p w14:paraId="0F2B8BC0" w14:textId="28CD1420" w:rsidR="00E3106E" w:rsidRDefault="00333BAA" w:rsidP="00272364">
      <w:pPr>
        <w:pPrChange w:id="4450" w:author="Micah Freedman" w:date="2022-03-22T00:55:00Z">
          <w:pPr>
            <w:jc w:val="center"/>
          </w:pPr>
        </w:pPrChange>
      </w:pPr>
      <w:del w:id="4451" w:author="Micah Freedman" w:date="2022-03-22T00:55:00Z">
        <w:r w:rsidDel="00272364">
          <w:rPr>
            <w:noProof/>
          </w:rPr>
          <w:lastRenderedPageBreak/>
          <mc:AlternateContent>
            <mc:Choice Requires="wps">
              <w:drawing>
                <wp:anchor distT="0" distB="0" distL="114300" distR="114300" simplePos="0" relativeHeight="251666432" behindDoc="0" locked="0" layoutInCell="1" allowOverlap="1" wp14:anchorId="6D2F4947" wp14:editId="4D02179B">
                  <wp:simplePos x="0" y="0"/>
                  <wp:positionH relativeFrom="column">
                    <wp:posOffset>0</wp:posOffset>
                  </wp:positionH>
                  <wp:positionV relativeFrom="paragraph">
                    <wp:posOffset>5638800</wp:posOffset>
                  </wp:positionV>
                  <wp:extent cx="5943600" cy="880533"/>
                  <wp:effectExtent l="0" t="0" r="12700" b="8890"/>
                  <wp:wrapNone/>
                  <wp:docPr id="33" name="Text Box 33"/>
                  <wp:cNvGraphicFramePr/>
                  <a:graphic xmlns:a="http://schemas.openxmlformats.org/drawingml/2006/main">
                    <a:graphicData uri="http://schemas.microsoft.com/office/word/2010/wordprocessingShape">
                      <wps:wsp>
                        <wps:cNvSpPr txBox="1"/>
                        <wps:spPr>
                          <a:xfrm>
                            <a:off x="0" y="0"/>
                            <a:ext cx="5943600" cy="880533"/>
                          </a:xfrm>
                          <a:prstGeom prst="rect">
                            <a:avLst/>
                          </a:prstGeom>
                          <a:solidFill>
                            <a:schemeClr val="lt1"/>
                          </a:solidFill>
                          <a:ln w="6350">
                            <a:solidFill>
                              <a:prstClr val="black"/>
                            </a:solidFill>
                          </a:ln>
                        </wps:spPr>
                        <wps:txbx>
                          <w:txbxContent>
                            <w:p w14:paraId="1298FB36" w14:textId="29C91ED5" w:rsidR="00333BAA" w:rsidRPr="00333BAA" w:rsidRDefault="00333BAA" w:rsidP="00333BAA">
                              <w:pPr>
                                <w:jc w:val="both"/>
                                <w:rPr>
                                  <w:rFonts w:ascii="Arial" w:hAnsi="Arial" w:cs="Arial"/>
                                  <w:i/>
                                  <w:iCs/>
                                </w:rPr>
                              </w:pPr>
                              <w:r w:rsidRPr="0046251B">
                                <w:rPr>
                                  <w:rFonts w:ascii="Arial" w:hAnsi="Arial" w:cs="Arial"/>
                                  <w:b/>
                                  <w:bCs/>
                                </w:rPr>
                                <w:t>Figure S</w:t>
                              </w:r>
                              <w:r w:rsidR="00820A85">
                                <w:rPr>
                                  <w:rFonts w:ascii="Arial" w:hAnsi="Arial" w:cs="Arial"/>
                                  <w:b/>
                                  <w:bCs/>
                                </w:rPr>
                                <w:t>9</w:t>
                              </w:r>
                              <w:r w:rsidRPr="0046251B">
                                <w:rPr>
                                  <w:rFonts w:ascii="Arial" w:hAnsi="Arial" w:cs="Arial"/>
                                </w:rPr>
                                <w:t xml:space="preserve"> – </w:t>
                              </w:r>
                              <w:r>
                                <w:rPr>
                                  <w:rFonts w:ascii="Arial" w:hAnsi="Arial" w:cs="Arial"/>
                                </w:rPr>
                                <w:t xml:space="preserve">When comparing butterfly samples whose corresponding natal plant was also analyzed (n </w:t>
                              </w:r>
                              <w:r w:rsidRPr="00333BAA">
                                <w:rPr>
                                  <w:rFonts w:ascii="Arial" w:hAnsi="Arial" w:cs="Arial"/>
                                </w:rPr>
                                <w:t>= 154), there</w:t>
                              </w:r>
                              <w:r>
                                <w:rPr>
                                  <w:rFonts w:ascii="Arial" w:hAnsi="Arial" w:cs="Arial"/>
                                </w:rPr>
                                <w:t xml:space="preserve"> was little evidence for a correlation between dietary cardenolides and sequestered cardenolides. The lone species with a significantly positive correlation was </w:t>
                              </w:r>
                              <w:r w:rsidRPr="002B4A9A">
                                <w:rPr>
                                  <w:rFonts w:ascii="Arial" w:hAnsi="Arial" w:cs="Arial"/>
                                  <w:i/>
                                  <w:iCs/>
                                  <w:rPrChange w:id="4452" w:author="Micah Freedman" w:date="2022-03-11T16:24:00Z">
                                    <w:rPr>
                                      <w:rFonts w:ascii="Arial" w:hAnsi="Arial" w:cs="Arial"/>
                                    </w:rPr>
                                  </w:rPrChange>
                                </w:rPr>
                                <w:t>A. speciosa</w:t>
                              </w:r>
                              <w:r>
                                <w:rPr>
                                  <w:rFonts w:ascii="Arial" w:hAnsi="Arial" w:cs="Arial"/>
                                </w:rPr>
                                <w:t xml:space="preserve"> (t = 2.822, p = 0.011).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2F4947" id="Text Box 33" o:spid="_x0000_s1055" type="#_x0000_t202" style="position:absolute;margin-left:0;margin-top:444pt;width:468pt;height:69.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" fillcolor="white [3201]" strokeweight=".5pt">
                  <v:textbox>
                    <w:txbxContent>
                      <w:p w14:paraId="1298FB36" w14:textId="29C91ED5" w:rsidR="00333BAA" w:rsidRPr="00333BAA" w:rsidRDefault="00333BAA" w:rsidP="00333BAA">
                        <w:pPr>
                          <w:jc w:val="both"/>
                          <w:rPr>
                            <w:rFonts w:ascii="Arial" w:hAnsi="Arial" w:cs="Arial"/>
                            <w:i/>
                            <w:iCs/>
                          </w:rPr>
                        </w:pPr>
                        <w:r w:rsidRPr="0046251B">
                          <w:rPr>
                            <w:rFonts w:ascii="Arial" w:hAnsi="Arial" w:cs="Arial"/>
                            <w:b/>
                            <w:bCs/>
                          </w:rPr>
                          <w:t>Figure S</w:t>
                        </w:r>
                        <w:r w:rsidR="00820A85">
                          <w:rPr>
                            <w:rFonts w:ascii="Arial" w:hAnsi="Arial" w:cs="Arial"/>
                            <w:b/>
                            <w:bCs/>
                          </w:rPr>
                          <w:t>9</w:t>
                        </w:r>
                        <w:r w:rsidRPr="0046251B">
                          <w:rPr>
                            <w:rFonts w:ascii="Arial" w:hAnsi="Arial" w:cs="Arial"/>
                          </w:rPr>
                          <w:t xml:space="preserve"> – </w:t>
                        </w:r>
                        <w:r>
                          <w:rPr>
                            <w:rFonts w:ascii="Arial" w:hAnsi="Arial" w:cs="Arial"/>
                          </w:rPr>
                          <w:t xml:space="preserve">When comparing butterfly samples whose corresponding natal plant was also analyzed (n </w:t>
                        </w:r>
                        <w:r w:rsidRPr="00333BAA">
                          <w:rPr>
                            <w:rFonts w:ascii="Arial" w:hAnsi="Arial" w:cs="Arial"/>
                          </w:rPr>
                          <w:t>= 154), there</w:t>
                        </w:r>
                        <w:r>
                          <w:rPr>
                            <w:rFonts w:ascii="Arial" w:hAnsi="Arial" w:cs="Arial"/>
                          </w:rPr>
                          <w:t xml:space="preserve"> was little evidence for a correlation between dietary cardenolides and sequestered cardenolides. The lone species with a significantly positive correlation was </w:t>
                        </w:r>
                        <w:r w:rsidRPr="002B4A9A">
                          <w:rPr>
                            <w:rFonts w:ascii="Arial" w:hAnsi="Arial" w:cs="Arial"/>
                            <w:i/>
                            <w:iCs/>
                            <w:rPrChange w:id="4453" w:author="Micah Freedman" w:date="2022-03-11T16:24:00Z">
                              <w:rPr>
                                <w:rFonts w:ascii="Arial" w:hAnsi="Arial" w:cs="Arial"/>
                              </w:rPr>
                            </w:rPrChange>
                          </w:rPr>
                          <w:t>A. speciosa</w:t>
                        </w:r>
                        <w:r>
                          <w:rPr>
                            <w:rFonts w:ascii="Arial" w:hAnsi="Arial" w:cs="Arial"/>
                          </w:rPr>
                          <w:t xml:space="preserve"> (t = 2.822, p = 0.011).</w:t>
                        </w:r>
                      </w:p>
                    </w:txbxContent>
                  </v:textbox>
                </v:shape>
              </w:pict>
            </mc:Fallback>
          </mc:AlternateContent>
        </w:r>
        <w:r w:rsidDel="00272364">
          <w:rPr>
            <w:noProof/>
          </w:rPr>
          <w:drawing>
            <wp:anchor distT="0" distB="0" distL="114300" distR="114300" simplePos="0" relativeHeight="251665408" behindDoc="0" locked="0" layoutInCell="1" allowOverlap="1" wp14:anchorId="52BC3FB2" wp14:editId="645072E4">
              <wp:simplePos x="0" y="0"/>
              <wp:positionH relativeFrom="column">
                <wp:posOffset>248920</wp:posOffset>
              </wp:positionH>
              <wp:positionV relativeFrom="paragraph">
                <wp:posOffset>0</wp:posOffset>
              </wp:positionV>
              <wp:extent cx="5486400" cy="54864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14:sizeRelH relativeFrom="page">
                <wp14:pctWidth>0</wp14:pctWidth>
              </wp14:sizeRelH>
              <wp14:sizeRelV relativeFrom="page">
                <wp14:pctHeight>0</wp14:pctHeight>
              </wp14:sizeRelV>
            </wp:anchor>
          </w:drawing>
        </w:r>
      </w:del>
      <w:ins w:id="4454" w:author="Micah Freedman" w:date="2022-03-22T00:55:00Z">
        <w:r w:rsidR="00272364">
          <w:rPr>
            <w:noProof/>
          </w:rPr>
          <w:drawing>
            <wp:inline distT="0" distB="0" distL="0" distR="0" wp14:anchorId="5E89C86B" wp14:editId="3FE29981">
              <wp:extent cx="5943600" cy="5943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sectPr w:rsidR="00E3106E" w:rsidSect="00C856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ah Freedman">
    <w15:presenceInfo w15:providerId="AD" w15:userId="S::mfreedman@ucdavis.edu::a8bfb983-012e-4c1b-ace4-3cb57e98d0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CFC"/>
    <w:rsid w:val="000E2622"/>
    <w:rsid w:val="00115D7B"/>
    <w:rsid w:val="00126F06"/>
    <w:rsid w:val="001272DA"/>
    <w:rsid w:val="00162C87"/>
    <w:rsid w:val="00170275"/>
    <w:rsid w:val="00183674"/>
    <w:rsid w:val="0018699D"/>
    <w:rsid w:val="0018760E"/>
    <w:rsid w:val="001A3FA1"/>
    <w:rsid w:val="001C6B1D"/>
    <w:rsid w:val="001D2C67"/>
    <w:rsid w:val="001D5543"/>
    <w:rsid w:val="001F44D1"/>
    <w:rsid w:val="00205DE8"/>
    <w:rsid w:val="00234351"/>
    <w:rsid w:val="00272364"/>
    <w:rsid w:val="00283350"/>
    <w:rsid w:val="002B4A9A"/>
    <w:rsid w:val="002D0DA7"/>
    <w:rsid w:val="00333BAA"/>
    <w:rsid w:val="003713AB"/>
    <w:rsid w:val="003C1E0A"/>
    <w:rsid w:val="003D3B99"/>
    <w:rsid w:val="003D5419"/>
    <w:rsid w:val="003E7B4B"/>
    <w:rsid w:val="00425F87"/>
    <w:rsid w:val="0046251B"/>
    <w:rsid w:val="0047491B"/>
    <w:rsid w:val="00496F28"/>
    <w:rsid w:val="004A159E"/>
    <w:rsid w:val="004A558C"/>
    <w:rsid w:val="004F5A22"/>
    <w:rsid w:val="00562366"/>
    <w:rsid w:val="005A168B"/>
    <w:rsid w:val="005A24CF"/>
    <w:rsid w:val="005C2D11"/>
    <w:rsid w:val="005E189B"/>
    <w:rsid w:val="006017A9"/>
    <w:rsid w:val="00622755"/>
    <w:rsid w:val="006A0208"/>
    <w:rsid w:val="00716845"/>
    <w:rsid w:val="00717BFB"/>
    <w:rsid w:val="00744E9C"/>
    <w:rsid w:val="007776BC"/>
    <w:rsid w:val="00820A85"/>
    <w:rsid w:val="00833D93"/>
    <w:rsid w:val="00841B43"/>
    <w:rsid w:val="008631A0"/>
    <w:rsid w:val="008666E9"/>
    <w:rsid w:val="008916E8"/>
    <w:rsid w:val="008A2CBE"/>
    <w:rsid w:val="008E290E"/>
    <w:rsid w:val="008F4111"/>
    <w:rsid w:val="008F7717"/>
    <w:rsid w:val="009024F0"/>
    <w:rsid w:val="00935143"/>
    <w:rsid w:val="00991FF7"/>
    <w:rsid w:val="009F7701"/>
    <w:rsid w:val="00A332E7"/>
    <w:rsid w:val="00A40AD9"/>
    <w:rsid w:val="00A411F6"/>
    <w:rsid w:val="00A51D10"/>
    <w:rsid w:val="00A635D3"/>
    <w:rsid w:val="00AE2104"/>
    <w:rsid w:val="00AE2901"/>
    <w:rsid w:val="00AF5542"/>
    <w:rsid w:val="00B35978"/>
    <w:rsid w:val="00B421AB"/>
    <w:rsid w:val="00B60B03"/>
    <w:rsid w:val="00B6716C"/>
    <w:rsid w:val="00B751FF"/>
    <w:rsid w:val="00B95A45"/>
    <w:rsid w:val="00BA709D"/>
    <w:rsid w:val="00C021C6"/>
    <w:rsid w:val="00C04CB7"/>
    <w:rsid w:val="00C103E9"/>
    <w:rsid w:val="00C46010"/>
    <w:rsid w:val="00C55775"/>
    <w:rsid w:val="00C575A5"/>
    <w:rsid w:val="00C8563A"/>
    <w:rsid w:val="00CA16A4"/>
    <w:rsid w:val="00CA4775"/>
    <w:rsid w:val="00CB5C04"/>
    <w:rsid w:val="00D00041"/>
    <w:rsid w:val="00D30E3C"/>
    <w:rsid w:val="00DB0A8A"/>
    <w:rsid w:val="00DF0778"/>
    <w:rsid w:val="00E02E9F"/>
    <w:rsid w:val="00E3106E"/>
    <w:rsid w:val="00E63E46"/>
    <w:rsid w:val="00E65BBA"/>
    <w:rsid w:val="00E9181C"/>
    <w:rsid w:val="00ED01BF"/>
    <w:rsid w:val="00EF396F"/>
    <w:rsid w:val="00F21920"/>
    <w:rsid w:val="00F42E62"/>
    <w:rsid w:val="00FC35E9"/>
    <w:rsid w:val="00FD7FCC"/>
    <w:rsid w:val="00FF0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1D8F0"/>
  <w15:chartTrackingRefBased/>
  <w15:docId w15:val="{8D09A669-C5BD-7A48-A798-563F1EFA8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E6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0C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B5C0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22273">
      <w:bodyDiv w:val="1"/>
      <w:marLeft w:val="0"/>
      <w:marRight w:val="0"/>
      <w:marTop w:val="0"/>
      <w:marBottom w:val="0"/>
      <w:divBdr>
        <w:top w:val="none" w:sz="0" w:space="0" w:color="auto"/>
        <w:left w:val="none" w:sz="0" w:space="0" w:color="auto"/>
        <w:bottom w:val="none" w:sz="0" w:space="0" w:color="auto"/>
        <w:right w:val="none" w:sz="0" w:space="0" w:color="auto"/>
      </w:divBdr>
    </w:div>
    <w:div w:id="564995370">
      <w:bodyDiv w:val="1"/>
      <w:marLeft w:val="0"/>
      <w:marRight w:val="0"/>
      <w:marTop w:val="0"/>
      <w:marBottom w:val="0"/>
      <w:divBdr>
        <w:top w:val="none" w:sz="0" w:space="0" w:color="auto"/>
        <w:left w:val="none" w:sz="0" w:space="0" w:color="auto"/>
        <w:bottom w:val="none" w:sz="0" w:space="0" w:color="auto"/>
        <w:right w:val="none" w:sz="0" w:space="0" w:color="auto"/>
      </w:divBdr>
    </w:div>
    <w:div w:id="678238135">
      <w:bodyDiv w:val="1"/>
      <w:marLeft w:val="0"/>
      <w:marRight w:val="0"/>
      <w:marTop w:val="0"/>
      <w:marBottom w:val="0"/>
      <w:divBdr>
        <w:top w:val="none" w:sz="0" w:space="0" w:color="auto"/>
        <w:left w:val="none" w:sz="0" w:space="0" w:color="auto"/>
        <w:bottom w:val="none" w:sz="0" w:space="0" w:color="auto"/>
        <w:right w:val="none" w:sz="0" w:space="0" w:color="auto"/>
      </w:divBdr>
    </w:div>
    <w:div w:id="175500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emf"/><Relationship Id="rId10" Type="http://schemas.openxmlformats.org/officeDocument/2006/relationships/image" Target="media/image7.emf"/><Relationship Id="rId19" Type="http://schemas.microsoft.com/office/2011/relationships/people" Target="people.xml"/><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631</TotalTime>
  <Pages>23</Pages>
  <Words>1398</Words>
  <Characters>7972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Freedman</dc:creator>
  <cp:keywords/>
  <dc:description/>
  <cp:lastModifiedBy>Micah Freedman</cp:lastModifiedBy>
  <cp:revision>36</cp:revision>
  <cp:lastPrinted>2021-07-23T05:56:00Z</cp:lastPrinted>
  <dcterms:created xsi:type="dcterms:W3CDTF">2021-07-23T05:56:00Z</dcterms:created>
  <dcterms:modified xsi:type="dcterms:W3CDTF">2022-03-22T07:59:00Z</dcterms:modified>
</cp:coreProperties>
</file>